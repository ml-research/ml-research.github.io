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60E00" w14:textId="0131F3A2" w:rsidR="00113952" w:rsidRPr="001421E2" w:rsidRDefault="00113952" w:rsidP="00F81C5B">
      <w:pPr>
        <w:spacing w:line="480" w:lineRule="auto"/>
        <w:jc w:val="both"/>
        <w:rPr>
          <w:rFonts w:ascii="Arial" w:hAnsi="Arial" w:cs="Arial"/>
          <w:b/>
          <w:bCs/>
          <w:color w:val="000000" w:themeColor="text1"/>
          <w:spacing w:val="-2"/>
          <w:w w:val="105"/>
          <w:sz w:val="24"/>
          <w:szCs w:val="24"/>
        </w:rPr>
      </w:pPr>
      <w:bookmarkStart w:id="0" w:name="_Hlk101250550"/>
      <w:bookmarkEnd w:id="0"/>
      <w:r w:rsidRPr="001421E2">
        <w:rPr>
          <w:rFonts w:ascii="Arial" w:hAnsi="Arial" w:cs="Arial"/>
          <w:b/>
          <w:bCs/>
          <w:color w:val="000000" w:themeColor="text1"/>
          <w:spacing w:val="-2"/>
          <w:w w:val="105"/>
          <w:sz w:val="24"/>
          <w:szCs w:val="24"/>
        </w:rPr>
        <w:t xml:space="preserve">Hyperspectral </w:t>
      </w:r>
      <w:r w:rsidR="008E613F">
        <w:rPr>
          <w:rFonts w:ascii="Arial" w:hAnsi="Arial" w:cs="Arial"/>
          <w:b/>
          <w:bCs/>
          <w:color w:val="000000" w:themeColor="text1"/>
          <w:spacing w:val="-2"/>
          <w:w w:val="105"/>
          <w:sz w:val="24"/>
          <w:szCs w:val="24"/>
        </w:rPr>
        <w:t>I</w:t>
      </w:r>
      <w:r w:rsidR="008E613F" w:rsidRPr="001421E2">
        <w:rPr>
          <w:rFonts w:ascii="Arial" w:hAnsi="Arial" w:cs="Arial"/>
          <w:b/>
          <w:bCs/>
          <w:color w:val="000000" w:themeColor="text1"/>
          <w:spacing w:val="-2"/>
          <w:w w:val="105"/>
          <w:sz w:val="24"/>
          <w:szCs w:val="24"/>
        </w:rPr>
        <w:t xml:space="preserve">maging </w:t>
      </w:r>
      <w:r w:rsidRPr="001421E2">
        <w:rPr>
          <w:rFonts w:ascii="Arial" w:hAnsi="Arial" w:cs="Arial"/>
          <w:b/>
          <w:bCs/>
          <w:color w:val="000000" w:themeColor="text1"/>
          <w:spacing w:val="-2"/>
          <w:w w:val="105"/>
          <w:sz w:val="24"/>
          <w:szCs w:val="24"/>
        </w:rPr>
        <w:t xml:space="preserve">in the UV-range </w:t>
      </w:r>
      <w:r w:rsidR="008E613F">
        <w:rPr>
          <w:rFonts w:ascii="Arial" w:hAnsi="Arial" w:cs="Arial"/>
          <w:b/>
          <w:bCs/>
          <w:color w:val="000000" w:themeColor="text1"/>
          <w:spacing w:val="-2"/>
          <w:w w:val="105"/>
          <w:sz w:val="24"/>
          <w:szCs w:val="24"/>
        </w:rPr>
        <w:t>A</w:t>
      </w:r>
      <w:r w:rsidR="008E613F" w:rsidRPr="001421E2">
        <w:rPr>
          <w:rFonts w:ascii="Arial" w:hAnsi="Arial" w:cs="Arial"/>
          <w:b/>
          <w:bCs/>
          <w:color w:val="000000" w:themeColor="text1"/>
          <w:spacing w:val="-2"/>
          <w:w w:val="105"/>
          <w:sz w:val="24"/>
          <w:szCs w:val="24"/>
        </w:rPr>
        <w:t xml:space="preserve">llows </w:t>
      </w:r>
      <w:r w:rsidRPr="001421E2">
        <w:rPr>
          <w:rFonts w:ascii="Arial" w:hAnsi="Arial" w:cs="Arial"/>
          <w:b/>
          <w:bCs/>
          <w:color w:val="000000" w:themeColor="text1"/>
          <w:spacing w:val="-2"/>
          <w:w w:val="105"/>
          <w:sz w:val="24"/>
          <w:szCs w:val="24"/>
        </w:rPr>
        <w:t xml:space="preserve">for </w:t>
      </w:r>
      <w:r w:rsidR="008E613F">
        <w:rPr>
          <w:rFonts w:ascii="Arial" w:hAnsi="Arial" w:cs="Arial"/>
          <w:b/>
          <w:bCs/>
          <w:color w:val="000000" w:themeColor="text1"/>
          <w:spacing w:val="-2"/>
          <w:w w:val="105"/>
          <w:sz w:val="24"/>
          <w:szCs w:val="24"/>
        </w:rPr>
        <w:t>D</w:t>
      </w:r>
      <w:r w:rsidR="008E613F" w:rsidRPr="001421E2">
        <w:rPr>
          <w:rFonts w:ascii="Arial" w:hAnsi="Arial" w:cs="Arial"/>
          <w:b/>
          <w:bCs/>
          <w:color w:val="000000" w:themeColor="text1"/>
          <w:spacing w:val="-2"/>
          <w:w w:val="105"/>
          <w:sz w:val="24"/>
          <w:szCs w:val="24"/>
        </w:rPr>
        <w:t xml:space="preserve">ifferentiation </w:t>
      </w:r>
      <w:r w:rsidRPr="001421E2">
        <w:rPr>
          <w:rFonts w:ascii="Arial" w:hAnsi="Arial" w:cs="Arial"/>
          <w:b/>
          <w:bCs/>
          <w:color w:val="000000" w:themeColor="text1"/>
          <w:spacing w:val="-2"/>
          <w:w w:val="105"/>
          <w:sz w:val="24"/>
          <w:szCs w:val="24"/>
        </w:rPr>
        <w:t xml:space="preserve">of </w:t>
      </w:r>
      <w:r w:rsidR="008E613F">
        <w:rPr>
          <w:rFonts w:ascii="Arial" w:hAnsi="Arial" w:cs="Arial"/>
          <w:b/>
          <w:bCs/>
          <w:color w:val="000000" w:themeColor="text1"/>
          <w:spacing w:val="-2"/>
          <w:w w:val="105"/>
          <w:sz w:val="24"/>
          <w:szCs w:val="24"/>
        </w:rPr>
        <w:t>S</w:t>
      </w:r>
      <w:r w:rsidR="008E613F" w:rsidRPr="001421E2">
        <w:rPr>
          <w:rFonts w:ascii="Arial" w:hAnsi="Arial" w:cs="Arial"/>
          <w:b/>
          <w:bCs/>
          <w:color w:val="000000" w:themeColor="text1"/>
          <w:spacing w:val="-2"/>
          <w:w w:val="105"/>
          <w:sz w:val="24"/>
          <w:szCs w:val="24"/>
        </w:rPr>
        <w:t xml:space="preserve">ugar </w:t>
      </w:r>
      <w:r w:rsidR="008E613F">
        <w:rPr>
          <w:rFonts w:ascii="Arial" w:hAnsi="Arial" w:cs="Arial"/>
          <w:b/>
          <w:bCs/>
          <w:color w:val="000000" w:themeColor="text1"/>
          <w:spacing w:val="-2"/>
          <w:w w:val="105"/>
          <w:sz w:val="24"/>
          <w:szCs w:val="24"/>
        </w:rPr>
        <w:t>B</w:t>
      </w:r>
      <w:r w:rsidR="008E613F" w:rsidRPr="001421E2">
        <w:rPr>
          <w:rFonts w:ascii="Arial" w:hAnsi="Arial" w:cs="Arial"/>
          <w:b/>
          <w:bCs/>
          <w:color w:val="000000" w:themeColor="text1"/>
          <w:spacing w:val="-2"/>
          <w:w w:val="105"/>
          <w:sz w:val="24"/>
          <w:szCs w:val="24"/>
        </w:rPr>
        <w:t xml:space="preserve">eet </w:t>
      </w:r>
      <w:r w:rsidR="008E613F">
        <w:rPr>
          <w:rFonts w:ascii="Arial" w:hAnsi="Arial" w:cs="Arial"/>
          <w:b/>
          <w:bCs/>
          <w:color w:val="000000" w:themeColor="text1"/>
          <w:spacing w:val="-2"/>
          <w:w w:val="105"/>
          <w:sz w:val="24"/>
          <w:szCs w:val="24"/>
        </w:rPr>
        <w:t>D</w:t>
      </w:r>
      <w:r w:rsidR="008E613F" w:rsidRPr="001421E2">
        <w:rPr>
          <w:rFonts w:ascii="Arial" w:hAnsi="Arial" w:cs="Arial"/>
          <w:b/>
          <w:bCs/>
          <w:color w:val="000000" w:themeColor="text1"/>
          <w:spacing w:val="-2"/>
          <w:w w:val="105"/>
          <w:sz w:val="24"/>
          <w:szCs w:val="24"/>
        </w:rPr>
        <w:t xml:space="preserve">iseases </w:t>
      </w:r>
      <w:r w:rsidR="008E613F">
        <w:rPr>
          <w:rFonts w:ascii="Arial" w:hAnsi="Arial" w:cs="Arial"/>
          <w:b/>
          <w:bCs/>
          <w:color w:val="000000" w:themeColor="text1"/>
          <w:spacing w:val="-2"/>
          <w:w w:val="105"/>
          <w:sz w:val="24"/>
          <w:szCs w:val="24"/>
        </w:rPr>
        <w:t>B</w:t>
      </w:r>
      <w:r w:rsidR="008E613F" w:rsidRPr="001421E2">
        <w:rPr>
          <w:rFonts w:ascii="Arial" w:hAnsi="Arial" w:cs="Arial"/>
          <w:b/>
          <w:bCs/>
          <w:color w:val="000000" w:themeColor="text1"/>
          <w:spacing w:val="-2"/>
          <w:w w:val="105"/>
          <w:sz w:val="24"/>
          <w:szCs w:val="24"/>
        </w:rPr>
        <w:t xml:space="preserve">ased </w:t>
      </w:r>
      <w:r w:rsidRPr="001421E2">
        <w:rPr>
          <w:rFonts w:ascii="Arial" w:hAnsi="Arial" w:cs="Arial"/>
          <w:b/>
          <w:bCs/>
          <w:color w:val="000000" w:themeColor="text1"/>
          <w:spacing w:val="-2"/>
          <w:w w:val="105"/>
          <w:sz w:val="24"/>
          <w:szCs w:val="24"/>
        </w:rPr>
        <w:t xml:space="preserve">on </w:t>
      </w:r>
      <w:r w:rsidR="008E613F">
        <w:rPr>
          <w:rFonts w:ascii="Arial" w:hAnsi="Arial" w:cs="Arial"/>
          <w:b/>
          <w:bCs/>
          <w:color w:val="000000" w:themeColor="text1"/>
          <w:spacing w:val="-2"/>
          <w:w w:val="105"/>
          <w:sz w:val="24"/>
          <w:szCs w:val="24"/>
        </w:rPr>
        <w:t>C</w:t>
      </w:r>
      <w:r w:rsidR="008E613F" w:rsidRPr="001421E2">
        <w:rPr>
          <w:rFonts w:ascii="Arial" w:hAnsi="Arial" w:cs="Arial"/>
          <w:b/>
          <w:bCs/>
          <w:color w:val="000000" w:themeColor="text1"/>
          <w:spacing w:val="-2"/>
          <w:w w:val="105"/>
          <w:sz w:val="24"/>
          <w:szCs w:val="24"/>
        </w:rPr>
        <w:t xml:space="preserve">hanges </w:t>
      </w:r>
      <w:r w:rsidR="008E613F">
        <w:rPr>
          <w:rFonts w:ascii="Arial" w:hAnsi="Arial" w:cs="Arial"/>
          <w:b/>
          <w:bCs/>
          <w:color w:val="000000" w:themeColor="text1"/>
          <w:spacing w:val="-2"/>
          <w:w w:val="105"/>
          <w:sz w:val="24"/>
          <w:szCs w:val="24"/>
        </w:rPr>
        <w:t>in</w:t>
      </w:r>
      <w:r w:rsidR="008E613F" w:rsidRPr="001421E2">
        <w:rPr>
          <w:rFonts w:ascii="Arial" w:hAnsi="Arial" w:cs="Arial"/>
          <w:b/>
          <w:bCs/>
          <w:color w:val="000000" w:themeColor="text1"/>
          <w:spacing w:val="-2"/>
          <w:w w:val="105"/>
          <w:sz w:val="24"/>
          <w:szCs w:val="24"/>
        </w:rPr>
        <w:t xml:space="preserve"> </w:t>
      </w:r>
      <w:r w:rsidR="008E613F">
        <w:rPr>
          <w:rFonts w:ascii="Arial" w:hAnsi="Arial" w:cs="Arial"/>
          <w:b/>
          <w:bCs/>
          <w:color w:val="000000" w:themeColor="text1"/>
          <w:spacing w:val="-2"/>
          <w:w w:val="105"/>
          <w:sz w:val="24"/>
          <w:szCs w:val="24"/>
        </w:rPr>
        <w:t>S</w:t>
      </w:r>
      <w:r w:rsidR="008E613F" w:rsidRPr="001421E2">
        <w:rPr>
          <w:rFonts w:ascii="Arial" w:hAnsi="Arial" w:cs="Arial"/>
          <w:b/>
          <w:bCs/>
          <w:color w:val="000000" w:themeColor="text1"/>
          <w:spacing w:val="-2"/>
          <w:w w:val="105"/>
          <w:sz w:val="24"/>
          <w:szCs w:val="24"/>
        </w:rPr>
        <w:t xml:space="preserve">econdary </w:t>
      </w:r>
      <w:r w:rsidR="008E613F">
        <w:rPr>
          <w:rFonts w:ascii="Arial" w:hAnsi="Arial" w:cs="Arial"/>
          <w:b/>
          <w:bCs/>
          <w:color w:val="000000" w:themeColor="text1"/>
          <w:spacing w:val="-2"/>
          <w:w w:val="105"/>
          <w:sz w:val="24"/>
          <w:szCs w:val="24"/>
        </w:rPr>
        <w:t>P</w:t>
      </w:r>
      <w:r w:rsidR="008E613F" w:rsidRPr="001421E2">
        <w:rPr>
          <w:rFonts w:ascii="Arial" w:hAnsi="Arial" w:cs="Arial"/>
          <w:b/>
          <w:bCs/>
          <w:color w:val="000000" w:themeColor="text1"/>
          <w:spacing w:val="-2"/>
          <w:w w:val="105"/>
          <w:sz w:val="24"/>
          <w:szCs w:val="24"/>
        </w:rPr>
        <w:t xml:space="preserve">lant </w:t>
      </w:r>
      <w:r w:rsidR="008E613F">
        <w:rPr>
          <w:rFonts w:ascii="Arial" w:hAnsi="Arial" w:cs="Arial"/>
          <w:b/>
          <w:bCs/>
          <w:color w:val="000000" w:themeColor="text1"/>
          <w:spacing w:val="-2"/>
          <w:w w:val="105"/>
          <w:sz w:val="24"/>
          <w:szCs w:val="24"/>
        </w:rPr>
        <w:t>M</w:t>
      </w:r>
      <w:r w:rsidR="008E613F" w:rsidRPr="001421E2">
        <w:rPr>
          <w:rFonts w:ascii="Arial" w:hAnsi="Arial" w:cs="Arial"/>
          <w:b/>
          <w:bCs/>
          <w:color w:val="000000" w:themeColor="text1"/>
          <w:spacing w:val="-2"/>
          <w:w w:val="105"/>
          <w:sz w:val="24"/>
          <w:szCs w:val="24"/>
        </w:rPr>
        <w:t>etabolites</w:t>
      </w:r>
    </w:p>
    <w:p w14:paraId="5812CF8F" w14:textId="77777777" w:rsidR="00113952" w:rsidRPr="001421E2" w:rsidRDefault="00113952" w:rsidP="00F81C5B">
      <w:pPr>
        <w:spacing w:line="480" w:lineRule="auto"/>
        <w:jc w:val="both"/>
        <w:rPr>
          <w:rFonts w:ascii="Arial" w:hAnsi="Arial" w:cs="Arial"/>
          <w:color w:val="000000" w:themeColor="text1"/>
          <w:spacing w:val="-2"/>
          <w:w w:val="105"/>
        </w:rPr>
      </w:pPr>
    </w:p>
    <w:p w14:paraId="255F385C" w14:textId="64B175EA" w:rsidR="00113952" w:rsidRPr="00F81C5B" w:rsidRDefault="00113952" w:rsidP="00F81C5B">
      <w:pPr>
        <w:spacing w:line="480" w:lineRule="auto"/>
        <w:jc w:val="both"/>
        <w:rPr>
          <w:rFonts w:ascii="Arial" w:hAnsi="Arial" w:cs="Arial"/>
          <w:color w:val="000000" w:themeColor="text1"/>
          <w:spacing w:val="-2"/>
          <w:w w:val="105"/>
        </w:rPr>
      </w:pPr>
      <w:r w:rsidRPr="00F81C5B">
        <w:rPr>
          <w:rFonts w:ascii="Arial" w:hAnsi="Arial" w:cs="Arial"/>
          <w:color w:val="000000" w:themeColor="text1"/>
          <w:spacing w:val="-2"/>
          <w:w w:val="105"/>
        </w:rPr>
        <w:t>Anna Brugger</w:t>
      </w:r>
      <w:r w:rsidRPr="00F81C5B">
        <w:rPr>
          <w:rFonts w:ascii="Arial" w:hAnsi="Arial" w:cs="Arial"/>
          <w:color w:val="000000" w:themeColor="text1"/>
          <w:spacing w:val="-2"/>
          <w:w w:val="105"/>
          <w:vertAlign w:val="superscript"/>
        </w:rPr>
        <w:t>1</w:t>
      </w:r>
      <w:r w:rsidRPr="00F81C5B">
        <w:rPr>
          <w:rFonts w:ascii="Arial" w:hAnsi="Arial" w:cs="Arial"/>
          <w:color w:val="000000" w:themeColor="text1"/>
          <w:spacing w:val="-2"/>
          <w:w w:val="105"/>
        </w:rPr>
        <w:t>, Facundo Ispizua Yamati</w:t>
      </w:r>
      <w:r w:rsidRPr="00F81C5B">
        <w:rPr>
          <w:rFonts w:ascii="Arial" w:hAnsi="Arial" w:cs="Arial"/>
          <w:color w:val="000000" w:themeColor="text1"/>
          <w:spacing w:val="-2"/>
          <w:w w:val="105"/>
          <w:vertAlign w:val="superscript"/>
        </w:rPr>
        <w:t>2</w:t>
      </w:r>
      <w:r w:rsidRPr="00F81C5B">
        <w:rPr>
          <w:rFonts w:ascii="Arial" w:hAnsi="Arial" w:cs="Arial"/>
          <w:color w:val="000000" w:themeColor="text1"/>
          <w:spacing w:val="-2"/>
          <w:w w:val="105"/>
        </w:rPr>
        <w:t>, Abel Barreto</w:t>
      </w:r>
      <w:r w:rsidRPr="00F81C5B">
        <w:rPr>
          <w:rFonts w:ascii="Arial" w:hAnsi="Arial" w:cs="Arial"/>
          <w:color w:val="000000" w:themeColor="text1"/>
          <w:spacing w:val="-2"/>
          <w:w w:val="105"/>
          <w:vertAlign w:val="superscript"/>
        </w:rPr>
        <w:t>2</w:t>
      </w:r>
      <w:r w:rsidRPr="00F81C5B">
        <w:rPr>
          <w:rFonts w:ascii="Arial" w:hAnsi="Arial" w:cs="Arial"/>
          <w:color w:val="000000" w:themeColor="text1"/>
          <w:spacing w:val="-2"/>
          <w:w w:val="105"/>
        </w:rPr>
        <w:t>, Stefan Paulus</w:t>
      </w:r>
      <w:r w:rsidRPr="00F81C5B">
        <w:rPr>
          <w:rFonts w:ascii="Arial" w:hAnsi="Arial" w:cs="Arial"/>
          <w:color w:val="000000" w:themeColor="text1"/>
          <w:spacing w:val="-2"/>
          <w:w w:val="105"/>
          <w:vertAlign w:val="superscript"/>
        </w:rPr>
        <w:t>2</w:t>
      </w:r>
      <w:r w:rsidRPr="00F81C5B">
        <w:rPr>
          <w:rFonts w:ascii="Arial" w:hAnsi="Arial" w:cs="Arial"/>
          <w:color w:val="000000" w:themeColor="text1"/>
          <w:spacing w:val="-2"/>
          <w:w w:val="105"/>
        </w:rPr>
        <w:t>, Patrick Schramowsk</w:t>
      </w:r>
      <w:r w:rsidRPr="00F81C5B">
        <w:rPr>
          <w:rFonts w:ascii="Arial" w:hAnsi="Arial" w:cs="Arial"/>
          <w:color w:val="000000" w:themeColor="text1"/>
          <w:spacing w:val="-2"/>
          <w:w w:val="105"/>
          <w:vertAlign w:val="superscript"/>
        </w:rPr>
        <w:t>i3</w:t>
      </w:r>
      <w:r w:rsidRPr="00F81C5B">
        <w:rPr>
          <w:rFonts w:ascii="Arial" w:hAnsi="Arial" w:cs="Arial"/>
          <w:color w:val="000000" w:themeColor="text1"/>
          <w:spacing w:val="-2"/>
          <w:w w:val="105"/>
        </w:rPr>
        <w:t>, Kristian Kersting</w:t>
      </w:r>
      <w:r w:rsidRPr="00F81C5B">
        <w:rPr>
          <w:rFonts w:ascii="Arial" w:hAnsi="Arial" w:cs="Arial"/>
          <w:color w:val="000000" w:themeColor="text1"/>
          <w:spacing w:val="-2"/>
          <w:w w:val="105"/>
          <w:vertAlign w:val="superscript"/>
        </w:rPr>
        <w:t>3</w:t>
      </w:r>
      <w:r w:rsidRPr="00F81C5B">
        <w:rPr>
          <w:rFonts w:ascii="Arial" w:hAnsi="Arial" w:cs="Arial"/>
          <w:color w:val="000000" w:themeColor="text1"/>
          <w:spacing w:val="-2"/>
          <w:w w:val="105"/>
        </w:rPr>
        <w:t>, Ulrike Steiner</w:t>
      </w:r>
      <w:r w:rsidRPr="00F81C5B">
        <w:rPr>
          <w:rFonts w:ascii="Arial" w:hAnsi="Arial" w:cs="Arial"/>
          <w:color w:val="000000" w:themeColor="text1"/>
          <w:spacing w:val="-2"/>
          <w:w w:val="105"/>
          <w:vertAlign w:val="superscript"/>
        </w:rPr>
        <w:t>1</w:t>
      </w:r>
      <w:r w:rsidRPr="00F81C5B">
        <w:rPr>
          <w:rFonts w:ascii="Arial" w:hAnsi="Arial" w:cs="Arial"/>
          <w:color w:val="000000" w:themeColor="text1"/>
          <w:spacing w:val="-2"/>
          <w:w w:val="105"/>
        </w:rPr>
        <w:t>, Susanne Neugart</w:t>
      </w:r>
      <w:r w:rsidRPr="00F81C5B">
        <w:rPr>
          <w:rFonts w:ascii="Arial" w:hAnsi="Arial" w:cs="Arial"/>
          <w:color w:val="000000" w:themeColor="text1"/>
          <w:spacing w:val="-2"/>
          <w:w w:val="105"/>
          <w:vertAlign w:val="superscript"/>
        </w:rPr>
        <w:t>4</w:t>
      </w:r>
      <w:r w:rsidRPr="00F81C5B">
        <w:rPr>
          <w:rFonts w:ascii="Arial" w:hAnsi="Arial" w:cs="Arial"/>
          <w:color w:val="000000" w:themeColor="text1"/>
          <w:spacing w:val="-2"/>
          <w:w w:val="105"/>
        </w:rPr>
        <w:t>, and Anne-Katrin Mahlein</w:t>
      </w:r>
      <w:r w:rsidRPr="00F81C5B">
        <w:rPr>
          <w:rFonts w:ascii="Arial" w:hAnsi="Arial" w:cs="Arial"/>
          <w:color w:val="000000" w:themeColor="text1"/>
          <w:spacing w:val="-2"/>
          <w:w w:val="105"/>
          <w:vertAlign w:val="superscript"/>
        </w:rPr>
        <w:t>2</w:t>
      </w:r>
    </w:p>
    <w:p w14:paraId="07059177" w14:textId="77777777" w:rsidR="00113952" w:rsidRPr="00F81C5B" w:rsidRDefault="00113952" w:rsidP="00F81C5B">
      <w:pPr>
        <w:spacing w:line="480" w:lineRule="auto"/>
        <w:jc w:val="both"/>
        <w:rPr>
          <w:rFonts w:ascii="Arial" w:hAnsi="Arial" w:cs="Arial"/>
          <w:color w:val="000000" w:themeColor="text1"/>
          <w:spacing w:val="-2"/>
          <w:w w:val="105"/>
        </w:rPr>
      </w:pPr>
    </w:p>
    <w:p w14:paraId="5101E42F" w14:textId="77777777"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color w:val="000000" w:themeColor="text1"/>
          <w:spacing w:val="-2"/>
          <w:w w:val="105"/>
          <w:vertAlign w:val="superscript"/>
        </w:rPr>
        <w:t>1</w:t>
      </w:r>
      <w:r w:rsidRPr="001421E2">
        <w:rPr>
          <w:rFonts w:ascii="Arial" w:hAnsi="Arial" w:cs="Arial"/>
          <w:color w:val="000000" w:themeColor="text1"/>
          <w:spacing w:val="-2"/>
          <w:w w:val="105"/>
        </w:rPr>
        <w:t>University of Bonn, Institute for Crop Science and Resource Conservation (INRES)–Plant Pathology, Bonn, 53115, Germany</w:t>
      </w:r>
    </w:p>
    <w:p w14:paraId="509BB2D8" w14:textId="77777777"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color w:val="000000" w:themeColor="text1"/>
          <w:spacing w:val="-2"/>
          <w:w w:val="105"/>
          <w:vertAlign w:val="superscript"/>
        </w:rPr>
        <w:t>2</w:t>
      </w:r>
      <w:r w:rsidRPr="001421E2">
        <w:rPr>
          <w:rFonts w:ascii="Arial" w:hAnsi="Arial" w:cs="Arial"/>
          <w:color w:val="000000" w:themeColor="text1"/>
          <w:spacing w:val="-2"/>
          <w:w w:val="105"/>
        </w:rPr>
        <w:t xml:space="preserve">Institute of Sugar Beet Research, </w:t>
      </w:r>
      <w:proofErr w:type="spellStart"/>
      <w:r w:rsidRPr="001421E2">
        <w:rPr>
          <w:rFonts w:ascii="Arial" w:hAnsi="Arial" w:cs="Arial"/>
          <w:color w:val="000000" w:themeColor="text1"/>
          <w:spacing w:val="-2"/>
          <w:w w:val="105"/>
        </w:rPr>
        <w:t>Goettingen</w:t>
      </w:r>
      <w:proofErr w:type="spellEnd"/>
      <w:r w:rsidRPr="001421E2">
        <w:rPr>
          <w:rFonts w:ascii="Arial" w:hAnsi="Arial" w:cs="Arial"/>
          <w:color w:val="000000" w:themeColor="text1"/>
          <w:spacing w:val="-2"/>
          <w:w w:val="105"/>
        </w:rPr>
        <w:t>, 37079, Germany</w:t>
      </w:r>
    </w:p>
    <w:p w14:paraId="0028E529" w14:textId="77777777"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color w:val="000000" w:themeColor="text1"/>
          <w:spacing w:val="-2"/>
          <w:w w:val="105"/>
          <w:vertAlign w:val="superscript"/>
        </w:rPr>
        <w:t>3</w:t>
      </w:r>
      <w:r w:rsidRPr="001421E2">
        <w:rPr>
          <w:rFonts w:ascii="Arial" w:hAnsi="Arial" w:cs="Arial"/>
          <w:color w:val="000000" w:themeColor="text1"/>
          <w:spacing w:val="-2"/>
          <w:w w:val="105"/>
        </w:rPr>
        <w:t>Technical University Darmstadt, Computer Science Department and Centre for Cognitive Science, Darmstadt, 64289, Germany</w:t>
      </w:r>
    </w:p>
    <w:p w14:paraId="676747BF" w14:textId="72BD45DD"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color w:val="000000" w:themeColor="text1"/>
          <w:spacing w:val="-2"/>
          <w:w w:val="105"/>
          <w:vertAlign w:val="superscript"/>
        </w:rPr>
        <w:t>4</w:t>
      </w:r>
      <w:r w:rsidRPr="001421E2">
        <w:rPr>
          <w:rFonts w:ascii="Arial" w:hAnsi="Arial" w:cs="Arial"/>
          <w:color w:val="000000" w:themeColor="text1"/>
          <w:spacing w:val="-2"/>
          <w:w w:val="105"/>
        </w:rPr>
        <w:t xml:space="preserve">University of </w:t>
      </w:r>
      <w:proofErr w:type="spellStart"/>
      <w:r w:rsidRPr="001421E2">
        <w:rPr>
          <w:rFonts w:ascii="Arial" w:hAnsi="Arial" w:cs="Arial"/>
          <w:color w:val="000000" w:themeColor="text1"/>
          <w:spacing w:val="-2"/>
          <w:w w:val="105"/>
        </w:rPr>
        <w:t>Goettingen</w:t>
      </w:r>
      <w:proofErr w:type="spellEnd"/>
      <w:r w:rsidRPr="001421E2">
        <w:rPr>
          <w:rFonts w:ascii="Arial" w:hAnsi="Arial" w:cs="Arial"/>
          <w:color w:val="000000" w:themeColor="text1"/>
          <w:spacing w:val="-2"/>
          <w:w w:val="105"/>
        </w:rPr>
        <w:t>, Division of Quality and Sensory of Plant Products,</w:t>
      </w:r>
      <w:r w:rsidR="000E7910"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 xml:space="preserve">37075 </w:t>
      </w:r>
      <w:proofErr w:type="spellStart"/>
      <w:r w:rsidRPr="001421E2">
        <w:rPr>
          <w:rFonts w:ascii="Arial" w:hAnsi="Arial" w:cs="Arial"/>
          <w:color w:val="000000" w:themeColor="text1"/>
          <w:spacing w:val="-2"/>
          <w:w w:val="105"/>
        </w:rPr>
        <w:t>Goettingen</w:t>
      </w:r>
      <w:proofErr w:type="spellEnd"/>
      <w:r w:rsidRPr="001421E2">
        <w:rPr>
          <w:rFonts w:ascii="Arial" w:hAnsi="Arial" w:cs="Arial"/>
          <w:color w:val="000000" w:themeColor="text1"/>
          <w:spacing w:val="-2"/>
          <w:w w:val="105"/>
        </w:rPr>
        <w:t>, Germany</w:t>
      </w:r>
    </w:p>
    <w:p w14:paraId="1120D8FA" w14:textId="7BAA3494" w:rsidR="00113952" w:rsidRPr="001421E2" w:rsidRDefault="00113952" w:rsidP="00F81C5B">
      <w:pPr>
        <w:spacing w:line="480" w:lineRule="auto"/>
        <w:jc w:val="both"/>
        <w:rPr>
          <w:rFonts w:ascii="Arial" w:hAnsi="Arial" w:cs="Arial"/>
          <w:b/>
          <w:bCs/>
          <w:color w:val="000000" w:themeColor="text1"/>
          <w:spacing w:val="-2"/>
          <w:w w:val="105"/>
          <w:u w:val="single"/>
        </w:rPr>
      </w:pPr>
    </w:p>
    <w:p w14:paraId="09764F82" w14:textId="024A471A" w:rsidR="00113952" w:rsidRPr="00F81C5B" w:rsidRDefault="00113952" w:rsidP="00F81C5B">
      <w:pPr>
        <w:spacing w:line="480" w:lineRule="auto"/>
        <w:jc w:val="both"/>
        <w:rPr>
          <w:rFonts w:ascii="Arial" w:hAnsi="Arial" w:cs="Arial"/>
          <w:b/>
          <w:bCs/>
          <w:color w:val="000000" w:themeColor="text1"/>
          <w:spacing w:val="-2"/>
          <w:w w:val="105"/>
        </w:rPr>
      </w:pPr>
      <w:r w:rsidRPr="00F81C5B">
        <w:rPr>
          <w:rFonts w:ascii="Arial" w:hAnsi="Arial" w:cs="Arial"/>
          <w:b/>
          <w:bCs/>
          <w:color w:val="000000" w:themeColor="text1"/>
          <w:spacing w:val="-2"/>
          <w:w w:val="105"/>
        </w:rPr>
        <w:t>Abstract</w:t>
      </w:r>
    </w:p>
    <w:p w14:paraId="76965D19" w14:textId="77777777" w:rsidR="00113952" w:rsidRPr="001421E2" w:rsidRDefault="00113952" w:rsidP="00F81C5B">
      <w:pPr>
        <w:spacing w:line="480" w:lineRule="auto"/>
        <w:jc w:val="both"/>
        <w:rPr>
          <w:rFonts w:ascii="Arial" w:hAnsi="Arial" w:cs="Arial"/>
          <w:b/>
          <w:bCs/>
          <w:color w:val="000000" w:themeColor="text1"/>
          <w:spacing w:val="-2"/>
          <w:w w:val="105"/>
          <w:u w:val="single"/>
        </w:rPr>
      </w:pPr>
    </w:p>
    <w:p w14:paraId="2B8A8A16" w14:textId="0904D306"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color w:val="000000" w:themeColor="text1"/>
          <w:spacing w:val="-2"/>
          <w:w w:val="105"/>
        </w:rPr>
        <w:t xml:space="preserve">Fungal infections trigger defense or signaling responses in plants, leading to various changes in plant metabolites. The changes in metabolites, for example chlorophyll or flavonoids, have long been detectable using time-consuming destructive analytical methods </w:t>
      </w:r>
      <w:r w:rsidR="0027706E">
        <w:rPr>
          <w:rFonts w:ascii="Arial" w:hAnsi="Arial" w:cs="Arial"/>
          <w:color w:val="000000" w:themeColor="text1"/>
          <w:spacing w:val="-2"/>
          <w:w w:val="105"/>
        </w:rPr>
        <w:t>including</w:t>
      </w:r>
      <w:r w:rsidRPr="001421E2">
        <w:rPr>
          <w:rFonts w:ascii="Arial" w:hAnsi="Arial" w:cs="Arial"/>
          <w:color w:val="000000" w:themeColor="text1"/>
          <w:spacing w:val="-2"/>
          <w:w w:val="105"/>
        </w:rPr>
        <w:t xml:space="preserve"> high-performance liquid chromatography or photometric determination. Recent plant phenotyping studies have revealed that hyperspectral imaging </w:t>
      </w:r>
      <w:r w:rsidR="00471536">
        <w:rPr>
          <w:rFonts w:ascii="Arial" w:hAnsi="Arial" w:cs="Arial"/>
          <w:color w:val="000000" w:themeColor="text1"/>
          <w:spacing w:val="-2"/>
          <w:w w:val="105"/>
        </w:rPr>
        <w:t xml:space="preserve">(HSI) </w:t>
      </w:r>
      <w:r w:rsidRPr="001421E2">
        <w:rPr>
          <w:rFonts w:ascii="Arial" w:hAnsi="Arial" w:cs="Arial"/>
          <w:color w:val="000000" w:themeColor="text1"/>
          <w:spacing w:val="-2"/>
          <w:w w:val="105"/>
        </w:rPr>
        <w:t xml:space="preserve">in the UV-range can be used to link spectral changes with changes in plant metabolites. To compare established destructive analytical methods with new non-destructive hyperspectral measurements, the interaction between sugar beet leaves and the pathogens </w:t>
      </w:r>
      <w:proofErr w:type="spellStart"/>
      <w:r w:rsidRPr="001421E2">
        <w:rPr>
          <w:rFonts w:ascii="Arial" w:hAnsi="Arial" w:cs="Arial"/>
          <w:i/>
          <w:color w:val="000000" w:themeColor="text1"/>
          <w:spacing w:val="-2"/>
          <w:w w:val="105"/>
        </w:rPr>
        <w:t>Cercospora</w:t>
      </w:r>
      <w:proofErr w:type="spellEnd"/>
      <w:r w:rsidRPr="001421E2">
        <w:rPr>
          <w:rFonts w:ascii="Arial" w:hAnsi="Arial" w:cs="Arial"/>
          <w:i/>
          <w:color w:val="000000" w:themeColor="text1"/>
          <w:spacing w:val="-2"/>
          <w:w w:val="105"/>
        </w:rPr>
        <w:t xml:space="preserve"> </w:t>
      </w:r>
      <w:proofErr w:type="spellStart"/>
      <w:r w:rsidRPr="001421E2">
        <w:rPr>
          <w:rFonts w:ascii="Arial" w:hAnsi="Arial" w:cs="Arial"/>
          <w:i/>
          <w:color w:val="000000" w:themeColor="text1"/>
          <w:spacing w:val="-2"/>
          <w:w w:val="105"/>
        </w:rPr>
        <w:t>beticola</w:t>
      </w:r>
      <w:proofErr w:type="spellEnd"/>
      <w:r w:rsidRPr="001421E2">
        <w:rPr>
          <w:rFonts w:ascii="Arial" w:hAnsi="Arial" w:cs="Arial"/>
          <w:color w:val="000000" w:themeColor="text1"/>
          <w:spacing w:val="-2"/>
          <w:w w:val="105"/>
        </w:rPr>
        <w:t xml:space="preserve">, which causes </w:t>
      </w:r>
      <w:proofErr w:type="spellStart"/>
      <w:r w:rsidRPr="001421E2">
        <w:rPr>
          <w:rFonts w:ascii="Arial" w:hAnsi="Arial" w:cs="Arial"/>
          <w:color w:val="000000" w:themeColor="text1"/>
          <w:spacing w:val="-2"/>
          <w:w w:val="105"/>
        </w:rPr>
        <w:t>Cercospora</w:t>
      </w:r>
      <w:proofErr w:type="spellEnd"/>
      <w:r w:rsidRPr="001421E2">
        <w:rPr>
          <w:rFonts w:ascii="Arial" w:hAnsi="Arial" w:cs="Arial"/>
          <w:color w:val="000000" w:themeColor="text1"/>
          <w:spacing w:val="-2"/>
          <w:w w:val="105"/>
        </w:rPr>
        <w:t xml:space="preserve"> leaf spot disease (CLS), and </w:t>
      </w:r>
      <w:r w:rsidRPr="001421E2">
        <w:rPr>
          <w:rFonts w:ascii="Arial" w:hAnsi="Arial" w:cs="Arial"/>
          <w:i/>
          <w:color w:val="000000" w:themeColor="text1"/>
          <w:spacing w:val="-2"/>
          <w:w w:val="105"/>
        </w:rPr>
        <w:lastRenderedPageBreak/>
        <w:t xml:space="preserve">Uromyces </w:t>
      </w:r>
      <w:proofErr w:type="spellStart"/>
      <w:r w:rsidRPr="001421E2">
        <w:rPr>
          <w:rFonts w:ascii="Arial" w:hAnsi="Arial" w:cs="Arial"/>
          <w:i/>
          <w:color w:val="000000" w:themeColor="text1"/>
          <w:spacing w:val="-2"/>
          <w:w w:val="105"/>
        </w:rPr>
        <w:t>betae</w:t>
      </w:r>
      <w:proofErr w:type="spellEnd"/>
      <w:r w:rsidRPr="001421E2">
        <w:rPr>
          <w:rFonts w:ascii="Arial" w:hAnsi="Arial" w:cs="Arial"/>
          <w:color w:val="000000" w:themeColor="text1"/>
          <w:spacing w:val="-2"/>
          <w:w w:val="105"/>
        </w:rPr>
        <w:t>, which causes sugar beet rust (BR), was investigated. With the help of destructive analy</w:t>
      </w:r>
      <w:r w:rsidR="0027706E">
        <w:rPr>
          <w:rFonts w:ascii="Arial" w:hAnsi="Arial" w:cs="Arial"/>
          <w:color w:val="000000" w:themeColor="text1"/>
          <w:spacing w:val="-2"/>
          <w:w w:val="105"/>
        </w:rPr>
        <w:t>s</w:t>
      </w:r>
      <w:r w:rsidRPr="001421E2">
        <w:rPr>
          <w:rFonts w:ascii="Arial" w:hAnsi="Arial" w:cs="Arial"/>
          <w:color w:val="000000" w:themeColor="text1"/>
          <w:spacing w:val="-2"/>
          <w:w w:val="105"/>
        </w:rPr>
        <w:t xml:space="preserve">es, </w:t>
      </w:r>
      <w:r w:rsidR="0027706E">
        <w:rPr>
          <w:rFonts w:ascii="Arial" w:hAnsi="Arial" w:cs="Arial"/>
          <w:color w:val="000000" w:themeColor="text1"/>
          <w:spacing w:val="-2"/>
          <w:w w:val="105"/>
        </w:rPr>
        <w:t>we showed</w:t>
      </w:r>
      <w:r w:rsidRPr="001421E2">
        <w:rPr>
          <w:rFonts w:ascii="Arial" w:hAnsi="Arial" w:cs="Arial"/>
          <w:color w:val="000000" w:themeColor="text1"/>
          <w:spacing w:val="-2"/>
          <w:w w:val="105"/>
        </w:rPr>
        <w:t xml:space="preserve"> that both diseases have different </w:t>
      </w:r>
      <w:r w:rsidR="0027706E">
        <w:rPr>
          <w:rFonts w:ascii="Arial" w:hAnsi="Arial" w:cs="Arial"/>
          <w:color w:val="000000" w:themeColor="text1"/>
          <w:spacing w:val="-2"/>
          <w:w w:val="105"/>
        </w:rPr>
        <w:t>effects</w:t>
      </w:r>
      <w:r w:rsidR="0027706E"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on chlorophylls, carotenoids, flavonoids, and several phenols. Non-destructive hyperspectral measurements in the UV-range reveal</w:t>
      </w:r>
      <w:r w:rsidR="0027706E">
        <w:rPr>
          <w:rFonts w:ascii="Arial" w:hAnsi="Arial" w:cs="Arial"/>
          <w:color w:val="000000" w:themeColor="text1"/>
          <w:spacing w:val="-2"/>
          <w:w w:val="105"/>
        </w:rPr>
        <w:t>ed</w:t>
      </w:r>
      <w:r w:rsidRPr="001421E2">
        <w:rPr>
          <w:rFonts w:ascii="Arial" w:hAnsi="Arial" w:cs="Arial"/>
          <w:color w:val="000000" w:themeColor="text1"/>
          <w:spacing w:val="-2"/>
          <w:w w:val="105"/>
        </w:rPr>
        <w:t xml:space="preserve"> different </w:t>
      </w:r>
      <w:r w:rsidR="0027706E">
        <w:rPr>
          <w:rFonts w:ascii="Arial" w:hAnsi="Arial" w:cs="Arial"/>
          <w:color w:val="000000" w:themeColor="text1"/>
          <w:spacing w:val="-2"/>
          <w:w w:val="105"/>
        </w:rPr>
        <w:t>effects</w:t>
      </w:r>
      <w:r w:rsidR="0027706E"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 xml:space="preserve">of CLS and BR on plant metabolites </w:t>
      </w:r>
      <w:r w:rsidR="0027706E">
        <w:rPr>
          <w:rFonts w:ascii="Arial" w:hAnsi="Arial" w:cs="Arial"/>
          <w:color w:val="000000" w:themeColor="text1"/>
          <w:spacing w:val="-2"/>
          <w:w w:val="105"/>
        </w:rPr>
        <w:t xml:space="preserve">resulting in distinct </w:t>
      </w:r>
      <w:r w:rsidRPr="001421E2">
        <w:rPr>
          <w:rFonts w:ascii="Arial" w:hAnsi="Arial" w:cs="Arial"/>
          <w:color w:val="000000" w:themeColor="text1"/>
          <w:spacing w:val="-2"/>
          <w:w w:val="105"/>
        </w:rPr>
        <w:t xml:space="preserve">reflectance patterns. Both diseases resulted in specific spectral changes </w:t>
      </w:r>
      <w:r w:rsidR="0027706E">
        <w:rPr>
          <w:rFonts w:ascii="Arial" w:hAnsi="Arial" w:cs="Arial"/>
          <w:color w:val="000000" w:themeColor="text1"/>
          <w:spacing w:val="-2"/>
          <w:w w:val="105"/>
        </w:rPr>
        <w:t>that</w:t>
      </w:r>
      <w:r w:rsidR="0027706E"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allow</w:t>
      </w:r>
      <w:r w:rsidR="0027706E">
        <w:rPr>
          <w:rFonts w:ascii="Arial" w:hAnsi="Arial" w:cs="Arial"/>
          <w:color w:val="000000" w:themeColor="text1"/>
          <w:spacing w:val="-2"/>
          <w:w w:val="105"/>
        </w:rPr>
        <w:t>ed</w:t>
      </w:r>
      <w:r w:rsidRPr="001421E2">
        <w:rPr>
          <w:rFonts w:ascii="Arial" w:hAnsi="Arial" w:cs="Arial"/>
          <w:color w:val="000000" w:themeColor="text1"/>
          <w:spacing w:val="-2"/>
          <w:w w:val="105"/>
        </w:rPr>
        <w:t xml:space="preserve"> differentiation between the </w:t>
      </w:r>
      <w:r w:rsidR="0027706E">
        <w:rPr>
          <w:rFonts w:ascii="Arial" w:hAnsi="Arial" w:cs="Arial"/>
          <w:color w:val="000000" w:themeColor="text1"/>
          <w:spacing w:val="-2"/>
          <w:w w:val="105"/>
        </w:rPr>
        <w:t xml:space="preserve">two </w:t>
      </w:r>
      <w:r w:rsidRPr="001421E2">
        <w:rPr>
          <w:rFonts w:ascii="Arial" w:hAnsi="Arial" w:cs="Arial"/>
          <w:color w:val="000000" w:themeColor="text1"/>
          <w:spacing w:val="-2"/>
          <w:w w:val="105"/>
        </w:rPr>
        <w:t>diseases. Machine learning algorithms enable</w:t>
      </w:r>
      <w:r w:rsidR="0027706E">
        <w:rPr>
          <w:rFonts w:ascii="Arial" w:hAnsi="Arial" w:cs="Arial"/>
          <w:color w:val="000000" w:themeColor="text1"/>
          <w:spacing w:val="-2"/>
          <w:w w:val="105"/>
        </w:rPr>
        <w:t>d</w:t>
      </w:r>
      <w:r w:rsidRPr="001421E2">
        <w:rPr>
          <w:rFonts w:ascii="Arial" w:hAnsi="Arial" w:cs="Arial"/>
          <w:color w:val="000000" w:themeColor="text1"/>
          <w:spacing w:val="-2"/>
          <w:w w:val="105"/>
        </w:rPr>
        <w:t xml:space="preserve"> the differentiation between </w:t>
      </w:r>
      <w:r w:rsidR="0027706E">
        <w:rPr>
          <w:rFonts w:ascii="Arial" w:hAnsi="Arial" w:cs="Arial"/>
          <w:color w:val="000000" w:themeColor="text1"/>
          <w:spacing w:val="-2"/>
          <w:w w:val="105"/>
        </w:rPr>
        <w:t xml:space="preserve">the </w:t>
      </w:r>
      <w:r w:rsidRPr="001421E2">
        <w:rPr>
          <w:rFonts w:ascii="Arial" w:hAnsi="Arial" w:cs="Arial"/>
          <w:color w:val="000000" w:themeColor="text1"/>
          <w:spacing w:val="-2"/>
          <w:w w:val="105"/>
        </w:rPr>
        <w:t xml:space="preserve">symptom classes and recognition of </w:t>
      </w:r>
      <w:r w:rsidR="0027706E">
        <w:rPr>
          <w:rFonts w:ascii="Arial" w:hAnsi="Arial" w:cs="Arial"/>
          <w:color w:val="000000" w:themeColor="text1"/>
          <w:spacing w:val="-2"/>
          <w:w w:val="105"/>
        </w:rPr>
        <w:t>the two</w:t>
      </w:r>
      <w:r w:rsidR="0027706E"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 xml:space="preserve">sugar beet diseases. </w:t>
      </w:r>
      <w:r w:rsidR="0027706E">
        <w:rPr>
          <w:rFonts w:ascii="Arial" w:hAnsi="Arial" w:cs="Arial"/>
          <w:color w:val="000000" w:themeColor="text1"/>
          <w:spacing w:val="-2"/>
          <w:w w:val="105"/>
        </w:rPr>
        <w:t>F</w:t>
      </w:r>
      <w:r w:rsidRPr="001421E2">
        <w:rPr>
          <w:rFonts w:ascii="Arial" w:hAnsi="Arial" w:cs="Arial"/>
          <w:color w:val="000000" w:themeColor="text1"/>
          <w:spacing w:val="-2"/>
          <w:w w:val="105"/>
        </w:rPr>
        <w:t xml:space="preserve">eature importance </w:t>
      </w:r>
      <w:r w:rsidR="0027706E">
        <w:rPr>
          <w:rFonts w:ascii="Arial" w:hAnsi="Arial" w:cs="Arial"/>
          <w:color w:val="000000" w:themeColor="text1"/>
          <w:spacing w:val="-2"/>
          <w:w w:val="105"/>
        </w:rPr>
        <w:t xml:space="preserve">analysis </w:t>
      </w:r>
      <w:r w:rsidRPr="001421E2">
        <w:rPr>
          <w:rFonts w:ascii="Arial" w:hAnsi="Arial" w:cs="Arial"/>
          <w:color w:val="000000" w:themeColor="text1"/>
          <w:spacing w:val="-2"/>
          <w:w w:val="105"/>
        </w:rPr>
        <w:t xml:space="preserve">identified </w:t>
      </w:r>
      <w:r w:rsidR="0027706E">
        <w:rPr>
          <w:rFonts w:ascii="Arial" w:hAnsi="Arial" w:cs="Arial"/>
          <w:color w:val="000000" w:themeColor="text1"/>
          <w:spacing w:val="-2"/>
          <w:w w:val="105"/>
        </w:rPr>
        <w:t xml:space="preserve">specific </w:t>
      </w:r>
      <w:r w:rsidRPr="001421E2">
        <w:rPr>
          <w:rFonts w:ascii="Arial" w:hAnsi="Arial" w:cs="Arial"/>
          <w:color w:val="000000" w:themeColor="text1"/>
          <w:spacing w:val="-2"/>
          <w:w w:val="105"/>
        </w:rPr>
        <w:t xml:space="preserve">wavelengths </w:t>
      </w:r>
      <w:r w:rsidR="0027706E">
        <w:rPr>
          <w:rFonts w:ascii="Arial" w:hAnsi="Arial" w:cs="Arial"/>
          <w:color w:val="000000" w:themeColor="text1"/>
          <w:spacing w:val="-2"/>
          <w:w w:val="105"/>
        </w:rPr>
        <w:t>important to</w:t>
      </w:r>
      <w:r w:rsidRPr="001421E2">
        <w:rPr>
          <w:rFonts w:ascii="Arial" w:hAnsi="Arial" w:cs="Arial"/>
          <w:color w:val="000000" w:themeColor="text1"/>
          <w:spacing w:val="-2"/>
          <w:w w:val="105"/>
        </w:rPr>
        <w:t xml:space="preserve"> the classification, highlighting the </w:t>
      </w:r>
      <w:r w:rsidR="0027706E">
        <w:rPr>
          <w:rFonts w:ascii="Arial" w:hAnsi="Arial" w:cs="Arial"/>
          <w:color w:val="000000" w:themeColor="text1"/>
          <w:spacing w:val="-2"/>
          <w:w w:val="105"/>
        </w:rPr>
        <w:t>utility</w:t>
      </w:r>
      <w:r w:rsidRPr="001421E2">
        <w:rPr>
          <w:rFonts w:ascii="Arial" w:hAnsi="Arial" w:cs="Arial"/>
          <w:color w:val="000000" w:themeColor="text1"/>
          <w:spacing w:val="-2"/>
          <w:w w:val="105"/>
        </w:rPr>
        <w:t xml:space="preserve"> of the UV-range.</w:t>
      </w:r>
      <w:r w:rsidR="0027706E">
        <w:rPr>
          <w:rFonts w:ascii="Arial" w:hAnsi="Arial" w:cs="Arial"/>
          <w:color w:val="000000" w:themeColor="text1"/>
          <w:spacing w:val="-2"/>
          <w:w w:val="105"/>
        </w:rPr>
        <w:t xml:space="preserve"> </w:t>
      </w:r>
      <w:r w:rsidRPr="001421E2">
        <w:rPr>
          <w:rFonts w:ascii="Arial" w:hAnsi="Arial" w:cs="Arial"/>
          <w:color w:val="000000" w:themeColor="text1"/>
          <w:spacing w:val="-2"/>
          <w:w w:val="105"/>
        </w:rPr>
        <w:t>Th</w:t>
      </w:r>
      <w:r w:rsidR="0027706E">
        <w:rPr>
          <w:rFonts w:ascii="Arial" w:hAnsi="Arial" w:cs="Arial"/>
          <w:color w:val="000000" w:themeColor="text1"/>
          <w:spacing w:val="-2"/>
          <w:w w:val="105"/>
        </w:rPr>
        <w:t>e</w:t>
      </w:r>
      <w:r w:rsidRPr="001421E2">
        <w:rPr>
          <w:rFonts w:ascii="Arial" w:hAnsi="Arial" w:cs="Arial"/>
          <w:color w:val="000000" w:themeColor="text1"/>
          <w:spacing w:val="-2"/>
          <w:w w:val="105"/>
        </w:rPr>
        <w:t xml:space="preserve"> study </w:t>
      </w:r>
      <w:r w:rsidR="0027706E">
        <w:rPr>
          <w:rFonts w:ascii="Arial" w:hAnsi="Arial" w:cs="Arial"/>
          <w:color w:val="000000" w:themeColor="text1"/>
          <w:spacing w:val="-2"/>
          <w:w w:val="105"/>
        </w:rPr>
        <w:t>demonstrates</w:t>
      </w:r>
      <w:r w:rsidR="0027706E" w:rsidRPr="001421E2">
        <w:rPr>
          <w:rFonts w:ascii="Arial" w:hAnsi="Arial" w:cs="Arial"/>
          <w:color w:val="000000" w:themeColor="text1"/>
          <w:spacing w:val="-2"/>
          <w:w w:val="105"/>
        </w:rPr>
        <w:t xml:space="preserve"> </w:t>
      </w:r>
      <w:r w:rsidRPr="001421E2">
        <w:rPr>
          <w:rFonts w:ascii="Arial" w:hAnsi="Arial" w:cs="Arial"/>
          <w:color w:val="000000" w:themeColor="text1"/>
          <w:spacing w:val="-2"/>
          <w:w w:val="105"/>
        </w:rPr>
        <w:t xml:space="preserve">that </w:t>
      </w:r>
      <w:r w:rsidR="00471536">
        <w:rPr>
          <w:rFonts w:ascii="Arial" w:hAnsi="Arial" w:cs="Arial"/>
          <w:color w:val="000000" w:themeColor="text1"/>
          <w:spacing w:val="-2"/>
          <w:w w:val="105"/>
        </w:rPr>
        <w:t>HSI</w:t>
      </w:r>
      <w:r w:rsidRPr="001421E2">
        <w:rPr>
          <w:rFonts w:ascii="Arial" w:hAnsi="Arial" w:cs="Arial"/>
          <w:color w:val="000000" w:themeColor="text1"/>
          <w:spacing w:val="-2"/>
          <w:w w:val="105"/>
        </w:rPr>
        <w:t xml:space="preserve"> in the UV-range is a promising</w:t>
      </w:r>
      <w:r w:rsidR="0027706E">
        <w:rPr>
          <w:rFonts w:ascii="Arial" w:hAnsi="Arial" w:cs="Arial"/>
          <w:color w:val="000000" w:themeColor="text1"/>
          <w:spacing w:val="-2"/>
          <w:w w:val="105"/>
        </w:rPr>
        <w:t>,</w:t>
      </w:r>
      <w:r w:rsidRPr="001421E2">
        <w:rPr>
          <w:rFonts w:ascii="Arial" w:hAnsi="Arial" w:cs="Arial"/>
          <w:color w:val="000000" w:themeColor="text1"/>
          <w:spacing w:val="-2"/>
          <w:w w:val="105"/>
        </w:rPr>
        <w:t xml:space="preserve"> non-destructive tool to investigate the influence of plant diseases on plant physiology and biochemistry.</w:t>
      </w:r>
    </w:p>
    <w:p w14:paraId="3B107AF8" w14:textId="77777777" w:rsidR="00113952" w:rsidRPr="001421E2" w:rsidRDefault="00113952" w:rsidP="00F81C5B">
      <w:pPr>
        <w:spacing w:line="480" w:lineRule="auto"/>
        <w:jc w:val="both"/>
        <w:rPr>
          <w:rFonts w:ascii="Arial" w:hAnsi="Arial" w:cs="Arial"/>
          <w:color w:val="000000" w:themeColor="text1"/>
          <w:spacing w:val="-2"/>
          <w:w w:val="105"/>
        </w:rPr>
      </w:pPr>
    </w:p>
    <w:p w14:paraId="7CE028BC" w14:textId="5CFEEE80" w:rsidR="00113952" w:rsidRPr="001421E2" w:rsidRDefault="00113952" w:rsidP="00F81C5B">
      <w:pPr>
        <w:spacing w:line="480" w:lineRule="auto"/>
        <w:jc w:val="both"/>
        <w:rPr>
          <w:rFonts w:ascii="Arial" w:hAnsi="Arial" w:cs="Arial"/>
          <w:color w:val="000000" w:themeColor="text1"/>
          <w:spacing w:val="-2"/>
          <w:w w:val="105"/>
        </w:rPr>
      </w:pPr>
      <w:r w:rsidRPr="001421E2">
        <w:rPr>
          <w:rFonts w:ascii="Arial" w:hAnsi="Arial" w:cs="Arial"/>
          <w:b/>
          <w:bCs/>
          <w:color w:val="000000" w:themeColor="text1"/>
          <w:spacing w:val="-2"/>
          <w:w w:val="105"/>
        </w:rPr>
        <w:t>Keywords:</w:t>
      </w:r>
      <w:r w:rsidRPr="001421E2">
        <w:rPr>
          <w:rFonts w:ascii="Arial" w:hAnsi="Arial" w:cs="Arial"/>
          <w:color w:val="000000" w:themeColor="text1"/>
          <w:spacing w:val="-2"/>
          <w:w w:val="105"/>
        </w:rPr>
        <w:t xml:space="preserve"> Hyperspectral imaging, sugar beet, HPLC, plant metabolites, machine learning, UV-range</w:t>
      </w:r>
    </w:p>
    <w:p w14:paraId="7245D7FC" w14:textId="77777777" w:rsidR="00113952" w:rsidRPr="001421E2" w:rsidRDefault="00113952" w:rsidP="00F81C5B">
      <w:pPr>
        <w:spacing w:line="480" w:lineRule="auto"/>
        <w:jc w:val="both"/>
        <w:rPr>
          <w:rFonts w:ascii="Arial" w:hAnsi="Arial" w:cs="Arial"/>
          <w:b/>
          <w:bCs/>
          <w:color w:val="000000" w:themeColor="text1"/>
          <w:spacing w:val="-2"/>
          <w:w w:val="105"/>
          <w:u w:val="single"/>
        </w:rPr>
      </w:pPr>
    </w:p>
    <w:p w14:paraId="4485599D" w14:textId="02ED7AC5" w:rsidR="00AC04B3" w:rsidRPr="001421E2" w:rsidRDefault="00AC04B3" w:rsidP="00F81C5B">
      <w:pPr>
        <w:spacing w:line="480" w:lineRule="auto"/>
        <w:jc w:val="both"/>
        <w:rPr>
          <w:rFonts w:ascii="Arial" w:hAnsi="Arial" w:cs="Arial"/>
          <w:b/>
          <w:color w:val="000000" w:themeColor="text1"/>
        </w:rPr>
      </w:pPr>
    </w:p>
    <w:p w14:paraId="7F6D1918" w14:textId="77777777" w:rsidR="00634873" w:rsidRDefault="00AC04B3" w:rsidP="008E613F">
      <w:pPr>
        <w:spacing w:line="480" w:lineRule="auto"/>
        <w:jc w:val="both"/>
        <w:rPr>
          <w:rFonts w:ascii="Arial" w:hAnsi="Arial" w:cs="Arial"/>
          <w:color w:val="000000" w:themeColor="text1"/>
          <w:spacing w:val="32"/>
        </w:rPr>
      </w:pPr>
      <w:r w:rsidRPr="001421E2">
        <w:rPr>
          <w:rFonts w:ascii="Arial" w:hAnsi="Arial" w:cs="Arial"/>
          <w:color w:val="000000" w:themeColor="text1"/>
        </w:rPr>
        <w:t>Plants</w:t>
      </w:r>
      <w:r w:rsidRPr="001421E2">
        <w:rPr>
          <w:rFonts w:ascii="Arial" w:hAnsi="Arial" w:cs="Arial"/>
          <w:color w:val="000000" w:themeColor="text1"/>
          <w:spacing w:val="-12"/>
        </w:rPr>
        <w:t xml:space="preserve"> </w:t>
      </w:r>
      <w:r w:rsidRPr="001421E2">
        <w:rPr>
          <w:rFonts w:ascii="Arial" w:hAnsi="Arial" w:cs="Arial"/>
          <w:color w:val="000000" w:themeColor="text1"/>
        </w:rPr>
        <w:t>are</w:t>
      </w:r>
      <w:r w:rsidRPr="001421E2">
        <w:rPr>
          <w:rFonts w:ascii="Arial" w:hAnsi="Arial" w:cs="Arial"/>
          <w:color w:val="000000" w:themeColor="text1"/>
          <w:spacing w:val="-12"/>
        </w:rPr>
        <w:t xml:space="preserve"> </w:t>
      </w:r>
      <w:r w:rsidRPr="001421E2">
        <w:rPr>
          <w:rFonts w:ascii="Arial" w:hAnsi="Arial" w:cs="Arial"/>
          <w:color w:val="000000" w:themeColor="text1"/>
        </w:rPr>
        <w:t>exposed</w:t>
      </w:r>
      <w:r w:rsidRPr="001421E2">
        <w:rPr>
          <w:rFonts w:ascii="Arial" w:hAnsi="Arial" w:cs="Arial"/>
          <w:color w:val="000000" w:themeColor="text1"/>
          <w:spacing w:val="-12"/>
        </w:rPr>
        <w:t xml:space="preserve"> </w:t>
      </w:r>
      <w:r w:rsidRPr="001421E2">
        <w:rPr>
          <w:rFonts w:ascii="Arial" w:hAnsi="Arial" w:cs="Arial"/>
          <w:color w:val="000000" w:themeColor="text1"/>
        </w:rPr>
        <w:t>to</w:t>
      </w:r>
      <w:r w:rsidRPr="001421E2">
        <w:rPr>
          <w:rFonts w:ascii="Arial" w:hAnsi="Arial" w:cs="Arial"/>
          <w:color w:val="000000" w:themeColor="text1"/>
          <w:spacing w:val="-12"/>
        </w:rPr>
        <w:t xml:space="preserve"> </w:t>
      </w:r>
      <w:r w:rsidRPr="001421E2">
        <w:rPr>
          <w:rFonts w:ascii="Arial" w:hAnsi="Arial" w:cs="Arial"/>
          <w:color w:val="000000" w:themeColor="text1"/>
        </w:rPr>
        <w:t>various</w:t>
      </w:r>
      <w:r w:rsidRPr="001421E2">
        <w:rPr>
          <w:rFonts w:ascii="Arial" w:hAnsi="Arial" w:cs="Arial"/>
          <w:color w:val="000000" w:themeColor="text1"/>
          <w:spacing w:val="-12"/>
        </w:rPr>
        <w:t xml:space="preserve"> </w:t>
      </w:r>
      <w:r w:rsidRPr="001421E2">
        <w:rPr>
          <w:rFonts w:ascii="Arial" w:hAnsi="Arial" w:cs="Arial"/>
          <w:color w:val="000000" w:themeColor="text1"/>
        </w:rPr>
        <w:t>biotic</w:t>
      </w:r>
      <w:r w:rsidRPr="001421E2">
        <w:rPr>
          <w:rFonts w:ascii="Arial" w:hAnsi="Arial" w:cs="Arial"/>
          <w:color w:val="000000" w:themeColor="text1"/>
          <w:spacing w:val="-12"/>
        </w:rPr>
        <w:t xml:space="preserve"> </w:t>
      </w:r>
      <w:r w:rsidRPr="001421E2">
        <w:rPr>
          <w:rFonts w:ascii="Arial" w:hAnsi="Arial" w:cs="Arial"/>
          <w:color w:val="000000" w:themeColor="text1"/>
        </w:rPr>
        <w:t>stress,</w:t>
      </w:r>
      <w:r w:rsidRPr="001421E2">
        <w:rPr>
          <w:rFonts w:ascii="Arial" w:hAnsi="Arial" w:cs="Arial"/>
          <w:color w:val="000000" w:themeColor="text1"/>
          <w:spacing w:val="-10"/>
        </w:rPr>
        <w:t xml:space="preserve"> </w:t>
      </w:r>
      <w:r w:rsidRPr="001421E2">
        <w:rPr>
          <w:rFonts w:ascii="Arial" w:hAnsi="Arial" w:cs="Arial"/>
          <w:color w:val="000000" w:themeColor="text1"/>
        </w:rPr>
        <w:t>in</w:t>
      </w:r>
      <w:r w:rsidRPr="001421E2">
        <w:rPr>
          <w:rFonts w:ascii="Arial" w:hAnsi="Arial" w:cs="Arial"/>
          <w:color w:val="000000" w:themeColor="text1"/>
          <w:spacing w:val="-12"/>
        </w:rPr>
        <w:t xml:space="preserve"> </w:t>
      </w:r>
      <w:r w:rsidRPr="001421E2">
        <w:rPr>
          <w:rFonts w:ascii="Arial" w:hAnsi="Arial" w:cs="Arial"/>
          <w:color w:val="000000" w:themeColor="text1"/>
        </w:rPr>
        <w:t>particular</w:t>
      </w:r>
      <w:r w:rsidRPr="001421E2">
        <w:rPr>
          <w:rFonts w:ascii="Arial" w:hAnsi="Arial" w:cs="Arial"/>
          <w:color w:val="000000" w:themeColor="text1"/>
          <w:spacing w:val="-12"/>
        </w:rPr>
        <w:t xml:space="preserve"> </w:t>
      </w:r>
      <w:r w:rsidRPr="001421E2">
        <w:rPr>
          <w:rFonts w:ascii="Arial" w:hAnsi="Arial" w:cs="Arial"/>
          <w:color w:val="000000" w:themeColor="text1"/>
        </w:rPr>
        <w:t>herbivores,</w:t>
      </w:r>
      <w:r w:rsidRPr="001421E2">
        <w:rPr>
          <w:rFonts w:ascii="Arial" w:hAnsi="Arial" w:cs="Arial"/>
          <w:color w:val="000000" w:themeColor="text1"/>
          <w:spacing w:val="-10"/>
        </w:rPr>
        <w:t xml:space="preserve"> </w:t>
      </w:r>
      <w:r w:rsidRPr="001421E2">
        <w:rPr>
          <w:rFonts w:ascii="Arial" w:hAnsi="Arial" w:cs="Arial"/>
          <w:color w:val="000000" w:themeColor="text1"/>
        </w:rPr>
        <w:t>pests,</w:t>
      </w:r>
      <w:r w:rsidRPr="001421E2">
        <w:rPr>
          <w:rFonts w:ascii="Arial" w:hAnsi="Arial" w:cs="Arial"/>
          <w:color w:val="000000" w:themeColor="text1"/>
          <w:spacing w:val="-11"/>
        </w:rPr>
        <w:t xml:space="preserve"> </w:t>
      </w:r>
      <w:r w:rsidRPr="001421E2">
        <w:rPr>
          <w:rFonts w:ascii="Arial" w:hAnsi="Arial" w:cs="Arial"/>
          <w:color w:val="000000" w:themeColor="text1"/>
        </w:rPr>
        <w:t xml:space="preserve">and </w:t>
      </w:r>
      <w:r w:rsidRPr="001421E2">
        <w:rPr>
          <w:rFonts w:ascii="Arial" w:hAnsi="Arial" w:cs="Arial"/>
          <w:color w:val="000000" w:themeColor="text1"/>
          <w:spacing w:val="-2"/>
        </w:rPr>
        <w:t>pathogens.</w:t>
      </w:r>
      <w:r w:rsidRPr="001421E2">
        <w:rPr>
          <w:rFonts w:ascii="Arial" w:hAnsi="Arial" w:cs="Arial"/>
          <w:color w:val="000000" w:themeColor="text1"/>
          <w:spacing w:val="15"/>
        </w:rPr>
        <w:t xml:space="preserve"> </w:t>
      </w:r>
      <w:r w:rsidRPr="001421E2">
        <w:rPr>
          <w:rFonts w:ascii="Arial" w:hAnsi="Arial" w:cs="Arial"/>
          <w:color w:val="000000" w:themeColor="text1"/>
          <w:spacing w:val="-2"/>
        </w:rPr>
        <w:t>In</w:t>
      </w:r>
      <w:r w:rsidRPr="001421E2">
        <w:rPr>
          <w:rFonts w:ascii="Arial" w:hAnsi="Arial" w:cs="Arial"/>
          <w:color w:val="000000" w:themeColor="text1"/>
          <w:spacing w:val="-9"/>
        </w:rPr>
        <w:t xml:space="preserve"> </w:t>
      </w:r>
      <w:r w:rsidRPr="001421E2">
        <w:rPr>
          <w:rFonts w:ascii="Arial" w:hAnsi="Arial" w:cs="Arial"/>
          <w:color w:val="000000" w:themeColor="text1"/>
          <w:spacing w:val="-2"/>
        </w:rPr>
        <w:t>response,</w:t>
      </w:r>
      <w:r w:rsidRPr="001421E2">
        <w:rPr>
          <w:rFonts w:ascii="Arial" w:hAnsi="Arial" w:cs="Arial"/>
          <w:color w:val="000000" w:themeColor="text1"/>
          <w:spacing w:val="-9"/>
        </w:rPr>
        <w:t xml:space="preserve"> </w:t>
      </w:r>
      <w:r w:rsidRPr="001421E2">
        <w:rPr>
          <w:rFonts w:ascii="Arial" w:hAnsi="Arial" w:cs="Arial"/>
          <w:color w:val="000000" w:themeColor="text1"/>
          <w:spacing w:val="-2"/>
        </w:rPr>
        <w:t>plants</w:t>
      </w:r>
      <w:r w:rsidRPr="001421E2">
        <w:rPr>
          <w:rFonts w:ascii="Arial" w:hAnsi="Arial" w:cs="Arial"/>
          <w:color w:val="000000" w:themeColor="text1"/>
          <w:spacing w:val="-9"/>
        </w:rPr>
        <w:t xml:space="preserve"> </w:t>
      </w:r>
      <w:r w:rsidRPr="001421E2">
        <w:rPr>
          <w:rFonts w:ascii="Arial" w:hAnsi="Arial" w:cs="Arial"/>
          <w:color w:val="000000" w:themeColor="text1"/>
          <w:spacing w:val="-2"/>
        </w:rPr>
        <w:t>can</w:t>
      </w:r>
      <w:r w:rsidRPr="001421E2">
        <w:rPr>
          <w:rFonts w:ascii="Arial" w:hAnsi="Arial" w:cs="Arial"/>
          <w:color w:val="000000" w:themeColor="text1"/>
          <w:spacing w:val="-9"/>
        </w:rPr>
        <w:t xml:space="preserve"> </w:t>
      </w:r>
      <w:r w:rsidRPr="001421E2">
        <w:rPr>
          <w:rFonts w:ascii="Arial" w:hAnsi="Arial" w:cs="Arial"/>
          <w:color w:val="000000" w:themeColor="text1"/>
          <w:spacing w:val="-2"/>
        </w:rPr>
        <w:t>up-</w:t>
      </w:r>
      <w:r w:rsidRPr="001421E2">
        <w:rPr>
          <w:rFonts w:ascii="Arial" w:hAnsi="Arial" w:cs="Arial"/>
          <w:color w:val="000000" w:themeColor="text1"/>
          <w:spacing w:val="-9"/>
        </w:rPr>
        <w:t xml:space="preserve"> </w:t>
      </w:r>
      <w:r w:rsidRPr="001421E2">
        <w:rPr>
          <w:rFonts w:ascii="Arial" w:hAnsi="Arial" w:cs="Arial"/>
          <w:color w:val="000000" w:themeColor="text1"/>
          <w:spacing w:val="-2"/>
        </w:rPr>
        <w:t>or</w:t>
      </w:r>
      <w:r w:rsidRPr="001421E2">
        <w:rPr>
          <w:rFonts w:ascii="Arial" w:hAnsi="Arial" w:cs="Arial"/>
          <w:color w:val="000000" w:themeColor="text1"/>
          <w:spacing w:val="-9"/>
        </w:rPr>
        <w:t xml:space="preserve"> </w:t>
      </w:r>
      <w:r w:rsidRPr="001421E2">
        <w:rPr>
          <w:rFonts w:ascii="Arial" w:hAnsi="Arial" w:cs="Arial"/>
          <w:color w:val="000000" w:themeColor="text1"/>
          <w:spacing w:val="-2"/>
        </w:rPr>
        <w:t>down-regulate</w:t>
      </w:r>
      <w:r w:rsidRPr="001421E2">
        <w:rPr>
          <w:rFonts w:ascii="Arial" w:hAnsi="Arial" w:cs="Arial"/>
          <w:color w:val="000000" w:themeColor="text1"/>
          <w:spacing w:val="-9"/>
        </w:rPr>
        <w:t xml:space="preserve"> </w:t>
      </w:r>
      <w:r w:rsidRPr="001421E2">
        <w:rPr>
          <w:rFonts w:ascii="Arial" w:hAnsi="Arial" w:cs="Arial"/>
          <w:color w:val="000000" w:themeColor="text1"/>
          <w:spacing w:val="-2"/>
        </w:rPr>
        <w:t>secondary</w:t>
      </w:r>
      <w:r w:rsidRPr="001421E2">
        <w:rPr>
          <w:rFonts w:ascii="Arial" w:hAnsi="Arial" w:cs="Arial"/>
          <w:color w:val="000000" w:themeColor="text1"/>
          <w:spacing w:val="-9"/>
        </w:rPr>
        <w:t xml:space="preserve"> </w:t>
      </w:r>
      <w:r w:rsidRPr="001421E2">
        <w:rPr>
          <w:rFonts w:ascii="Arial" w:hAnsi="Arial" w:cs="Arial"/>
          <w:color w:val="000000" w:themeColor="text1"/>
          <w:spacing w:val="-2"/>
        </w:rPr>
        <w:t>plant</w:t>
      </w:r>
      <w:r w:rsidRPr="001421E2">
        <w:rPr>
          <w:rFonts w:ascii="Arial" w:hAnsi="Arial" w:cs="Arial"/>
          <w:color w:val="000000" w:themeColor="text1"/>
          <w:spacing w:val="-9"/>
        </w:rPr>
        <w:t xml:space="preserve"> </w:t>
      </w:r>
      <w:r w:rsidRPr="001421E2">
        <w:rPr>
          <w:rFonts w:ascii="Arial" w:hAnsi="Arial" w:cs="Arial"/>
          <w:color w:val="000000" w:themeColor="text1"/>
          <w:spacing w:val="-2"/>
        </w:rPr>
        <w:t>metabo</w:t>
      </w:r>
      <w:r w:rsidRPr="001421E2">
        <w:rPr>
          <w:rFonts w:ascii="Arial" w:hAnsi="Arial" w:cs="Arial"/>
          <w:color w:val="000000" w:themeColor="text1"/>
        </w:rPr>
        <w:t>lites, which play an important role in the defense against biotic stress.</w:t>
      </w:r>
      <w:r w:rsidRPr="001421E2">
        <w:rPr>
          <w:rFonts w:ascii="Arial" w:hAnsi="Arial" w:cs="Arial"/>
          <w:color w:val="000000" w:themeColor="text1"/>
          <w:spacing w:val="40"/>
        </w:rPr>
        <w:t xml:space="preserve"> </w:t>
      </w:r>
      <w:r w:rsidRPr="001421E2">
        <w:rPr>
          <w:rFonts w:ascii="Arial" w:hAnsi="Arial" w:cs="Arial"/>
          <w:color w:val="000000" w:themeColor="text1"/>
        </w:rPr>
        <w:t>Secondary plant metabolites</w:t>
      </w:r>
      <w:r w:rsidRPr="001421E2">
        <w:rPr>
          <w:rFonts w:ascii="Arial" w:hAnsi="Arial" w:cs="Arial"/>
          <w:color w:val="000000" w:themeColor="text1"/>
          <w:spacing w:val="-8"/>
        </w:rPr>
        <w:t xml:space="preserve"> </w:t>
      </w:r>
      <w:r w:rsidRPr="001421E2">
        <w:rPr>
          <w:rFonts w:ascii="Arial" w:hAnsi="Arial" w:cs="Arial"/>
          <w:color w:val="000000" w:themeColor="text1"/>
        </w:rPr>
        <w:t>have</w:t>
      </w:r>
      <w:r w:rsidRPr="001421E2">
        <w:rPr>
          <w:rFonts w:ascii="Arial" w:hAnsi="Arial" w:cs="Arial"/>
          <w:color w:val="000000" w:themeColor="text1"/>
          <w:spacing w:val="-8"/>
        </w:rPr>
        <w:t xml:space="preserve"> </w:t>
      </w:r>
      <w:r w:rsidRPr="001421E2">
        <w:rPr>
          <w:rFonts w:ascii="Arial" w:hAnsi="Arial" w:cs="Arial"/>
          <w:color w:val="000000" w:themeColor="text1"/>
        </w:rPr>
        <w:t>a</w:t>
      </w:r>
      <w:r w:rsidRPr="001421E2">
        <w:rPr>
          <w:rFonts w:ascii="Arial" w:hAnsi="Arial" w:cs="Arial"/>
          <w:color w:val="000000" w:themeColor="text1"/>
          <w:spacing w:val="-8"/>
        </w:rPr>
        <w:t xml:space="preserve"> </w:t>
      </w:r>
      <w:r w:rsidRPr="001421E2">
        <w:rPr>
          <w:rFonts w:ascii="Arial" w:hAnsi="Arial" w:cs="Arial"/>
          <w:color w:val="000000" w:themeColor="text1"/>
        </w:rPr>
        <w:t>low</w:t>
      </w:r>
      <w:r w:rsidRPr="001421E2">
        <w:rPr>
          <w:rFonts w:ascii="Arial" w:hAnsi="Arial" w:cs="Arial"/>
          <w:color w:val="000000" w:themeColor="text1"/>
          <w:spacing w:val="-8"/>
        </w:rPr>
        <w:t xml:space="preserve"> </w:t>
      </w:r>
      <w:r w:rsidRPr="001421E2">
        <w:rPr>
          <w:rFonts w:ascii="Arial" w:hAnsi="Arial" w:cs="Arial"/>
          <w:color w:val="000000" w:themeColor="text1"/>
        </w:rPr>
        <w:t>molecular</w:t>
      </w:r>
      <w:r w:rsidRPr="001421E2">
        <w:rPr>
          <w:rFonts w:ascii="Arial" w:hAnsi="Arial" w:cs="Arial"/>
          <w:color w:val="000000" w:themeColor="text1"/>
          <w:spacing w:val="-8"/>
        </w:rPr>
        <w:t xml:space="preserve"> </w:t>
      </w:r>
      <w:r w:rsidRPr="001421E2">
        <w:rPr>
          <w:rFonts w:ascii="Arial" w:hAnsi="Arial" w:cs="Arial"/>
          <w:color w:val="000000" w:themeColor="text1"/>
        </w:rPr>
        <w:t>weight</w:t>
      </w:r>
      <w:r w:rsidRPr="001421E2">
        <w:rPr>
          <w:rFonts w:ascii="Arial" w:hAnsi="Arial" w:cs="Arial"/>
          <w:color w:val="000000" w:themeColor="text1"/>
          <w:spacing w:val="-8"/>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r w:rsidRPr="001421E2">
        <w:rPr>
          <w:rFonts w:ascii="Arial" w:hAnsi="Arial" w:cs="Arial"/>
          <w:color w:val="000000" w:themeColor="text1"/>
        </w:rPr>
        <w:t>are</w:t>
      </w:r>
      <w:r w:rsidRPr="001421E2">
        <w:rPr>
          <w:rFonts w:ascii="Arial" w:hAnsi="Arial" w:cs="Arial"/>
          <w:color w:val="000000" w:themeColor="text1"/>
          <w:spacing w:val="-8"/>
        </w:rPr>
        <w:t xml:space="preserve"> </w:t>
      </w:r>
      <w:r w:rsidRPr="001421E2">
        <w:rPr>
          <w:rFonts w:ascii="Arial" w:hAnsi="Arial" w:cs="Arial"/>
          <w:color w:val="000000" w:themeColor="text1"/>
        </w:rPr>
        <w:t>generally</w:t>
      </w:r>
      <w:r w:rsidRPr="001421E2">
        <w:rPr>
          <w:rFonts w:ascii="Arial" w:hAnsi="Arial" w:cs="Arial"/>
          <w:color w:val="000000" w:themeColor="text1"/>
          <w:spacing w:val="-8"/>
        </w:rPr>
        <w:t xml:space="preserve"> </w:t>
      </w:r>
      <w:r w:rsidRPr="001421E2">
        <w:rPr>
          <w:rFonts w:ascii="Arial" w:hAnsi="Arial" w:cs="Arial"/>
          <w:color w:val="000000" w:themeColor="text1"/>
        </w:rPr>
        <w:t>classified</w:t>
      </w:r>
      <w:r w:rsidRPr="001421E2">
        <w:rPr>
          <w:rFonts w:ascii="Arial" w:hAnsi="Arial" w:cs="Arial"/>
          <w:color w:val="000000" w:themeColor="text1"/>
          <w:spacing w:val="-8"/>
        </w:rPr>
        <w:t xml:space="preserve"> </w:t>
      </w:r>
      <w:r w:rsidRPr="001421E2">
        <w:rPr>
          <w:rFonts w:ascii="Arial" w:hAnsi="Arial" w:cs="Arial"/>
          <w:color w:val="000000" w:themeColor="text1"/>
        </w:rPr>
        <w:t>as</w:t>
      </w:r>
      <w:r w:rsidRPr="001421E2">
        <w:rPr>
          <w:rFonts w:ascii="Arial" w:hAnsi="Arial" w:cs="Arial"/>
          <w:color w:val="000000" w:themeColor="text1"/>
          <w:spacing w:val="-8"/>
        </w:rPr>
        <w:t xml:space="preserve"> </w:t>
      </w:r>
      <w:r w:rsidRPr="001421E2">
        <w:rPr>
          <w:rFonts w:ascii="Arial" w:hAnsi="Arial" w:cs="Arial"/>
          <w:color w:val="000000" w:themeColor="text1"/>
        </w:rPr>
        <w:t>non-essential</w:t>
      </w:r>
      <w:r w:rsidRPr="001421E2">
        <w:rPr>
          <w:rFonts w:ascii="Arial" w:hAnsi="Arial" w:cs="Arial"/>
          <w:color w:val="000000" w:themeColor="text1"/>
          <w:spacing w:val="-8"/>
        </w:rPr>
        <w:t xml:space="preserve"> </w:t>
      </w:r>
      <w:r w:rsidRPr="001421E2">
        <w:rPr>
          <w:rFonts w:ascii="Arial" w:hAnsi="Arial" w:cs="Arial"/>
          <w:color w:val="000000" w:themeColor="text1"/>
        </w:rPr>
        <w:t>for plants</w:t>
      </w:r>
      <w:r w:rsidRPr="001421E2">
        <w:rPr>
          <w:rFonts w:ascii="Arial" w:hAnsi="Arial" w:cs="Arial"/>
          <w:color w:val="000000" w:themeColor="text1"/>
          <w:spacing w:val="-15"/>
        </w:rPr>
        <w:t xml:space="preserve"> </w:t>
      </w:r>
      <w:hyperlink w:anchor="_bookmark60" w:history="1">
        <w:r w:rsidRPr="001421E2">
          <w:rPr>
            <w:rFonts w:ascii="Arial" w:hAnsi="Arial" w:cs="Arial"/>
            <w:color w:val="000000" w:themeColor="text1"/>
          </w:rPr>
          <w:t>(</w:t>
        </w:r>
        <w:proofErr w:type="spellStart"/>
        <w:r w:rsidRPr="001421E2">
          <w:rPr>
            <w:rFonts w:ascii="Arial" w:hAnsi="Arial" w:cs="Arial"/>
            <w:color w:val="000000" w:themeColor="text1"/>
          </w:rPr>
          <w:t>Pusztahelyi</w:t>
        </w:r>
        <w:proofErr w:type="spellEnd"/>
        <w:r w:rsidRPr="001421E2">
          <w:rPr>
            <w:rFonts w:ascii="Arial" w:hAnsi="Arial" w:cs="Arial"/>
            <w:color w:val="000000" w:themeColor="text1"/>
            <w:spacing w:val="-15"/>
          </w:rPr>
          <w:t xml:space="preserve"> </w:t>
        </w:r>
        <w:r w:rsidRPr="001421E2">
          <w:rPr>
            <w:rFonts w:ascii="Arial" w:hAnsi="Arial" w:cs="Arial"/>
            <w:color w:val="000000" w:themeColor="text1"/>
          </w:rPr>
          <w:t>et</w:t>
        </w:r>
        <w:r w:rsidRPr="001421E2">
          <w:rPr>
            <w:rFonts w:ascii="Arial" w:hAnsi="Arial" w:cs="Arial"/>
            <w:color w:val="000000" w:themeColor="text1"/>
            <w:spacing w:val="-15"/>
          </w:rPr>
          <w:t xml:space="preserve"> </w:t>
        </w:r>
        <w:r w:rsidRPr="001421E2">
          <w:rPr>
            <w:rFonts w:ascii="Arial" w:hAnsi="Arial" w:cs="Arial"/>
            <w:color w:val="000000" w:themeColor="text1"/>
          </w:rPr>
          <w:t>al.,</w:t>
        </w:r>
        <w:r w:rsidRPr="001421E2">
          <w:rPr>
            <w:rFonts w:ascii="Arial" w:hAnsi="Arial" w:cs="Arial"/>
            <w:color w:val="000000" w:themeColor="text1"/>
            <w:spacing w:val="-15"/>
          </w:rPr>
          <w:t xml:space="preserve"> </w:t>
        </w:r>
      </w:hyperlink>
      <w:hyperlink w:anchor="_bookmark60" w:history="1">
        <w:r w:rsidRPr="001421E2">
          <w:rPr>
            <w:rFonts w:ascii="Arial" w:hAnsi="Arial" w:cs="Arial"/>
            <w:color w:val="000000" w:themeColor="text1"/>
          </w:rPr>
          <w:t>2015).</w:t>
        </w:r>
      </w:hyperlink>
      <w:r w:rsidRPr="001421E2">
        <w:rPr>
          <w:rFonts w:ascii="Arial" w:hAnsi="Arial" w:cs="Arial"/>
          <w:color w:val="000000" w:themeColor="text1"/>
          <w:spacing w:val="-12"/>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secondary</w:t>
      </w:r>
      <w:r w:rsidRPr="001421E2">
        <w:rPr>
          <w:rFonts w:ascii="Arial" w:hAnsi="Arial" w:cs="Arial"/>
          <w:color w:val="000000" w:themeColor="text1"/>
          <w:spacing w:val="-15"/>
        </w:rPr>
        <w:t xml:space="preserve"> </w:t>
      </w:r>
      <w:r w:rsidRPr="001421E2">
        <w:rPr>
          <w:rFonts w:ascii="Arial" w:hAnsi="Arial" w:cs="Arial"/>
          <w:color w:val="000000" w:themeColor="text1"/>
        </w:rPr>
        <w:t>plant</w:t>
      </w:r>
      <w:r w:rsidRPr="001421E2">
        <w:rPr>
          <w:rFonts w:ascii="Arial" w:hAnsi="Arial" w:cs="Arial"/>
          <w:color w:val="000000" w:themeColor="text1"/>
          <w:spacing w:val="-15"/>
        </w:rPr>
        <w:t xml:space="preserve"> </w:t>
      </w:r>
      <w:r w:rsidRPr="001421E2">
        <w:rPr>
          <w:rFonts w:ascii="Arial" w:hAnsi="Arial" w:cs="Arial"/>
          <w:color w:val="000000" w:themeColor="text1"/>
        </w:rPr>
        <w:t>metabolite</w:t>
      </w:r>
      <w:r w:rsidRPr="001421E2">
        <w:rPr>
          <w:rFonts w:ascii="Arial" w:hAnsi="Arial" w:cs="Arial"/>
          <w:color w:val="000000" w:themeColor="text1"/>
          <w:spacing w:val="-15"/>
        </w:rPr>
        <w:t xml:space="preserve"> </w:t>
      </w:r>
      <w:r w:rsidRPr="001421E2">
        <w:rPr>
          <w:rFonts w:ascii="Arial" w:hAnsi="Arial" w:cs="Arial"/>
          <w:color w:val="000000" w:themeColor="text1"/>
        </w:rPr>
        <w:t>group</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phenolics</w:t>
      </w:r>
      <w:r w:rsidRPr="001421E2">
        <w:rPr>
          <w:rFonts w:ascii="Arial" w:hAnsi="Arial" w:cs="Arial"/>
          <w:color w:val="000000" w:themeColor="text1"/>
          <w:spacing w:val="-15"/>
        </w:rPr>
        <w:t xml:space="preserve"> </w:t>
      </w:r>
      <w:r w:rsidRPr="001421E2">
        <w:rPr>
          <w:rFonts w:ascii="Arial" w:hAnsi="Arial" w:cs="Arial"/>
          <w:color w:val="000000" w:themeColor="text1"/>
        </w:rPr>
        <w:t>all</w:t>
      </w:r>
      <w:r w:rsidRPr="001421E2">
        <w:rPr>
          <w:rFonts w:ascii="Arial" w:hAnsi="Arial" w:cs="Arial"/>
          <w:color w:val="000000" w:themeColor="text1"/>
          <w:spacing w:val="-15"/>
        </w:rPr>
        <w:t xml:space="preserve"> </w:t>
      </w:r>
      <w:r w:rsidRPr="001421E2">
        <w:rPr>
          <w:rFonts w:ascii="Arial" w:hAnsi="Arial" w:cs="Arial"/>
          <w:color w:val="000000" w:themeColor="text1"/>
        </w:rPr>
        <w:t>d</w:t>
      </w:r>
      <w:r w:rsidR="00D937FB" w:rsidRPr="001421E2">
        <w:rPr>
          <w:rFonts w:ascii="Arial" w:hAnsi="Arial" w:cs="Arial"/>
          <w:color w:val="000000" w:themeColor="text1"/>
        </w:rPr>
        <w:t>e</w:t>
      </w:r>
      <w:r w:rsidRPr="001421E2">
        <w:rPr>
          <w:rFonts w:ascii="Arial" w:hAnsi="Arial" w:cs="Arial"/>
          <w:color w:val="000000" w:themeColor="text1"/>
          <w:w w:val="95"/>
        </w:rPr>
        <w:t xml:space="preserve">rive from shikimic acid and include, among other flavonoids, </w:t>
      </w:r>
      <w:proofErr w:type="spellStart"/>
      <w:r w:rsidRPr="001421E2">
        <w:rPr>
          <w:rFonts w:ascii="Arial" w:hAnsi="Arial" w:cs="Arial"/>
          <w:color w:val="000000" w:themeColor="text1"/>
          <w:w w:val="95"/>
        </w:rPr>
        <w:t>catechols</w:t>
      </w:r>
      <w:proofErr w:type="spellEnd"/>
      <w:r w:rsidRPr="001421E2">
        <w:rPr>
          <w:rFonts w:ascii="Arial" w:hAnsi="Arial" w:cs="Arial"/>
          <w:color w:val="000000" w:themeColor="text1"/>
          <w:w w:val="95"/>
        </w:rPr>
        <w:t xml:space="preserve"> and tannins </w:t>
      </w:r>
      <w:hyperlink w:anchor="_bookmark7" w:history="1">
        <w:r w:rsidRPr="001421E2">
          <w:rPr>
            <w:rFonts w:ascii="Arial" w:hAnsi="Arial" w:cs="Arial"/>
            <w:color w:val="000000" w:themeColor="text1"/>
            <w:w w:val="95"/>
          </w:rPr>
          <w:t>(Bennett</w:t>
        </w:r>
      </w:hyperlink>
      <w:r w:rsidRPr="001421E2">
        <w:rPr>
          <w:rFonts w:ascii="Arial" w:hAnsi="Arial" w:cs="Arial"/>
          <w:color w:val="000000" w:themeColor="text1"/>
          <w:w w:val="95"/>
        </w:rPr>
        <w:t xml:space="preserve"> </w:t>
      </w:r>
      <w:hyperlink w:anchor="_bookmark7" w:history="1">
        <w:r w:rsidRPr="001421E2">
          <w:rPr>
            <w:rFonts w:ascii="Arial" w:hAnsi="Arial" w:cs="Arial"/>
            <w:color w:val="000000" w:themeColor="text1"/>
          </w:rPr>
          <w:t>and</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Wallsgrov</w:t>
        </w:r>
      </w:hyperlink>
      <w:r w:rsidRPr="001421E2">
        <w:rPr>
          <w:rFonts w:ascii="Arial" w:hAnsi="Arial" w:cs="Arial"/>
          <w:color w:val="000000" w:themeColor="text1"/>
        </w:rPr>
        <w:t>e</w:t>
      </w:r>
      <w:proofErr w:type="spellEnd"/>
      <w:r w:rsidRPr="001421E2">
        <w:rPr>
          <w:rFonts w:ascii="Arial" w:hAnsi="Arial" w:cs="Arial"/>
          <w:color w:val="000000" w:themeColor="text1"/>
        </w:rPr>
        <w:t>,</w:t>
      </w:r>
      <w:r w:rsidRPr="001421E2">
        <w:rPr>
          <w:rFonts w:ascii="Arial" w:hAnsi="Arial" w:cs="Arial"/>
          <w:color w:val="000000" w:themeColor="text1"/>
          <w:spacing w:val="-8"/>
        </w:rPr>
        <w:t xml:space="preserve"> </w:t>
      </w:r>
      <w:hyperlink w:anchor="_bookmark7" w:history="1">
        <w:r w:rsidRPr="001421E2">
          <w:rPr>
            <w:rFonts w:ascii="Arial" w:hAnsi="Arial" w:cs="Arial"/>
            <w:color w:val="000000" w:themeColor="text1"/>
          </w:rPr>
          <w:t>1994).</w:t>
        </w:r>
      </w:hyperlink>
      <w:r w:rsidRPr="001421E2">
        <w:rPr>
          <w:rFonts w:ascii="Arial" w:hAnsi="Arial" w:cs="Arial"/>
          <w:color w:val="000000" w:themeColor="text1"/>
          <w:spacing w:val="32"/>
        </w:rPr>
        <w:t xml:space="preserve"> </w:t>
      </w:r>
    </w:p>
    <w:p w14:paraId="41C56540" w14:textId="5FF8E429" w:rsidR="00AC04B3" w:rsidRPr="001421E2" w:rsidRDefault="009A2F29" w:rsidP="00F81C5B">
      <w:pPr>
        <w:spacing w:line="480" w:lineRule="auto"/>
        <w:ind w:firstLine="708"/>
        <w:jc w:val="both"/>
        <w:rPr>
          <w:rFonts w:ascii="Arial" w:hAnsi="Arial" w:cs="Arial"/>
          <w:color w:val="000000" w:themeColor="text1"/>
        </w:rPr>
      </w:pPr>
      <w:r>
        <w:rPr>
          <w:rFonts w:ascii="Arial" w:hAnsi="Arial" w:cs="Arial"/>
          <w:color w:val="000000" w:themeColor="text1"/>
        </w:rPr>
        <w:t>I</w:t>
      </w:r>
      <w:r w:rsidR="00AC04B3" w:rsidRPr="001421E2">
        <w:rPr>
          <w:rFonts w:ascii="Arial" w:hAnsi="Arial" w:cs="Arial"/>
          <w:color w:val="000000" w:themeColor="text1"/>
        </w:rPr>
        <w:t>mportant</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group</w:t>
      </w:r>
      <w:r>
        <w:rPr>
          <w:rFonts w:ascii="Arial" w:hAnsi="Arial" w:cs="Arial"/>
          <w:color w:val="000000" w:themeColor="text1"/>
        </w:rPr>
        <w:t>s</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flavonoids</w:t>
      </w:r>
      <w:r w:rsidR="00AC04B3" w:rsidRPr="001421E2">
        <w:rPr>
          <w:rFonts w:ascii="Arial" w:hAnsi="Arial" w:cs="Arial"/>
          <w:color w:val="000000" w:themeColor="text1"/>
          <w:spacing w:val="-8"/>
        </w:rPr>
        <w:t xml:space="preserve"> </w:t>
      </w:r>
      <w:r>
        <w:rPr>
          <w:rFonts w:ascii="Arial" w:hAnsi="Arial" w:cs="Arial"/>
          <w:color w:val="000000" w:themeColor="text1"/>
        </w:rPr>
        <w:t>are</w:t>
      </w:r>
      <w:r w:rsidRPr="001421E2">
        <w:rPr>
          <w:rFonts w:ascii="Arial" w:hAnsi="Arial" w:cs="Arial"/>
          <w:color w:val="000000" w:themeColor="text1"/>
          <w:spacing w:val="-8"/>
        </w:rPr>
        <w:t xml:space="preserve"> </w:t>
      </w:r>
      <w:r w:rsidR="00AC04B3" w:rsidRPr="001421E2">
        <w:rPr>
          <w:rFonts w:ascii="Arial" w:hAnsi="Arial" w:cs="Arial"/>
          <w:color w:val="000000" w:themeColor="text1"/>
        </w:rPr>
        <w:t>classified</w:t>
      </w:r>
      <w:r w:rsidR="00AC04B3" w:rsidRPr="001421E2">
        <w:rPr>
          <w:rFonts w:ascii="Arial" w:hAnsi="Arial" w:cs="Arial"/>
          <w:color w:val="000000" w:themeColor="text1"/>
          <w:spacing w:val="-8"/>
        </w:rPr>
        <w:t xml:space="preserve"> </w:t>
      </w:r>
      <w:r>
        <w:rPr>
          <w:rFonts w:ascii="Arial" w:hAnsi="Arial" w:cs="Arial"/>
          <w:color w:val="000000" w:themeColor="text1"/>
        </w:rPr>
        <w:t>as</w:t>
      </w:r>
      <w:r w:rsidRPr="001421E2">
        <w:rPr>
          <w:rFonts w:ascii="Arial" w:hAnsi="Arial" w:cs="Arial"/>
          <w:color w:val="000000" w:themeColor="text1"/>
          <w:spacing w:val="-8"/>
        </w:rPr>
        <w:t xml:space="preserve"> </w:t>
      </w:r>
      <w:r w:rsidR="00AC04B3" w:rsidRPr="001421E2">
        <w:rPr>
          <w:rFonts w:ascii="Arial" w:hAnsi="Arial" w:cs="Arial"/>
          <w:color w:val="000000" w:themeColor="text1"/>
        </w:rPr>
        <w:t>preformed</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 xml:space="preserve">and </w:t>
      </w:r>
      <w:r w:rsidR="00AC04B3" w:rsidRPr="001421E2">
        <w:rPr>
          <w:rFonts w:ascii="Arial" w:hAnsi="Arial" w:cs="Arial"/>
          <w:color w:val="000000" w:themeColor="text1"/>
          <w:spacing w:val="-2"/>
          <w:w w:val="95"/>
        </w:rPr>
        <w:t>induced</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flavonoids</w:t>
      </w:r>
      <w:r w:rsidR="00150577">
        <w:rPr>
          <w:rFonts w:ascii="Arial" w:hAnsi="Arial" w:cs="Arial"/>
          <w:color w:val="000000" w:themeColor="text1"/>
          <w:spacing w:val="-2"/>
          <w:w w:val="95"/>
        </w:rPr>
        <w:t xml:space="preserve"> (</w:t>
      </w:r>
      <w:proofErr w:type="spellStart"/>
      <w:r w:rsidR="00150577">
        <w:rPr>
          <w:rFonts w:ascii="Arial" w:hAnsi="Arial" w:cs="Arial"/>
          <w:color w:val="000000" w:themeColor="text1"/>
          <w:spacing w:val="-2"/>
          <w:w w:val="95"/>
        </w:rPr>
        <w:t>Treutter</w:t>
      </w:r>
      <w:proofErr w:type="spellEnd"/>
      <w:r w:rsidR="00150577">
        <w:rPr>
          <w:rFonts w:ascii="Arial" w:hAnsi="Arial" w:cs="Arial"/>
          <w:color w:val="000000" w:themeColor="text1"/>
          <w:spacing w:val="-2"/>
          <w:w w:val="95"/>
        </w:rPr>
        <w:t>, 2006)</w:t>
      </w:r>
      <w:r>
        <w:rPr>
          <w:rFonts w:ascii="Arial" w:hAnsi="Arial" w:cs="Arial"/>
          <w:color w:val="000000" w:themeColor="text1"/>
          <w:spacing w:val="-2"/>
          <w:w w:val="95"/>
        </w:rPr>
        <w:t xml:space="preserve">. </w:t>
      </w:r>
      <w:r w:rsidR="00283655">
        <w:rPr>
          <w:rFonts w:ascii="Arial" w:hAnsi="Arial" w:cs="Arial"/>
          <w:color w:val="000000" w:themeColor="text1"/>
          <w:spacing w:val="-2"/>
          <w:w w:val="95"/>
        </w:rPr>
        <w:t>P</w:t>
      </w:r>
      <w:r w:rsidR="00AC04B3" w:rsidRPr="001421E2">
        <w:rPr>
          <w:rFonts w:ascii="Arial" w:hAnsi="Arial" w:cs="Arial"/>
          <w:color w:val="000000" w:themeColor="text1"/>
          <w:spacing w:val="-2"/>
          <w:w w:val="95"/>
        </w:rPr>
        <w:t>reformed</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flavonoids</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are</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produced</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during</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normal</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development</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spacing w:val="-2"/>
          <w:w w:val="95"/>
        </w:rPr>
        <w:t xml:space="preserve">of </w:t>
      </w:r>
      <w:r w:rsidR="00AC04B3" w:rsidRPr="001421E2">
        <w:rPr>
          <w:rFonts w:ascii="Arial" w:hAnsi="Arial" w:cs="Arial"/>
          <w:color w:val="000000" w:themeColor="text1"/>
          <w:spacing w:val="-2"/>
        </w:rPr>
        <w:t>the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leaves</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and</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stored</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at</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sites</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where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they</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have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important</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signaling</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or</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defense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roles.</w:t>
      </w:r>
      <w:r w:rsidR="00AC04B3" w:rsidRPr="001421E2">
        <w:rPr>
          <w:rFonts w:ascii="Arial" w:hAnsi="Arial" w:cs="Arial"/>
          <w:color w:val="000000" w:themeColor="text1"/>
          <w:spacing w:val="7"/>
        </w:rPr>
        <w:t xml:space="preserve"> </w:t>
      </w:r>
      <w:r w:rsidR="00AC04B3" w:rsidRPr="001421E2">
        <w:rPr>
          <w:rFonts w:ascii="Arial" w:hAnsi="Arial" w:cs="Arial"/>
          <w:color w:val="000000" w:themeColor="text1"/>
          <w:spacing w:val="-2"/>
        </w:rPr>
        <w:t>For</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ex</w:t>
      </w:r>
      <w:r w:rsidR="00AC04B3" w:rsidRPr="001421E2">
        <w:rPr>
          <w:rFonts w:ascii="Arial" w:hAnsi="Arial" w:cs="Arial"/>
          <w:color w:val="000000" w:themeColor="text1"/>
          <w:w w:val="95"/>
        </w:rPr>
        <w:t xml:space="preserve">ample, </w:t>
      </w:r>
      <w:r w:rsidR="00283655">
        <w:rPr>
          <w:rFonts w:ascii="Arial" w:hAnsi="Arial" w:cs="Arial"/>
          <w:color w:val="000000" w:themeColor="text1"/>
          <w:w w:val="95"/>
        </w:rPr>
        <w:t xml:space="preserve">preformed </w:t>
      </w:r>
      <w:r w:rsidR="00AC04B3" w:rsidRPr="001421E2">
        <w:rPr>
          <w:rFonts w:ascii="Arial" w:hAnsi="Arial" w:cs="Arial"/>
          <w:color w:val="000000" w:themeColor="text1"/>
          <w:w w:val="95"/>
        </w:rPr>
        <w:t xml:space="preserve">flavonoids are stored in epidermal cells to </w:t>
      </w:r>
      <w:ins w:id="1" w:author="Bock, Clive" w:date="2022-06-20T12:15:00Z">
        <w:r w:rsidR="0073598B">
          <w:rPr>
            <w:rFonts w:ascii="Arial" w:hAnsi="Arial" w:cs="Arial"/>
            <w:color w:val="000000" w:themeColor="text1"/>
            <w:w w:val="95"/>
          </w:rPr>
          <w:t xml:space="preserve">be rapidly </w:t>
        </w:r>
      </w:ins>
      <w:del w:id="2" w:author="Bock, Clive" w:date="2022-06-20T12:15:00Z">
        <w:r w:rsidR="00AC04B3" w:rsidRPr="001421E2" w:rsidDel="0073598B">
          <w:rPr>
            <w:rFonts w:ascii="Arial" w:hAnsi="Arial" w:cs="Arial"/>
            <w:color w:val="000000" w:themeColor="text1"/>
            <w:w w:val="95"/>
          </w:rPr>
          <w:delText xml:space="preserve">quickly be </w:delText>
        </w:r>
      </w:del>
      <w:r w:rsidR="00AC04B3" w:rsidRPr="001421E2">
        <w:rPr>
          <w:rFonts w:ascii="Arial" w:hAnsi="Arial" w:cs="Arial"/>
          <w:color w:val="000000" w:themeColor="text1"/>
          <w:w w:val="95"/>
        </w:rPr>
        <w:t xml:space="preserve">released into stressed tissue </w:t>
      </w:r>
      <w:hyperlink w:anchor="_bookmark6" w:history="1">
        <w:r w:rsidR="00AC04B3" w:rsidRPr="001421E2">
          <w:rPr>
            <w:rFonts w:ascii="Arial" w:hAnsi="Arial" w:cs="Arial"/>
            <w:color w:val="000000" w:themeColor="text1"/>
          </w:rPr>
          <w:t xml:space="preserve">(Beckmann, </w:t>
        </w:r>
      </w:hyperlink>
      <w:hyperlink w:anchor="_bookmark6" w:history="1">
        <w:r w:rsidR="00AC04B3" w:rsidRPr="001421E2">
          <w:rPr>
            <w:rFonts w:ascii="Arial" w:hAnsi="Arial" w:cs="Arial"/>
            <w:color w:val="000000" w:themeColor="text1"/>
          </w:rPr>
          <w:t>2000).</w:t>
        </w:r>
      </w:hyperlink>
      <w:r w:rsidR="00283655">
        <w:rPr>
          <w:rFonts w:ascii="Arial" w:hAnsi="Arial" w:cs="Arial"/>
          <w:color w:val="000000" w:themeColor="text1"/>
        </w:rPr>
        <w:t xml:space="preserve"> </w:t>
      </w:r>
      <w:r w:rsidR="00AC04B3" w:rsidRPr="001421E2">
        <w:rPr>
          <w:rFonts w:ascii="Arial" w:hAnsi="Arial" w:cs="Arial"/>
          <w:color w:val="000000" w:themeColor="text1"/>
        </w:rPr>
        <w:t xml:space="preserve">In contrast, induced </w:t>
      </w:r>
      <w:r w:rsidR="00AC04B3" w:rsidRPr="001421E2">
        <w:rPr>
          <w:rFonts w:ascii="Arial" w:hAnsi="Arial" w:cs="Arial"/>
          <w:color w:val="000000" w:themeColor="text1"/>
        </w:rPr>
        <w:lastRenderedPageBreak/>
        <w:t>flavonoids are produced as a reaction to abiotic or biotic stress and are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known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play</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an</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important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role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plant’s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resistance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pathogens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w:t>
      </w:r>
      <w:proofErr w:type="spellStart"/>
      <w:r w:rsidR="00AC04B3" w:rsidRPr="001421E2">
        <w:rPr>
          <w:rFonts w:ascii="Arial" w:hAnsi="Arial" w:cs="Arial"/>
          <w:color w:val="000000" w:themeColor="text1"/>
        </w:rPr>
        <w:t>T</w:t>
      </w:r>
      <w:hyperlink w:anchor="_bookmark71" w:history="1">
        <w:r w:rsidR="00AC04B3" w:rsidRPr="001421E2">
          <w:rPr>
            <w:rFonts w:ascii="Arial" w:hAnsi="Arial" w:cs="Arial"/>
            <w:color w:val="000000" w:themeColor="text1"/>
          </w:rPr>
          <w:t>reutter</w:t>
        </w:r>
        <w:proofErr w:type="spellEnd"/>
        <w:r w:rsidR="00AC04B3" w:rsidRPr="001421E2">
          <w:rPr>
            <w:rFonts w:ascii="Arial" w:hAnsi="Arial" w:cs="Arial"/>
            <w:color w:val="000000" w:themeColor="text1"/>
          </w:rPr>
          <w:t>,</w:t>
        </w:r>
      </w:hyperlink>
      <w:r w:rsidR="00AC04B3" w:rsidRPr="001421E2">
        <w:rPr>
          <w:rFonts w:ascii="Arial" w:hAnsi="Arial" w:cs="Arial"/>
          <w:color w:val="000000" w:themeColor="text1"/>
        </w:rPr>
        <w:t xml:space="preserve"> </w:t>
      </w:r>
      <w:hyperlink w:anchor="_bookmark71" w:history="1">
        <w:r w:rsidR="00AC04B3" w:rsidRPr="001421E2">
          <w:rPr>
            <w:rFonts w:ascii="Arial" w:hAnsi="Arial" w:cs="Arial"/>
            <w:color w:val="000000" w:themeColor="text1"/>
          </w:rPr>
          <w:t>2006).</w:t>
        </w:r>
      </w:hyperlink>
      <w:r w:rsidR="00AC04B3" w:rsidRPr="001421E2">
        <w:rPr>
          <w:rFonts w:ascii="Arial" w:hAnsi="Arial" w:cs="Arial"/>
          <w:color w:val="000000" w:themeColor="text1"/>
          <w:spacing w:val="-2"/>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addition,</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flavonoids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are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produced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protection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against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UV-light,</w:t>
      </w:r>
      <w:r w:rsidR="00AC04B3" w:rsidRPr="001421E2">
        <w:rPr>
          <w:rFonts w:ascii="Arial" w:hAnsi="Arial" w:cs="Arial"/>
          <w:color w:val="000000" w:themeColor="text1"/>
          <w:spacing w:val="-15"/>
        </w:rPr>
        <w:t xml:space="preserve"> </w:t>
      </w:r>
      <w:r w:rsidR="00283655">
        <w:rPr>
          <w:rFonts w:ascii="Arial" w:hAnsi="Arial" w:cs="Arial"/>
          <w:color w:val="000000" w:themeColor="text1"/>
          <w:spacing w:val="-15"/>
        </w:rPr>
        <w:t xml:space="preserve">as a color </w:t>
      </w:r>
      <w:r w:rsidR="00AC04B3" w:rsidRPr="001421E2">
        <w:rPr>
          <w:rFonts w:ascii="Arial" w:hAnsi="Arial" w:cs="Arial"/>
          <w:color w:val="000000" w:themeColor="text1"/>
        </w:rPr>
        <w:t>for</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flower</w:t>
      </w:r>
      <w:r w:rsidR="00283655">
        <w:rPr>
          <w:rFonts w:ascii="Arial" w:hAnsi="Arial" w:cs="Arial"/>
          <w:color w:val="000000" w:themeColor="text1"/>
        </w:rPr>
        <w:t xml:space="preserve">s, </w:t>
      </w:r>
      <w:r w:rsidR="00AC04B3" w:rsidRPr="001421E2">
        <w:rPr>
          <w:rFonts w:ascii="Arial" w:hAnsi="Arial" w:cs="Arial"/>
          <w:color w:val="000000" w:themeColor="text1"/>
          <w:w w:val="95"/>
        </w:rPr>
        <w:t xml:space="preserve">or as signal molecules </w:t>
      </w:r>
      <w:hyperlink w:anchor="_bookmark6" w:history="1">
        <w:r w:rsidR="00AC04B3" w:rsidRPr="001421E2">
          <w:rPr>
            <w:rFonts w:ascii="Arial" w:hAnsi="Arial" w:cs="Arial"/>
            <w:color w:val="000000" w:themeColor="text1"/>
            <w:w w:val="95"/>
          </w:rPr>
          <w:t xml:space="preserve">(Beckmann, </w:t>
        </w:r>
      </w:hyperlink>
      <w:hyperlink w:anchor="_bookmark6" w:history="1">
        <w:r w:rsidR="00AC04B3" w:rsidRPr="001421E2">
          <w:rPr>
            <w:rFonts w:ascii="Arial" w:hAnsi="Arial" w:cs="Arial"/>
            <w:color w:val="000000" w:themeColor="text1"/>
            <w:w w:val="95"/>
          </w:rPr>
          <w:t>2000).</w:t>
        </w:r>
      </w:hyperlink>
      <w:r w:rsidR="00AC04B3" w:rsidRPr="001421E2">
        <w:rPr>
          <w:rFonts w:ascii="Arial" w:hAnsi="Arial" w:cs="Arial"/>
          <w:color w:val="000000" w:themeColor="text1"/>
          <w:spacing w:val="33"/>
        </w:rPr>
        <w:t xml:space="preserve"> </w:t>
      </w:r>
      <w:r w:rsidR="00AC04B3" w:rsidRPr="001421E2">
        <w:rPr>
          <w:rFonts w:ascii="Arial" w:hAnsi="Arial" w:cs="Arial"/>
          <w:color w:val="000000" w:themeColor="text1"/>
          <w:w w:val="95"/>
        </w:rPr>
        <w:t xml:space="preserve">UV-light </w:t>
      </w:r>
      <w:r w:rsidR="00AC04B3" w:rsidRPr="001421E2">
        <w:rPr>
          <w:rFonts w:ascii="Arial" w:hAnsi="Arial" w:cs="Arial"/>
          <w:color w:val="000000" w:themeColor="text1"/>
          <w:spacing w:val="-2"/>
        </w:rPr>
        <w:t>stress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leads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to</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an</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increase</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of</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the</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flavonoids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kaempferol</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and</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pelargonidin</w:t>
      </w:r>
      <w:r w:rsidR="00AC04B3" w:rsidRPr="001421E2">
        <w:rPr>
          <w:rFonts w:ascii="Arial" w:hAnsi="Arial" w:cs="Arial"/>
          <w:color w:val="000000" w:themeColor="text1"/>
          <w:spacing w:val="-7"/>
        </w:rPr>
        <w:t xml:space="preserve"> </w:t>
      </w:r>
      <w:hyperlink w:anchor="_bookmark49" w:history="1">
        <w:r w:rsidR="00AC04B3" w:rsidRPr="001421E2">
          <w:rPr>
            <w:rFonts w:ascii="Arial" w:hAnsi="Arial" w:cs="Arial"/>
            <w:color w:val="000000" w:themeColor="text1"/>
            <w:spacing w:val="-2"/>
          </w:rPr>
          <w:t>(</w:t>
        </w:r>
        <w:proofErr w:type="spellStart"/>
        <w:r w:rsidR="00AC04B3" w:rsidRPr="001421E2">
          <w:rPr>
            <w:rFonts w:ascii="Arial" w:hAnsi="Arial" w:cs="Arial"/>
            <w:color w:val="000000" w:themeColor="text1"/>
            <w:spacing w:val="-2"/>
          </w:rPr>
          <w:t>Monici</w:t>
        </w:r>
        <w:proofErr w:type="spellEnd"/>
      </w:hyperlink>
      <w:r w:rsidR="00AC04B3" w:rsidRPr="001421E2">
        <w:rPr>
          <w:rFonts w:ascii="Arial" w:hAnsi="Arial" w:cs="Arial"/>
          <w:color w:val="000000" w:themeColor="text1"/>
          <w:spacing w:val="-2"/>
        </w:rPr>
        <w:t xml:space="preserve"> </w:t>
      </w:r>
      <w:hyperlink w:anchor="_bookmark49" w:history="1">
        <w:r w:rsidR="00AC04B3" w:rsidRPr="001421E2">
          <w:rPr>
            <w:rFonts w:ascii="Arial" w:hAnsi="Arial" w:cs="Arial"/>
            <w:color w:val="000000" w:themeColor="text1"/>
          </w:rPr>
          <w:t>et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al.,</w:t>
        </w:r>
        <w:r w:rsidR="00AC04B3" w:rsidRPr="001421E2">
          <w:rPr>
            <w:rFonts w:ascii="Arial" w:hAnsi="Arial" w:cs="Arial"/>
            <w:color w:val="000000" w:themeColor="text1"/>
            <w:spacing w:val="-9"/>
          </w:rPr>
          <w:t xml:space="preserve"> </w:t>
        </w:r>
      </w:hyperlink>
      <w:hyperlink w:anchor="_bookmark49" w:history="1">
        <w:r w:rsidR="00AC04B3" w:rsidRPr="001421E2">
          <w:rPr>
            <w:rFonts w:ascii="Arial" w:hAnsi="Arial" w:cs="Arial"/>
            <w:color w:val="000000" w:themeColor="text1"/>
          </w:rPr>
          <w:t>1993)</w:t>
        </w:r>
      </w:hyperlink>
      <w:r w:rsidR="00AC04B3" w:rsidRPr="001421E2">
        <w:rPr>
          <w:rFonts w:ascii="Arial" w:hAnsi="Arial" w:cs="Arial"/>
          <w:color w:val="000000" w:themeColor="text1"/>
        </w:rPr>
        <w:t>.</w:t>
      </w:r>
      <w:r w:rsidR="00AC04B3" w:rsidRPr="001421E2">
        <w:rPr>
          <w:rFonts w:ascii="Arial" w:hAnsi="Arial" w:cs="Arial"/>
          <w:color w:val="000000" w:themeColor="text1"/>
          <w:spacing w:val="16"/>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contrast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drought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stress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grapevine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seedlings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leads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a</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decrease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 xml:space="preserve">in the phenolic acids caffeic acid and ferulic acid in the leaves </w:t>
      </w:r>
      <w:hyperlink w:anchor="_bookmark34" w:history="1">
        <w:r w:rsidR="00AC04B3" w:rsidRPr="001421E2">
          <w:rPr>
            <w:rFonts w:ascii="Arial" w:hAnsi="Arial" w:cs="Arial"/>
            <w:color w:val="000000" w:themeColor="text1"/>
          </w:rPr>
          <w:t>(</w:t>
        </w:r>
        <w:proofErr w:type="spellStart"/>
        <w:r w:rsidR="00AC04B3" w:rsidRPr="001421E2">
          <w:rPr>
            <w:rFonts w:ascii="Arial" w:hAnsi="Arial" w:cs="Arial"/>
            <w:color w:val="000000" w:themeColor="text1"/>
          </w:rPr>
          <w:t>Król</w:t>
        </w:r>
        <w:proofErr w:type="spellEnd"/>
        <w:r w:rsidR="00AC04B3" w:rsidRPr="001421E2">
          <w:rPr>
            <w:rFonts w:ascii="Arial" w:hAnsi="Arial" w:cs="Arial"/>
            <w:color w:val="000000" w:themeColor="text1"/>
          </w:rPr>
          <w:t xml:space="preserve"> et al.,</w:t>
        </w:r>
      </w:hyperlink>
      <w:r w:rsidR="00AC04B3" w:rsidRPr="001421E2">
        <w:rPr>
          <w:rFonts w:ascii="Arial" w:hAnsi="Arial" w:cs="Arial"/>
          <w:color w:val="000000" w:themeColor="text1"/>
        </w:rPr>
        <w:t xml:space="preserve"> </w:t>
      </w:r>
      <w:hyperlink w:anchor="_bookmark34" w:history="1">
        <w:r w:rsidR="00AC04B3" w:rsidRPr="001421E2">
          <w:rPr>
            <w:rFonts w:ascii="Arial" w:hAnsi="Arial" w:cs="Arial"/>
            <w:color w:val="000000" w:themeColor="text1"/>
          </w:rPr>
          <w:t>2014)</w:t>
        </w:r>
      </w:hyperlink>
      <w:r w:rsidR="00283655">
        <w:rPr>
          <w:rFonts w:ascii="Arial" w:hAnsi="Arial" w:cs="Arial"/>
          <w:color w:val="000000" w:themeColor="text1"/>
        </w:rPr>
        <w:t>,</w:t>
      </w:r>
      <w:r w:rsidR="00AC04B3" w:rsidRPr="001421E2">
        <w:rPr>
          <w:rFonts w:ascii="Arial" w:hAnsi="Arial" w:cs="Arial"/>
          <w:color w:val="000000" w:themeColor="text1"/>
        </w:rPr>
        <w:t xml:space="preserve"> and barley </w:t>
      </w:r>
      <w:r w:rsidR="00AC04B3" w:rsidRPr="001421E2">
        <w:rPr>
          <w:rFonts w:ascii="Arial" w:hAnsi="Arial" w:cs="Arial"/>
          <w:color w:val="000000" w:themeColor="text1"/>
          <w:spacing w:val="-2"/>
        </w:rPr>
        <w:t>mutants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resistant</w:t>
      </w:r>
      <w:r w:rsidR="00AC04B3" w:rsidRPr="001421E2">
        <w:rPr>
          <w:rFonts w:ascii="Arial" w:hAnsi="Arial" w:cs="Arial"/>
          <w:color w:val="000000" w:themeColor="text1"/>
          <w:spacing w:val="-6"/>
        </w:rPr>
        <w:t xml:space="preserve"> </w:t>
      </w:r>
      <w:r w:rsidR="00534BE6">
        <w:rPr>
          <w:rFonts w:ascii="Arial" w:hAnsi="Arial" w:cs="Arial"/>
          <w:color w:val="000000" w:themeColor="text1"/>
          <w:spacing w:val="-2"/>
        </w:rPr>
        <w:t>to</w:t>
      </w:r>
      <w:r w:rsidR="00534BE6" w:rsidRPr="001421E2">
        <w:rPr>
          <w:rFonts w:ascii="Arial" w:hAnsi="Arial" w:cs="Arial"/>
          <w:color w:val="000000" w:themeColor="text1"/>
          <w:spacing w:val="-6"/>
        </w:rPr>
        <w:t xml:space="preserve"> </w:t>
      </w:r>
      <w:r w:rsidR="00AC04B3" w:rsidRPr="001421E2">
        <w:rPr>
          <w:rFonts w:ascii="Arial" w:hAnsi="Arial" w:cs="Arial"/>
          <w:i/>
          <w:color w:val="000000" w:themeColor="text1"/>
          <w:spacing w:val="-2"/>
        </w:rPr>
        <w:t xml:space="preserve">Fusarium </w:t>
      </w:r>
      <w:r w:rsidR="00AC04B3" w:rsidRPr="001421E2">
        <w:rPr>
          <w:rFonts w:ascii="Arial" w:hAnsi="Arial" w:cs="Arial"/>
          <w:color w:val="000000" w:themeColor="text1"/>
          <w:spacing w:val="-2"/>
        </w:rPr>
        <w:t>produce</w:t>
      </w:r>
      <w:r w:rsidR="00AC04B3" w:rsidRPr="001421E2">
        <w:rPr>
          <w:rFonts w:ascii="Arial" w:hAnsi="Arial" w:cs="Arial"/>
          <w:color w:val="000000" w:themeColor="text1"/>
          <w:spacing w:val="-6"/>
        </w:rPr>
        <w:t xml:space="preserve"> </w:t>
      </w:r>
      <w:proofErr w:type="spellStart"/>
      <w:r w:rsidR="00AC04B3" w:rsidRPr="001421E2">
        <w:rPr>
          <w:rFonts w:ascii="Arial" w:hAnsi="Arial" w:cs="Arial"/>
          <w:color w:val="000000" w:themeColor="text1"/>
          <w:spacing w:val="-2"/>
        </w:rPr>
        <w:t>proanthocyanidins</w:t>
      </w:r>
      <w:proofErr w:type="spellEnd"/>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subsequent</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to</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an</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 xml:space="preserve">infection </w:t>
      </w:r>
      <w:hyperlink w:anchor="_bookmark69" w:history="1">
        <w:r w:rsidR="00AC04B3" w:rsidRPr="001421E2">
          <w:rPr>
            <w:rFonts w:ascii="Arial" w:hAnsi="Arial" w:cs="Arial"/>
            <w:color w:val="000000" w:themeColor="text1"/>
          </w:rPr>
          <w:t>(</w:t>
        </w:r>
        <w:proofErr w:type="spellStart"/>
        <w:r w:rsidR="00AC04B3" w:rsidRPr="001421E2">
          <w:rPr>
            <w:rFonts w:ascii="Arial" w:hAnsi="Arial" w:cs="Arial"/>
            <w:color w:val="000000" w:themeColor="text1"/>
          </w:rPr>
          <w:t>Skadhauge</w:t>
        </w:r>
        <w:proofErr w:type="spellEnd"/>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al.,</w:t>
        </w:r>
      </w:hyperlink>
      <w:r w:rsidR="00AC04B3" w:rsidRPr="001421E2">
        <w:rPr>
          <w:rFonts w:ascii="Arial" w:hAnsi="Arial" w:cs="Arial"/>
          <w:color w:val="000000" w:themeColor="text1"/>
          <w:spacing w:val="-5"/>
        </w:rPr>
        <w:t xml:space="preserve"> </w:t>
      </w:r>
      <w:hyperlink w:anchor="_bookmark69" w:history="1">
        <w:r w:rsidR="00AC04B3" w:rsidRPr="001421E2">
          <w:rPr>
            <w:rFonts w:ascii="Arial" w:hAnsi="Arial" w:cs="Arial"/>
            <w:color w:val="000000" w:themeColor="text1"/>
          </w:rPr>
          <w:t>1997).</w:t>
        </w:r>
      </w:hyperlink>
      <w:r w:rsidR="00AC04B3" w:rsidRPr="001421E2">
        <w:rPr>
          <w:rFonts w:ascii="Arial" w:hAnsi="Arial" w:cs="Arial"/>
          <w:color w:val="000000" w:themeColor="text1"/>
          <w:spacing w:val="33"/>
        </w:rPr>
        <w:t xml:space="preserve"> </w:t>
      </w:r>
      <w:r w:rsidR="00AC04B3" w:rsidRPr="001421E2">
        <w:rPr>
          <w:rFonts w:ascii="Arial" w:hAnsi="Arial" w:cs="Arial"/>
          <w:color w:val="000000" w:themeColor="text1"/>
        </w:rPr>
        <w:t>Pearl</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millet</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genotypes</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resistant</w:t>
      </w:r>
      <w:r w:rsidR="00AC04B3" w:rsidRPr="001421E2">
        <w:rPr>
          <w:rFonts w:ascii="Arial" w:hAnsi="Arial" w:cs="Arial"/>
          <w:color w:val="000000" w:themeColor="text1"/>
          <w:spacing w:val="-5"/>
        </w:rPr>
        <w:t xml:space="preserve"> </w:t>
      </w:r>
      <w:r w:rsidR="00534BE6">
        <w:rPr>
          <w:rFonts w:ascii="Arial" w:hAnsi="Arial" w:cs="Arial"/>
          <w:color w:val="000000" w:themeColor="text1"/>
        </w:rPr>
        <w:t>to</w:t>
      </w:r>
      <w:r w:rsidR="00534BE6" w:rsidRPr="001421E2">
        <w:rPr>
          <w:rFonts w:ascii="Arial" w:hAnsi="Arial" w:cs="Arial"/>
          <w:color w:val="000000" w:themeColor="text1"/>
          <w:spacing w:val="-5"/>
        </w:rPr>
        <w:t xml:space="preserve"> </w:t>
      </w:r>
      <w:r w:rsidR="00AC04B3" w:rsidRPr="001421E2">
        <w:rPr>
          <w:rFonts w:ascii="Arial" w:hAnsi="Arial" w:cs="Arial"/>
          <w:color w:val="000000" w:themeColor="text1"/>
        </w:rPr>
        <w:t>downy</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mildew</w:t>
      </w:r>
      <w:r w:rsidR="00896203">
        <w:rPr>
          <w:rFonts w:ascii="Arial" w:hAnsi="Arial" w:cs="Arial"/>
          <w:color w:val="000000" w:themeColor="text1"/>
        </w:rPr>
        <w:t xml:space="preserve"> and</w:t>
      </w:r>
      <w:r w:rsidR="00896203" w:rsidRPr="001421E2">
        <w:rPr>
          <w:rFonts w:ascii="Arial" w:hAnsi="Arial" w:cs="Arial"/>
          <w:color w:val="000000" w:themeColor="text1"/>
          <w:spacing w:val="-2"/>
        </w:rPr>
        <w:t xml:space="preserve"> </w:t>
      </w:r>
      <w:r w:rsidR="00AC04B3" w:rsidRPr="001421E2">
        <w:rPr>
          <w:rFonts w:ascii="Arial" w:hAnsi="Arial" w:cs="Arial"/>
          <w:color w:val="000000" w:themeColor="text1"/>
        </w:rPr>
        <w:t xml:space="preserve">tomato </w:t>
      </w:r>
      <w:r w:rsidR="00AC04B3" w:rsidRPr="001421E2">
        <w:rPr>
          <w:rFonts w:ascii="Arial" w:hAnsi="Arial" w:cs="Arial"/>
          <w:color w:val="000000" w:themeColor="text1"/>
          <w:spacing w:val="-2"/>
        </w:rPr>
        <w:t>cultivars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resistant</w:t>
      </w:r>
      <w:r w:rsidR="00AC04B3" w:rsidRPr="001421E2">
        <w:rPr>
          <w:rFonts w:ascii="Arial" w:hAnsi="Arial" w:cs="Arial"/>
          <w:color w:val="000000" w:themeColor="text1"/>
          <w:spacing w:val="-11"/>
        </w:rPr>
        <w:t xml:space="preserve"> </w:t>
      </w:r>
      <w:r w:rsidR="00534BE6">
        <w:rPr>
          <w:rFonts w:ascii="Arial" w:hAnsi="Arial" w:cs="Arial"/>
          <w:color w:val="000000" w:themeColor="text1"/>
          <w:spacing w:val="-2"/>
        </w:rPr>
        <w:t>to</w:t>
      </w:r>
      <w:r w:rsidR="00534BE6" w:rsidRPr="001421E2">
        <w:rPr>
          <w:rFonts w:ascii="Arial" w:hAnsi="Arial" w:cs="Arial"/>
          <w:color w:val="000000" w:themeColor="text1"/>
          <w:spacing w:val="-11"/>
        </w:rPr>
        <w:t xml:space="preserve"> </w:t>
      </w:r>
      <w:r w:rsidR="00AC04B3" w:rsidRPr="001421E2">
        <w:rPr>
          <w:rFonts w:ascii="Arial" w:hAnsi="Arial" w:cs="Arial"/>
          <w:i/>
          <w:color w:val="000000" w:themeColor="text1"/>
          <w:spacing w:val="-2"/>
        </w:rPr>
        <w:t>Verticillium</w:t>
      </w:r>
      <w:r w:rsidR="00AC04B3" w:rsidRPr="001421E2">
        <w:rPr>
          <w:rFonts w:ascii="Arial" w:hAnsi="Arial" w:cs="Arial"/>
          <w:i/>
          <w:color w:val="000000" w:themeColor="text1"/>
          <w:spacing w:val="-7"/>
        </w:rPr>
        <w:t xml:space="preserve"> </w:t>
      </w:r>
      <w:proofErr w:type="spellStart"/>
      <w:r w:rsidR="00AC04B3" w:rsidRPr="001421E2">
        <w:rPr>
          <w:rFonts w:ascii="Arial" w:hAnsi="Arial" w:cs="Arial"/>
          <w:i/>
          <w:color w:val="000000" w:themeColor="text1"/>
          <w:spacing w:val="-2"/>
        </w:rPr>
        <w:t>alboatrum</w:t>
      </w:r>
      <w:proofErr w:type="spellEnd"/>
      <w:r w:rsidR="00AC04B3" w:rsidRPr="001421E2">
        <w:rPr>
          <w:rFonts w:ascii="Arial" w:hAnsi="Arial" w:cs="Arial"/>
          <w:i/>
          <w:color w:val="000000" w:themeColor="text1"/>
          <w:spacing w:val="-2"/>
        </w:rPr>
        <w:t xml:space="preserve"> </w:t>
      </w:r>
      <w:r w:rsidR="00AC04B3" w:rsidRPr="001421E2">
        <w:rPr>
          <w:rFonts w:ascii="Arial" w:hAnsi="Arial" w:cs="Arial"/>
          <w:color w:val="000000" w:themeColor="text1"/>
          <w:spacing w:val="-2"/>
        </w:rPr>
        <w:t>displayed</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a</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decrease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in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total</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phenol</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content</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due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to</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spacing w:val="-2"/>
        </w:rPr>
        <w:t>increased</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 xml:space="preserve">biosynthesis </w:t>
      </w:r>
      <w:r w:rsidR="00AC04B3" w:rsidRPr="001421E2">
        <w:rPr>
          <w:rFonts w:ascii="Arial" w:hAnsi="Arial" w:cs="Arial"/>
          <w:color w:val="000000" w:themeColor="text1"/>
        </w:rPr>
        <w:t>of</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lignin</w:t>
      </w:r>
      <w:r w:rsidR="00AC04B3" w:rsidRPr="001421E2">
        <w:rPr>
          <w:rFonts w:ascii="Arial" w:hAnsi="Arial" w:cs="Arial"/>
          <w:color w:val="000000" w:themeColor="text1"/>
          <w:spacing w:val="-15"/>
        </w:rPr>
        <w:t xml:space="preserve"> </w:t>
      </w:r>
      <w:hyperlink w:anchor="_bookmark9" w:history="1">
        <w:r w:rsidR="00AC04B3" w:rsidRPr="001421E2">
          <w:rPr>
            <w:rFonts w:ascii="Arial" w:hAnsi="Arial" w:cs="Arial"/>
            <w:color w:val="000000" w:themeColor="text1"/>
          </w:rPr>
          <w:t>(</w:t>
        </w:r>
      </w:hyperlink>
      <w:del w:id="3" w:author="Bock, Clive" w:date="2022-06-20T12:23:00Z">
        <w:r w:rsidR="00896203" w:rsidRPr="001421E2" w:rsidDel="007446E8">
          <w:rPr>
            <w:color w:val="000000" w:themeColor="text1"/>
          </w:rPr>
          <w:delText xml:space="preserve"> </w:delText>
        </w:r>
      </w:del>
      <w:hyperlink w:anchor="_bookmark41" w:history="1">
        <w:r w:rsidR="00AC04B3" w:rsidRPr="001421E2">
          <w:rPr>
            <w:rFonts w:ascii="Arial" w:hAnsi="Arial" w:cs="Arial"/>
            <w:color w:val="000000" w:themeColor="text1"/>
          </w:rPr>
          <w:t>Mahatma</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al.,</w:t>
        </w:r>
        <w:r w:rsidR="00AC04B3" w:rsidRPr="001421E2">
          <w:rPr>
            <w:rFonts w:ascii="Arial" w:hAnsi="Arial" w:cs="Arial"/>
            <w:color w:val="000000" w:themeColor="text1"/>
            <w:spacing w:val="-15"/>
          </w:rPr>
          <w:t xml:space="preserve"> </w:t>
        </w:r>
      </w:hyperlink>
      <w:hyperlink w:anchor="_bookmark41" w:history="1">
        <w:r w:rsidR="00AC04B3" w:rsidRPr="001421E2">
          <w:rPr>
            <w:rFonts w:ascii="Arial" w:hAnsi="Arial" w:cs="Arial"/>
            <w:color w:val="000000" w:themeColor="text1"/>
          </w:rPr>
          <w:t>201</w:t>
        </w:r>
      </w:hyperlink>
      <w:r w:rsidR="00AC04B3" w:rsidRPr="001421E2">
        <w:rPr>
          <w:rFonts w:ascii="Arial" w:hAnsi="Arial" w:cs="Arial"/>
          <w:color w:val="000000" w:themeColor="text1"/>
        </w:rPr>
        <w:t>1;</w:t>
      </w:r>
      <w:r w:rsidR="00AC04B3" w:rsidRPr="001421E2">
        <w:rPr>
          <w:rFonts w:ascii="Arial" w:hAnsi="Arial" w:cs="Arial"/>
          <w:color w:val="000000" w:themeColor="text1"/>
          <w:spacing w:val="-15"/>
        </w:rPr>
        <w:t xml:space="preserve"> </w:t>
      </w:r>
      <w:hyperlink w:anchor="_bookmark59" w:history="1">
        <w:r w:rsidR="00AC04B3" w:rsidRPr="001421E2">
          <w:rPr>
            <w:rFonts w:ascii="Arial" w:hAnsi="Arial" w:cs="Arial"/>
            <w:color w:val="000000" w:themeColor="text1"/>
          </w:rPr>
          <w:t>Pollock</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Drysdale,</w:t>
        </w:r>
        <w:r w:rsidR="00AC04B3" w:rsidRPr="001421E2">
          <w:rPr>
            <w:rFonts w:ascii="Arial" w:hAnsi="Arial" w:cs="Arial"/>
            <w:color w:val="000000" w:themeColor="text1"/>
            <w:spacing w:val="-15"/>
          </w:rPr>
          <w:t xml:space="preserve"> </w:t>
        </w:r>
      </w:hyperlink>
      <w:hyperlink w:anchor="_bookmark59" w:history="1">
        <w:r w:rsidR="00AC04B3" w:rsidRPr="001421E2">
          <w:rPr>
            <w:rFonts w:ascii="Arial" w:hAnsi="Arial" w:cs="Arial"/>
            <w:color w:val="000000" w:themeColor="text1"/>
          </w:rPr>
          <w:t>1976).</w:t>
        </w:r>
      </w:hyperlink>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Changes</w:t>
      </w:r>
      <w:r w:rsidR="00AC04B3" w:rsidRPr="001421E2">
        <w:rPr>
          <w:rFonts w:ascii="Arial" w:hAnsi="Arial" w:cs="Arial"/>
          <w:color w:val="000000" w:themeColor="text1"/>
          <w:spacing w:val="-8"/>
          <w:w w:val="95"/>
        </w:rPr>
        <w:t xml:space="preserve"> </w:t>
      </w:r>
      <w:r w:rsidR="00AC04B3" w:rsidRPr="001421E2">
        <w:rPr>
          <w:rFonts w:ascii="Arial" w:hAnsi="Arial" w:cs="Arial"/>
          <w:color w:val="000000" w:themeColor="text1"/>
          <w:w w:val="95"/>
        </w:rPr>
        <w:t>in</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flavonoids</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enable</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conclusions</w:t>
      </w:r>
      <w:r w:rsidR="00AC04B3" w:rsidRPr="001421E2">
        <w:rPr>
          <w:rFonts w:ascii="Arial" w:hAnsi="Arial" w:cs="Arial"/>
          <w:color w:val="000000" w:themeColor="text1"/>
          <w:spacing w:val="-8"/>
          <w:w w:val="95"/>
        </w:rPr>
        <w:t xml:space="preserve"> </w:t>
      </w:r>
      <w:r w:rsidR="00AC04B3" w:rsidRPr="001421E2">
        <w:rPr>
          <w:rFonts w:ascii="Arial" w:hAnsi="Arial" w:cs="Arial"/>
          <w:color w:val="000000" w:themeColor="text1"/>
          <w:w w:val="95"/>
        </w:rPr>
        <w:t>to</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be</w:t>
      </w:r>
      <w:r w:rsidR="00AC04B3" w:rsidRPr="001421E2">
        <w:rPr>
          <w:rFonts w:ascii="Arial" w:hAnsi="Arial" w:cs="Arial"/>
          <w:color w:val="000000" w:themeColor="text1"/>
          <w:spacing w:val="-8"/>
          <w:w w:val="95"/>
        </w:rPr>
        <w:t xml:space="preserve"> </w:t>
      </w:r>
      <w:r w:rsidR="00AC04B3" w:rsidRPr="001421E2">
        <w:rPr>
          <w:rFonts w:ascii="Arial" w:hAnsi="Arial" w:cs="Arial"/>
          <w:color w:val="000000" w:themeColor="text1"/>
          <w:w w:val="95"/>
        </w:rPr>
        <w:t>drawn</w:t>
      </w:r>
      <w:r w:rsidR="00AC04B3" w:rsidRPr="001421E2">
        <w:rPr>
          <w:rFonts w:ascii="Arial" w:hAnsi="Arial" w:cs="Arial"/>
          <w:color w:val="000000" w:themeColor="text1"/>
          <w:spacing w:val="-7"/>
          <w:w w:val="95"/>
        </w:rPr>
        <w:t xml:space="preserve"> </w:t>
      </w:r>
      <w:r w:rsidR="00534BE6">
        <w:rPr>
          <w:rFonts w:ascii="Arial" w:hAnsi="Arial" w:cs="Arial"/>
          <w:color w:val="000000" w:themeColor="text1"/>
          <w:w w:val="95"/>
        </w:rPr>
        <w:t>regarding</w:t>
      </w:r>
      <w:r w:rsidR="00534BE6" w:rsidRPr="001421E2">
        <w:rPr>
          <w:rFonts w:ascii="Arial" w:hAnsi="Arial" w:cs="Arial"/>
          <w:color w:val="000000" w:themeColor="text1"/>
          <w:spacing w:val="-8"/>
          <w:w w:val="95"/>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7"/>
          <w:w w:val="95"/>
        </w:rPr>
        <w:t xml:space="preserve"> </w:t>
      </w:r>
      <w:r w:rsidR="00534BE6">
        <w:rPr>
          <w:rFonts w:ascii="Arial" w:hAnsi="Arial" w:cs="Arial"/>
          <w:color w:val="000000" w:themeColor="text1"/>
          <w:w w:val="95"/>
        </w:rPr>
        <w:t>health</w:t>
      </w:r>
      <w:r w:rsidR="00534BE6" w:rsidRPr="001421E2">
        <w:rPr>
          <w:rFonts w:ascii="Arial" w:hAnsi="Arial" w:cs="Arial"/>
          <w:color w:val="000000" w:themeColor="text1"/>
          <w:spacing w:val="-8"/>
          <w:w w:val="95"/>
        </w:rPr>
        <w:t xml:space="preserve"> </w:t>
      </w:r>
      <w:r w:rsidR="00AC04B3" w:rsidRPr="001421E2">
        <w:rPr>
          <w:rFonts w:ascii="Arial" w:hAnsi="Arial" w:cs="Arial"/>
          <w:color w:val="000000" w:themeColor="text1"/>
          <w:w w:val="95"/>
        </w:rPr>
        <w:t>of</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7"/>
          <w:w w:val="95"/>
        </w:rPr>
        <w:t xml:space="preserve"> </w:t>
      </w:r>
      <w:r w:rsidR="00AC04B3" w:rsidRPr="001421E2">
        <w:rPr>
          <w:rFonts w:ascii="Arial" w:hAnsi="Arial" w:cs="Arial"/>
          <w:color w:val="000000" w:themeColor="text1"/>
          <w:w w:val="95"/>
        </w:rPr>
        <w:t>plant.</w:t>
      </w:r>
      <w:r w:rsidR="00AC04B3" w:rsidRPr="001421E2">
        <w:rPr>
          <w:rFonts w:ascii="Arial" w:hAnsi="Arial" w:cs="Arial"/>
          <w:color w:val="000000" w:themeColor="text1"/>
          <w:spacing w:val="18"/>
        </w:rPr>
        <w:t xml:space="preserve"> </w:t>
      </w:r>
      <w:r w:rsidR="00AC04B3" w:rsidRPr="001421E2">
        <w:rPr>
          <w:rFonts w:ascii="Arial" w:hAnsi="Arial" w:cs="Arial"/>
          <w:color w:val="000000" w:themeColor="text1"/>
          <w:spacing w:val="-2"/>
          <w:w w:val="95"/>
        </w:rPr>
        <w:t xml:space="preserve">Since </w:t>
      </w:r>
      <w:r w:rsidR="00AC04B3" w:rsidRPr="001421E2">
        <w:rPr>
          <w:rFonts w:ascii="Arial" w:hAnsi="Arial" w:cs="Arial"/>
          <w:color w:val="000000" w:themeColor="text1"/>
          <w:w w:val="95"/>
        </w:rPr>
        <w:t xml:space="preserve">flavonoids </w:t>
      </w:r>
      <w:r w:rsidR="00523369">
        <w:rPr>
          <w:rFonts w:ascii="Arial" w:hAnsi="Arial" w:cs="Arial"/>
          <w:color w:val="000000" w:themeColor="text1"/>
          <w:w w:val="95"/>
        </w:rPr>
        <w:t>exhibit</w:t>
      </w:r>
      <w:r w:rsidR="00523369" w:rsidRPr="001421E2">
        <w:rPr>
          <w:rFonts w:ascii="Arial" w:hAnsi="Arial" w:cs="Arial"/>
          <w:color w:val="000000" w:themeColor="text1"/>
          <w:w w:val="95"/>
        </w:rPr>
        <w:t xml:space="preserve"> </w:t>
      </w:r>
      <w:r w:rsidR="00AC04B3" w:rsidRPr="001421E2">
        <w:rPr>
          <w:rFonts w:ascii="Arial" w:hAnsi="Arial" w:cs="Arial"/>
          <w:color w:val="000000" w:themeColor="text1"/>
          <w:w w:val="95"/>
        </w:rPr>
        <w:t>absorption maxima at 240</w:t>
      </w:r>
      <w:r w:rsidR="00523369">
        <w:rPr>
          <w:rFonts w:ascii="Arial" w:hAnsi="Arial" w:cs="Arial"/>
          <w:color w:val="000000" w:themeColor="text1"/>
          <w:w w:val="95"/>
        </w:rPr>
        <w:t xml:space="preserve"> to </w:t>
      </w:r>
      <w:r w:rsidR="00AC04B3" w:rsidRPr="001421E2">
        <w:rPr>
          <w:rFonts w:ascii="Arial" w:hAnsi="Arial" w:cs="Arial"/>
          <w:color w:val="000000" w:themeColor="text1"/>
          <w:w w:val="95"/>
        </w:rPr>
        <w:t>290 nm and 310</w:t>
      </w:r>
      <w:r w:rsidR="00523369">
        <w:rPr>
          <w:rFonts w:ascii="Arial" w:hAnsi="Arial" w:cs="Arial"/>
          <w:color w:val="000000" w:themeColor="text1"/>
          <w:w w:val="95"/>
        </w:rPr>
        <w:t xml:space="preserve"> to </w:t>
      </w:r>
      <w:r w:rsidR="00AC04B3" w:rsidRPr="001421E2">
        <w:rPr>
          <w:rFonts w:ascii="Arial" w:hAnsi="Arial" w:cs="Arial"/>
          <w:color w:val="000000" w:themeColor="text1"/>
          <w:w w:val="95"/>
        </w:rPr>
        <w:t xml:space="preserve">370 nm, changes can be determined by spectrophotometric methods </w:t>
      </w:r>
      <w:r w:rsidR="005970DC" w:rsidRPr="001421E2">
        <w:rPr>
          <w:color w:val="000000" w:themeColor="text1"/>
        </w:rPr>
        <w:fldChar w:fldCharType="begin"/>
      </w:r>
      <w:r w:rsidR="005970DC" w:rsidRPr="001421E2">
        <w:rPr>
          <w:color w:val="000000" w:themeColor="text1"/>
        </w:rPr>
        <w:instrText xml:space="preserve"> HYPERLINK \l "_bookmark46" </w:instrText>
      </w:r>
      <w:r w:rsidR="005970DC" w:rsidRPr="001421E2">
        <w:rPr>
          <w:color w:val="000000" w:themeColor="text1"/>
        </w:rPr>
        <w:fldChar w:fldCharType="separate"/>
      </w:r>
      <w:r w:rsidR="00AC04B3" w:rsidRPr="001421E2">
        <w:rPr>
          <w:rFonts w:ascii="Arial" w:hAnsi="Arial" w:cs="Arial"/>
          <w:color w:val="000000" w:themeColor="text1"/>
          <w:w w:val="95"/>
        </w:rPr>
        <w:t>(</w:t>
      </w:r>
      <w:r w:rsidR="0093420A" w:rsidRPr="001421E2">
        <w:rPr>
          <w:rFonts w:ascii="Arial" w:hAnsi="Arial" w:cs="Arial"/>
          <w:color w:val="000000" w:themeColor="text1"/>
        </w:rPr>
        <w:t>T</w:t>
      </w:r>
      <w:hyperlink w:anchor="_bookmark70" w:history="1">
        <w:r w:rsidR="0093420A" w:rsidRPr="001421E2">
          <w:rPr>
            <w:rFonts w:ascii="Arial" w:hAnsi="Arial" w:cs="Arial"/>
            <w:color w:val="000000" w:themeColor="text1"/>
          </w:rPr>
          <w:t>aniguchi</w:t>
        </w:r>
        <w:r w:rsidR="0093420A" w:rsidRPr="001421E2">
          <w:rPr>
            <w:rFonts w:ascii="Arial" w:hAnsi="Arial" w:cs="Arial"/>
            <w:color w:val="000000" w:themeColor="text1"/>
            <w:spacing w:val="-6"/>
          </w:rPr>
          <w:t xml:space="preserve"> </w:t>
        </w:r>
        <w:r w:rsidR="0093420A" w:rsidRPr="001421E2">
          <w:rPr>
            <w:rFonts w:ascii="Arial" w:hAnsi="Arial" w:cs="Arial"/>
            <w:color w:val="000000" w:themeColor="text1"/>
          </w:rPr>
          <w:t>and</w:t>
        </w:r>
        <w:r w:rsidR="0093420A" w:rsidRPr="001421E2">
          <w:rPr>
            <w:rFonts w:ascii="Arial" w:hAnsi="Arial" w:cs="Arial"/>
            <w:color w:val="000000" w:themeColor="text1"/>
            <w:spacing w:val="-6"/>
          </w:rPr>
          <w:t xml:space="preserve"> </w:t>
        </w:r>
        <w:r w:rsidR="0093420A" w:rsidRPr="001421E2">
          <w:rPr>
            <w:rFonts w:ascii="Arial" w:hAnsi="Arial" w:cs="Arial"/>
            <w:color w:val="000000" w:themeColor="text1"/>
          </w:rPr>
          <w:t>Lindsey,</w:t>
        </w:r>
      </w:hyperlink>
      <w:del w:id="4" w:author="Bock, Clive" w:date="2022-06-20T12:17:00Z">
        <w:r w:rsidR="00AC04B3" w:rsidRPr="001421E2" w:rsidDel="00355955">
          <w:rPr>
            <w:rFonts w:ascii="Arial" w:hAnsi="Arial" w:cs="Arial"/>
            <w:color w:val="000000" w:themeColor="text1"/>
            <w:w w:val="95"/>
          </w:rPr>
          <w:delText>,</w:delText>
        </w:r>
      </w:del>
      <w:r w:rsidR="00AC04B3" w:rsidRPr="001421E2">
        <w:rPr>
          <w:rFonts w:ascii="Arial" w:hAnsi="Arial" w:cs="Arial"/>
          <w:color w:val="000000" w:themeColor="text1"/>
          <w:spacing w:val="-2"/>
          <w:w w:val="95"/>
        </w:rPr>
        <w:t xml:space="preserve"> </w:t>
      </w:r>
      <w:r w:rsidR="005970DC" w:rsidRPr="001421E2">
        <w:rPr>
          <w:rFonts w:ascii="Arial" w:hAnsi="Arial" w:cs="Arial"/>
          <w:color w:val="000000" w:themeColor="text1"/>
          <w:spacing w:val="-2"/>
          <w:w w:val="95"/>
        </w:rPr>
        <w:fldChar w:fldCharType="end"/>
      </w:r>
      <w:hyperlink w:anchor="_bookmark46" w:history="1">
        <w:r w:rsidR="0093420A" w:rsidRPr="001421E2">
          <w:rPr>
            <w:rFonts w:ascii="Arial" w:hAnsi="Arial" w:cs="Arial"/>
            <w:color w:val="000000" w:themeColor="text1"/>
            <w:w w:val="95"/>
          </w:rPr>
          <w:t>201</w:t>
        </w:r>
      </w:hyperlink>
      <w:r w:rsidR="0093420A">
        <w:rPr>
          <w:rFonts w:ascii="Arial" w:hAnsi="Arial" w:cs="Arial"/>
          <w:color w:val="000000" w:themeColor="text1"/>
          <w:w w:val="95"/>
        </w:rPr>
        <w:t>8</w:t>
      </w:r>
      <w:r w:rsidR="00AC04B3" w:rsidRPr="001421E2">
        <w:rPr>
          <w:rFonts w:ascii="Arial" w:hAnsi="Arial" w:cs="Arial"/>
          <w:color w:val="000000" w:themeColor="text1"/>
          <w:w w:val="95"/>
        </w:rPr>
        <w:t>).</w:t>
      </w:r>
      <w:r w:rsidR="00AC04B3" w:rsidRPr="001421E2">
        <w:rPr>
          <w:rFonts w:ascii="Arial" w:hAnsi="Arial" w:cs="Arial"/>
          <w:color w:val="000000" w:themeColor="text1"/>
          <w:spacing w:val="33"/>
        </w:rPr>
        <w:t xml:space="preserve"> </w:t>
      </w:r>
      <w:r w:rsidR="00523369">
        <w:rPr>
          <w:rFonts w:ascii="Arial" w:hAnsi="Arial" w:cs="Arial"/>
          <w:color w:val="000000" w:themeColor="text1"/>
          <w:w w:val="95"/>
        </w:rPr>
        <w:t>H</w:t>
      </w:r>
      <w:r w:rsidR="00AC04B3" w:rsidRPr="001421E2">
        <w:rPr>
          <w:rFonts w:ascii="Arial" w:hAnsi="Arial" w:cs="Arial"/>
          <w:color w:val="000000" w:themeColor="text1"/>
          <w:w w:val="95"/>
        </w:rPr>
        <w:t xml:space="preserve">owever, </w:t>
      </w:r>
      <w:r w:rsidR="00523369">
        <w:rPr>
          <w:rFonts w:ascii="Arial" w:hAnsi="Arial" w:cs="Arial"/>
          <w:color w:val="000000" w:themeColor="text1"/>
          <w:w w:val="95"/>
        </w:rPr>
        <w:t xml:space="preserve">spectrophotometric methods </w:t>
      </w:r>
      <w:r w:rsidR="00AC04B3" w:rsidRPr="001421E2">
        <w:rPr>
          <w:rFonts w:ascii="Arial" w:hAnsi="Arial" w:cs="Arial"/>
          <w:color w:val="000000" w:themeColor="text1"/>
          <w:w w:val="95"/>
        </w:rPr>
        <w:t>only</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allows</w:t>
      </w:r>
      <w:r w:rsidR="00AC04B3" w:rsidRPr="001421E2">
        <w:rPr>
          <w:rFonts w:ascii="Arial" w:hAnsi="Arial" w:cs="Arial"/>
          <w:color w:val="000000" w:themeColor="text1"/>
          <w:spacing w:val="-2"/>
          <w:w w:val="95"/>
        </w:rPr>
        <w:t xml:space="preserve"> </w:t>
      </w:r>
      <w:r w:rsidR="00523369">
        <w:rPr>
          <w:rFonts w:ascii="Arial" w:hAnsi="Arial" w:cs="Arial"/>
          <w:color w:val="000000" w:themeColor="text1"/>
          <w:spacing w:val="-2"/>
          <w:w w:val="95"/>
        </w:rPr>
        <w:t xml:space="preserve">identification of the generic </w:t>
      </w:r>
      <w:r w:rsidR="00AC04B3" w:rsidRPr="001421E2">
        <w:rPr>
          <w:rFonts w:ascii="Arial" w:hAnsi="Arial" w:cs="Arial"/>
          <w:color w:val="000000" w:themeColor="text1"/>
          <w:w w:val="95"/>
        </w:rPr>
        <w:t xml:space="preserve">compound </w:t>
      </w:r>
      <w:r w:rsidR="00523369">
        <w:rPr>
          <w:rFonts w:ascii="Arial" w:hAnsi="Arial" w:cs="Arial"/>
          <w:color w:val="000000" w:themeColor="text1"/>
          <w:w w:val="95"/>
        </w:rPr>
        <w:t>class</w:t>
      </w:r>
      <w:r w:rsidR="00AC04B3" w:rsidRPr="001421E2">
        <w:rPr>
          <w:rFonts w:ascii="Arial" w:hAnsi="Arial" w:cs="Arial"/>
          <w:color w:val="000000" w:themeColor="text1"/>
          <w:w w:val="95"/>
        </w:rPr>
        <w:t xml:space="preserve">, </w:t>
      </w:r>
      <w:r w:rsidR="00523369">
        <w:rPr>
          <w:rFonts w:ascii="Arial" w:hAnsi="Arial" w:cs="Arial"/>
          <w:color w:val="000000" w:themeColor="text1"/>
          <w:w w:val="95"/>
        </w:rPr>
        <w:t>and</w:t>
      </w:r>
      <w:r w:rsidR="00AC04B3" w:rsidRPr="001421E2">
        <w:rPr>
          <w:rFonts w:ascii="Arial" w:hAnsi="Arial" w:cs="Arial"/>
          <w:color w:val="000000" w:themeColor="text1"/>
          <w:w w:val="95"/>
        </w:rPr>
        <w:t xml:space="preserve"> detection and quantification of individual</w:t>
      </w:r>
      <w:r w:rsidR="00AC04B3" w:rsidRPr="001421E2">
        <w:rPr>
          <w:rFonts w:ascii="Arial" w:hAnsi="Arial" w:cs="Arial"/>
          <w:color w:val="000000" w:themeColor="text1"/>
          <w:spacing w:val="-2"/>
          <w:w w:val="95"/>
        </w:rPr>
        <w:t xml:space="preserve"> </w:t>
      </w:r>
      <w:r w:rsidR="00523369">
        <w:rPr>
          <w:rFonts w:ascii="Arial" w:hAnsi="Arial" w:cs="Arial"/>
          <w:color w:val="000000" w:themeColor="text1"/>
          <w:w w:val="95"/>
        </w:rPr>
        <w:t>flavonoid compounds relies on</w:t>
      </w:r>
      <w:r w:rsidR="00AC04B3" w:rsidRPr="001421E2">
        <w:rPr>
          <w:rFonts w:ascii="Arial" w:hAnsi="Arial" w:cs="Arial"/>
          <w:color w:val="000000" w:themeColor="text1"/>
          <w:w w:val="95"/>
        </w:rPr>
        <w:t xml:space="preserve"> analytical</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chromatograph</w:t>
      </w:r>
      <w:r w:rsidR="00523369">
        <w:rPr>
          <w:rFonts w:ascii="Arial" w:hAnsi="Arial" w:cs="Arial"/>
          <w:color w:val="000000" w:themeColor="text1"/>
          <w:w w:val="95"/>
        </w:rPr>
        <w:t>ic</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methods</w:t>
      </w:r>
      <w:r w:rsidR="00523369">
        <w:rPr>
          <w:rFonts w:ascii="Arial" w:hAnsi="Arial" w:cs="Arial"/>
          <w:color w:val="000000" w:themeColor="text1"/>
          <w:w w:val="95"/>
        </w:rPr>
        <w:t xml:space="preserve">, for example, </w:t>
      </w:r>
      <w:r w:rsidR="00523369">
        <w:rPr>
          <w:rFonts w:ascii="Arial" w:hAnsi="Arial" w:cs="Arial"/>
          <w:color w:val="000000" w:themeColor="text1"/>
          <w:spacing w:val="-2"/>
          <w:w w:val="95"/>
        </w:rPr>
        <w:t>high performance liquid chromatography (</w:t>
      </w:r>
      <w:r w:rsidR="00AC04B3" w:rsidRPr="001421E2">
        <w:rPr>
          <w:rFonts w:ascii="Arial" w:hAnsi="Arial" w:cs="Arial"/>
          <w:color w:val="000000" w:themeColor="text1"/>
          <w:w w:val="95"/>
        </w:rPr>
        <w:t>HPLC</w:t>
      </w:r>
      <w:r w:rsidR="00523369">
        <w:rPr>
          <w:rFonts w:ascii="Arial" w:hAnsi="Arial" w:cs="Arial"/>
          <w:color w:val="000000" w:themeColor="text1"/>
          <w:w w:val="95"/>
        </w:rPr>
        <w:t>)</w:t>
      </w:r>
      <w:r w:rsidR="00AC04B3" w:rsidRPr="001421E2">
        <w:rPr>
          <w:rFonts w:ascii="Arial" w:hAnsi="Arial" w:cs="Arial"/>
          <w:color w:val="000000" w:themeColor="text1"/>
          <w:spacing w:val="-2"/>
          <w:w w:val="95"/>
        </w:rPr>
        <w:t xml:space="preserve"> </w:t>
      </w:r>
      <w:hyperlink w:anchor="_bookmark14" w:history="1">
        <w:r w:rsidR="00AC04B3" w:rsidRPr="001421E2">
          <w:rPr>
            <w:rFonts w:ascii="Arial" w:hAnsi="Arial" w:cs="Arial"/>
            <w:color w:val="000000" w:themeColor="text1"/>
            <w:w w:val="95"/>
          </w:rPr>
          <w:t>(</w:t>
        </w:r>
        <w:proofErr w:type="spellStart"/>
        <w:r w:rsidR="00AC04B3" w:rsidRPr="001421E2">
          <w:rPr>
            <w:rFonts w:ascii="Arial" w:hAnsi="Arial" w:cs="Arial"/>
            <w:color w:val="000000" w:themeColor="text1"/>
            <w:w w:val="95"/>
          </w:rPr>
          <w:t>Csepregi</w:t>
        </w:r>
        <w:proofErr w:type="spellEnd"/>
      </w:hyperlink>
      <w:r w:rsidR="00AC04B3" w:rsidRPr="001421E2">
        <w:rPr>
          <w:rFonts w:ascii="Arial" w:hAnsi="Arial" w:cs="Arial"/>
          <w:color w:val="000000" w:themeColor="text1"/>
          <w:w w:val="95"/>
        </w:rPr>
        <w:t xml:space="preserve"> </w:t>
      </w:r>
      <w:hyperlink w:anchor="_bookmark14" w:history="1">
        <w:r w:rsidR="00AC04B3" w:rsidRPr="001421E2">
          <w:rPr>
            <w:rFonts w:ascii="Arial" w:hAnsi="Arial" w:cs="Arial"/>
            <w:color w:val="000000" w:themeColor="text1"/>
          </w:rPr>
          <w:t>et</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al.,</w:t>
        </w:r>
        <w:r w:rsidR="00AC04B3" w:rsidRPr="001421E2">
          <w:rPr>
            <w:rFonts w:ascii="Arial" w:hAnsi="Arial" w:cs="Arial"/>
            <w:color w:val="000000" w:themeColor="text1"/>
            <w:spacing w:val="-12"/>
          </w:rPr>
          <w:t xml:space="preserve"> </w:t>
        </w:r>
      </w:hyperlink>
      <w:hyperlink w:anchor="_bookmark14" w:history="1">
        <w:r w:rsidR="00AC04B3" w:rsidRPr="001421E2">
          <w:rPr>
            <w:rFonts w:ascii="Arial" w:hAnsi="Arial" w:cs="Arial"/>
            <w:color w:val="000000" w:themeColor="text1"/>
          </w:rPr>
          <w:t>2013).</w:t>
        </w:r>
      </w:hyperlink>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HPLC</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allows</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for</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analysis</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w:t>
      </w:r>
      <w:r w:rsidR="00AC04B3" w:rsidRPr="001421E2">
        <w:rPr>
          <w:rFonts w:ascii="Arial" w:hAnsi="Arial" w:cs="Arial"/>
          <w:color w:val="000000" w:themeColor="text1"/>
          <w:spacing w:val="-12"/>
        </w:rPr>
        <w:t xml:space="preserve"> </w:t>
      </w:r>
      <w:r w:rsidR="00A84D5E">
        <w:rPr>
          <w:rFonts w:ascii="Arial" w:hAnsi="Arial" w:cs="Arial"/>
          <w:color w:val="000000" w:themeColor="text1"/>
        </w:rPr>
        <w:t>range</w:t>
      </w:r>
      <w:r w:rsidR="00A84D5E" w:rsidRPr="001421E2">
        <w:rPr>
          <w:rFonts w:ascii="Arial" w:hAnsi="Arial" w:cs="Arial"/>
          <w:color w:val="000000" w:themeColor="text1"/>
          <w:spacing w:val="-12"/>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phenolic</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acids</w:t>
      </w:r>
      <w:r w:rsidR="00A84D5E">
        <w:rPr>
          <w:rFonts w:ascii="Arial" w:hAnsi="Arial" w:cs="Arial"/>
          <w:color w:val="000000" w:themeColor="text1"/>
        </w:rPr>
        <w:t xml:space="preserve"> including</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 xml:space="preserve">gallic </w:t>
      </w:r>
      <w:r w:rsidR="00AC04B3" w:rsidRPr="001421E2">
        <w:rPr>
          <w:rFonts w:ascii="Arial" w:hAnsi="Arial" w:cs="Arial"/>
          <w:color w:val="000000" w:themeColor="text1"/>
          <w:w w:val="95"/>
        </w:rPr>
        <w:t>acid,</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ferulic</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acid,</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caffeic</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acid,</w:t>
      </w:r>
      <w:r w:rsidR="00AC04B3" w:rsidRPr="001421E2">
        <w:rPr>
          <w:rFonts w:ascii="Arial" w:hAnsi="Arial" w:cs="Arial"/>
          <w:color w:val="000000" w:themeColor="text1"/>
          <w:spacing w:val="-3"/>
          <w:w w:val="95"/>
        </w:rPr>
        <w:t xml:space="preserve"> </w:t>
      </w:r>
      <w:r w:rsidR="00A84D5E">
        <w:rPr>
          <w:rFonts w:ascii="Arial" w:hAnsi="Arial" w:cs="Arial"/>
          <w:color w:val="000000" w:themeColor="text1"/>
          <w:w w:val="95"/>
        </w:rPr>
        <w:t>and</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flavonoids</w:t>
      </w:r>
      <w:r w:rsidR="00AC04B3" w:rsidRPr="001421E2">
        <w:rPr>
          <w:rFonts w:ascii="Arial" w:hAnsi="Arial" w:cs="Arial"/>
          <w:color w:val="000000" w:themeColor="text1"/>
          <w:spacing w:val="-4"/>
          <w:w w:val="95"/>
        </w:rPr>
        <w:t xml:space="preserve"> </w:t>
      </w:r>
      <w:r w:rsidR="00A84D5E">
        <w:rPr>
          <w:rFonts w:ascii="Arial" w:hAnsi="Arial" w:cs="Arial"/>
          <w:color w:val="000000" w:themeColor="text1"/>
          <w:w w:val="95"/>
        </w:rPr>
        <w:t>including</w:t>
      </w:r>
      <w:r w:rsidR="00A84D5E"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catechin,</w:t>
      </w:r>
      <w:r w:rsidR="00AC04B3" w:rsidRPr="001421E2">
        <w:rPr>
          <w:rFonts w:ascii="Arial" w:hAnsi="Arial" w:cs="Arial"/>
          <w:color w:val="000000" w:themeColor="text1"/>
          <w:spacing w:val="-2"/>
          <w:w w:val="95"/>
        </w:rPr>
        <w:t xml:space="preserve"> </w:t>
      </w:r>
      <w:proofErr w:type="spellStart"/>
      <w:r w:rsidR="00AC04B3" w:rsidRPr="001421E2">
        <w:rPr>
          <w:rFonts w:ascii="Arial" w:hAnsi="Arial" w:cs="Arial"/>
          <w:color w:val="000000" w:themeColor="text1"/>
          <w:w w:val="95"/>
        </w:rPr>
        <w:t>rutin</w:t>
      </w:r>
      <w:proofErr w:type="spellEnd"/>
      <w:r w:rsidR="00AC04B3" w:rsidRPr="001421E2">
        <w:rPr>
          <w:rFonts w:ascii="Arial" w:hAnsi="Arial" w:cs="Arial"/>
          <w:color w:val="000000" w:themeColor="text1"/>
          <w:w w:val="95"/>
        </w:rPr>
        <w:t>,</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and</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quercetin</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in</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 xml:space="preserve">plant </w:t>
      </w:r>
      <w:r w:rsidR="00AC04B3" w:rsidRPr="001421E2">
        <w:rPr>
          <w:rFonts w:ascii="Arial" w:hAnsi="Arial" w:cs="Arial"/>
          <w:color w:val="000000" w:themeColor="text1"/>
        </w:rPr>
        <w:t>leaves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(K</w:t>
      </w:r>
      <w:hyperlink w:anchor="_bookmark32" w:history="1">
        <w:r w:rsidR="00AC04B3" w:rsidRPr="001421E2">
          <w:rPr>
            <w:rFonts w:ascii="Arial" w:hAnsi="Arial" w:cs="Arial"/>
            <w:color w:val="000000" w:themeColor="text1"/>
          </w:rPr>
          <w:t>owalski</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Wolski,</w:t>
        </w:r>
      </w:hyperlink>
      <w:r w:rsidR="00AC04B3" w:rsidRPr="001421E2">
        <w:rPr>
          <w:rFonts w:ascii="Arial" w:hAnsi="Arial" w:cs="Arial"/>
          <w:color w:val="000000" w:themeColor="text1"/>
          <w:spacing w:val="-9"/>
        </w:rPr>
        <w:t xml:space="preserve"> </w:t>
      </w:r>
      <w:hyperlink w:anchor="_bookmark32" w:history="1">
        <w:r w:rsidR="00AC04B3" w:rsidRPr="001421E2">
          <w:rPr>
            <w:rFonts w:ascii="Arial" w:hAnsi="Arial" w:cs="Arial"/>
            <w:color w:val="000000" w:themeColor="text1"/>
          </w:rPr>
          <w:t>2003</w:t>
        </w:r>
        <w:r w:rsidR="0093420A">
          <w:rPr>
            <w:rFonts w:ascii="Arial" w:hAnsi="Arial" w:cs="Arial"/>
            <w:color w:val="000000" w:themeColor="text1"/>
          </w:rPr>
          <w:t>)</w:t>
        </w:r>
      </w:hyperlink>
      <w:r w:rsidR="0093420A">
        <w:rPr>
          <w:rFonts w:ascii="Arial" w:hAnsi="Arial" w:cs="Arial"/>
          <w:color w:val="000000" w:themeColor="text1"/>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addition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rPr>
        <w:t>flavonoids,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pigments</w:t>
      </w:r>
      <w:r w:rsidR="00AC04B3" w:rsidRPr="001421E2">
        <w:rPr>
          <w:rFonts w:ascii="Arial" w:hAnsi="Arial" w:cs="Arial"/>
          <w:color w:val="000000" w:themeColor="text1"/>
          <w:spacing w:val="-4"/>
        </w:rPr>
        <w:t xml:space="preserve"> </w:t>
      </w:r>
      <w:del w:id="5" w:author="Bock, Clive" w:date="2022-06-20T12:24:00Z">
        <w:r w:rsidR="00AC04B3" w:rsidRPr="001421E2" w:rsidDel="007446E8">
          <w:rPr>
            <w:rFonts w:ascii="Arial" w:hAnsi="Arial" w:cs="Arial"/>
            <w:color w:val="000000" w:themeColor="text1"/>
          </w:rPr>
          <w:delText>like</w:delText>
        </w:r>
        <w:r w:rsidR="00AC04B3" w:rsidRPr="001421E2" w:rsidDel="007446E8">
          <w:rPr>
            <w:rFonts w:ascii="Arial" w:hAnsi="Arial" w:cs="Arial"/>
            <w:color w:val="000000" w:themeColor="text1"/>
            <w:spacing w:val="-4"/>
          </w:rPr>
          <w:delText xml:space="preserve"> </w:delText>
        </w:r>
      </w:del>
      <w:ins w:id="6" w:author="Bock, Clive" w:date="2022-06-20T12:24:00Z">
        <w:r w:rsidR="007446E8">
          <w:rPr>
            <w:rFonts w:ascii="Arial" w:hAnsi="Arial" w:cs="Arial"/>
            <w:color w:val="000000" w:themeColor="text1"/>
          </w:rPr>
          <w:t>including</w:t>
        </w:r>
        <w:r w:rsidR="007446E8" w:rsidRPr="001421E2">
          <w:rPr>
            <w:rFonts w:ascii="Arial" w:hAnsi="Arial" w:cs="Arial"/>
            <w:color w:val="000000" w:themeColor="text1"/>
            <w:spacing w:val="-4"/>
          </w:rPr>
          <w:t xml:space="preserve"> </w:t>
        </w:r>
      </w:ins>
      <w:r w:rsidR="00AC04B3" w:rsidRPr="001421E2">
        <w:rPr>
          <w:rFonts w:ascii="Arial" w:hAnsi="Arial" w:cs="Arial"/>
          <w:color w:val="000000" w:themeColor="text1"/>
        </w:rPr>
        <w:t>chlorophylls</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carotenoids</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can</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be</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used</w:t>
      </w:r>
      <w:r w:rsidR="00AC04B3" w:rsidRPr="001421E2">
        <w:rPr>
          <w:rFonts w:ascii="Arial" w:hAnsi="Arial" w:cs="Arial"/>
          <w:color w:val="000000" w:themeColor="text1"/>
          <w:spacing w:val="-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4"/>
        </w:rPr>
        <w:t xml:space="preserve"> </w:t>
      </w:r>
      <w:r w:rsidR="00BD417D">
        <w:rPr>
          <w:rFonts w:ascii="Arial" w:hAnsi="Arial" w:cs="Arial"/>
          <w:color w:val="000000" w:themeColor="text1"/>
        </w:rPr>
        <w:t>rate</w:t>
      </w:r>
      <w:r w:rsidR="00BD417D" w:rsidRPr="001421E2">
        <w:rPr>
          <w:rFonts w:ascii="Arial" w:hAnsi="Arial" w:cs="Arial"/>
          <w:color w:val="000000" w:themeColor="text1"/>
          <w:spacing w:val="-4"/>
        </w:rPr>
        <w:t xml:space="preserve"> </w:t>
      </w:r>
      <w:r w:rsidR="00AC04B3" w:rsidRPr="001421E2">
        <w:rPr>
          <w:rFonts w:ascii="Arial" w:hAnsi="Arial" w:cs="Arial"/>
          <w:color w:val="000000" w:themeColor="text1"/>
        </w:rPr>
        <w:t>plant</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stress</w:t>
      </w:r>
      <w:r w:rsidR="00634873">
        <w:rPr>
          <w:rFonts w:ascii="Arial" w:hAnsi="Arial" w:cs="Arial"/>
          <w:color w:val="000000" w:themeColor="text1"/>
        </w:rPr>
        <w:t>,</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since</w:t>
      </w:r>
      <w:r w:rsidR="00AC04B3" w:rsidRPr="001421E2">
        <w:rPr>
          <w:rFonts w:ascii="Arial" w:hAnsi="Arial" w:cs="Arial"/>
          <w:color w:val="000000" w:themeColor="text1"/>
          <w:spacing w:val="-4"/>
        </w:rPr>
        <w:t xml:space="preserve"> </w:t>
      </w:r>
      <w:r w:rsidR="00AC04B3" w:rsidRPr="001421E2">
        <w:rPr>
          <w:rFonts w:ascii="Arial" w:hAnsi="Arial" w:cs="Arial"/>
          <w:color w:val="000000" w:themeColor="text1"/>
        </w:rPr>
        <w:t>biotic</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stress</w:t>
      </w:r>
      <w:r w:rsidR="00AC04B3" w:rsidRPr="001421E2">
        <w:rPr>
          <w:rFonts w:ascii="Arial" w:hAnsi="Arial" w:cs="Arial"/>
          <w:color w:val="000000" w:themeColor="text1"/>
          <w:spacing w:val="-11"/>
        </w:rPr>
        <w:t xml:space="preserve"> </w:t>
      </w:r>
      <w:r w:rsidR="00BD417D">
        <w:rPr>
          <w:rFonts w:ascii="Arial" w:hAnsi="Arial" w:cs="Arial"/>
          <w:color w:val="000000" w:themeColor="text1"/>
        </w:rPr>
        <w:t>results in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a</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downregulation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genes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for</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pigment</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synthesis</w:t>
      </w:r>
      <w:r w:rsidR="00AC04B3" w:rsidRPr="001421E2">
        <w:rPr>
          <w:rFonts w:ascii="Arial" w:hAnsi="Arial" w:cs="Arial"/>
          <w:color w:val="000000" w:themeColor="text1"/>
          <w:spacing w:val="-11"/>
        </w:rPr>
        <w:t xml:space="preserve"> </w:t>
      </w:r>
      <w:r w:rsidR="00BD417D">
        <w:rPr>
          <w:rFonts w:ascii="Arial" w:hAnsi="Arial" w:cs="Arial"/>
          <w:color w:val="000000" w:themeColor="text1"/>
        </w:rPr>
        <w:t>that</w:t>
      </w:r>
      <w:r w:rsidR="00AC04B3" w:rsidRPr="001421E2">
        <w:rPr>
          <w:rFonts w:ascii="Arial" w:hAnsi="Arial" w:cs="Arial"/>
          <w:color w:val="000000" w:themeColor="text1"/>
        </w:rPr>
        <w:t xml:space="preserve"> can help the initiation of </w:t>
      </w:r>
      <w:r w:rsidR="00BD417D">
        <w:rPr>
          <w:rFonts w:ascii="Arial" w:hAnsi="Arial" w:cs="Arial"/>
          <w:color w:val="000000" w:themeColor="text1"/>
        </w:rPr>
        <w:t xml:space="preserve">a </w:t>
      </w:r>
      <w:r w:rsidR="00AC04B3" w:rsidRPr="001421E2">
        <w:rPr>
          <w:rFonts w:ascii="Arial" w:hAnsi="Arial" w:cs="Arial"/>
          <w:color w:val="000000" w:themeColor="text1"/>
        </w:rPr>
        <w:t xml:space="preserve">defensive reaction </w:t>
      </w:r>
      <w:hyperlink w:anchor="_bookmark8" w:history="1">
        <w:r w:rsidR="00AC04B3" w:rsidRPr="001421E2">
          <w:rPr>
            <w:rFonts w:ascii="Arial" w:hAnsi="Arial" w:cs="Arial"/>
            <w:color w:val="000000" w:themeColor="text1"/>
          </w:rPr>
          <w:t>(</w:t>
        </w:r>
        <w:proofErr w:type="spellStart"/>
        <w:r w:rsidR="00AC04B3" w:rsidRPr="001421E2">
          <w:rPr>
            <w:rFonts w:ascii="Arial" w:hAnsi="Arial" w:cs="Arial"/>
            <w:color w:val="000000" w:themeColor="text1"/>
          </w:rPr>
          <w:t>Bilgin</w:t>
        </w:r>
        <w:proofErr w:type="spellEnd"/>
        <w:r w:rsidR="00AC04B3" w:rsidRPr="001421E2">
          <w:rPr>
            <w:rFonts w:ascii="Arial" w:hAnsi="Arial" w:cs="Arial"/>
            <w:color w:val="000000" w:themeColor="text1"/>
          </w:rPr>
          <w:t xml:space="preserve"> et al.,</w:t>
        </w:r>
      </w:hyperlink>
      <w:r w:rsidR="00AC04B3" w:rsidRPr="001421E2">
        <w:rPr>
          <w:rFonts w:ascii="Arial" w:hAnsi="Arial" w:cs="Arial"/>
          <w:color w:val="000000" w:themeColor="text1"/>
        </w:rPr>
        <w:t xml:space="preserve"> </w:t>
      </w:r>
      <w:hyperlink w:anchor="_bookmark8" w:history="1">
        <w:r w:rsidR="00AC04B3" w:rsidRPr="001421E2">
          <w:rPr>
            <w:rFonts w:ascii="Arial" w:hAnsi="Arial" w:cs="Arial"/>
            <w:color w:val="000000" w:themeColor="text1"/>
          </w:rPr>
          <w:t>2010).</w:t>
        </w:r>
      </w:hyperlink>
      <w:r w:rsidR="00AC04B3" w:rsidRPr="001421E2">
        <w:rPr>
          <w:rFonts w:ascii="Arial" w:hAnsi="Arial" w:cs="Arial"/>
          <w:color w:val="000000" w:themeColor="text1"/>
          <w:spacing w:val="40"/>
        </w:rPr>
        <w:t xml:space="preserve"> </w:t>
      </w:r>
      <w:r w:rsidR="00AC04B3" w:rsidRPr="001421E2">
        <w:rPr>
          <w:rFonts w:ascii="Arial" w:hAnsi="Arial" w:cs="Arial"/>
          <w:color w:val="000000" w:themeColor="text1"/>
        </w:rPr>
        <w:t>Chlorophylls and carotenoids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present</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absorption</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maxima</w:t>
      </w:r>
      <w:r w:rsidR="00AC04B3" w:rsidRPr="001421E2">
        <w:rPr>
          <w:rFonts w:ascii="Arial" w:hAnsi="Arial" w:cs="Arial"/>
          <w:color w:val="000000" w:themeColor="text1"/>
          <w:spacing w:val="-7"/>
        </w:rPr>
        <w:t xml:space="preserve"> </w:t>
      </w:r>
      <w:r w:rsidR="00AC04B3" w:rsidRPr="001421E2">
        <w:rPr>
          <w:rFonts w:ascii="Arial" w:hAnsi="Arial" w:cs="Arial"/>
          <w:color w:val="000000" w:themeColor="text1"/>
        </w:rPr>
        <w:t>from</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400</w:t>
      </w:r>
      <w:r w:rsidR="009818C8">
        <w:rPr>
          <w:rFonts w:ascii="Arial" w:hAnsi="Arial" w:cs="Arial"/>
          <w:color w:val="000000" w:themeColor="text1"/>
        </w:rPr>
        <w:t xml:space="preserve"> to </w:t>
      </w:r>
      <w:r w:rsidR="00AC04B3" w:rsidRPr="001421E2">
        <w:rPr>
          <w:rFonts w:ascii="Arial" w:hAnsi="Arial" w:cs="Arial"/>
          <w:color w:val="000000" w:themeColor="text1"/>
        </w:rPr>
        <w:t>500</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nm</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(T</w:t>
      </w:r>
      <w:hyperlink w:anchor="_bookmark70" w:history="1">
        <w:r w:rsidR="00AC04B3" w:rsidRPr="001421E2">
          <w:rPr>
            <w:rFonts w:ascii="Arial" w:hAnsi="Arial" w:cs="Arial"/>
            <w:color w:val="000000" w:themeColor="text1"/>
          </w:rPr>
          <w:t>aniguchi</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rPr>
          <w:t>Lindsey,</w:t>
        </w:r>
      </w:hyperlink>
      <w:r w:rsidR="00AC04B3" w:rsidRPr="001421E2">
        <w:rPr>
          <w:rFonts w:ascii="Arial" w:hAnsi="Arial" w:cs="Arial"/>
          <w:color w:val="000000" w:themeColor="text1"/>
          <w:spacing w:val="-6"/>
        </w:rPr>
        <w:t xml:space="preserve"> </w:t>
      </w:r>
      <w:hyperlink w:anchor="_bookmark70" w:history="1">
        <w:r w:rsidR="00AC04B3" w:rsidRPr="001421E2">
          <w:rPr>
            <w:rFonts w:ascii="Arial" w:hAnsi="Arial" w:cs="Arial"/>
            <w:color w:val="000000" w:themeColor="text1"/>
          </w:rPr>
          <w:t>2018).</w:t>
        </w:r>
      </w:hyperlink>
      <w:r w:rsidR="00AC04B3" w:rsidRPr="001421E2">
        <w:rPr>
          <w:rFonts w:ascii="Arial" w:hAnsi="Arial" w:cs="Arial"/>
          <w:color w:val="000000" w:themeColor="text1"/>
        </w:rPr>
        <w:t xml:space="preserve"> </w:t>
      </w:r>
      <w:r w:rsidR="00AC04B3" w:rsidRPr="001421E2">
        <w:rPr>
          <w:rFonts w:ascii="Arial" w:hAnsi="Arial" w:cs="Arial"/>
          <w:color w:val="000000" w:themeColor="text1"/>
          <w:spacing w:val="-2"/>
        </w:rPr>
        <w:t>The</w:t>
      </w:r>
      <w:r w:rsidR="00AC04B3" w:rsidRPr="001421E2">
        <w:rPr>
          <w:rFonts w:ascii="Arial" w:hAnsi="Arial" w:cs="Arial"/>
          <w:color w:val="000000" w:themeColor="text1"/>
          <w:spacing w:val="-9"/>
        </w:rPr>
        <w:t xml:space="preserve"> </w:t>
      </w:r>
      <w:r w:rsidR="009818C8">
        <w:rPr>
          <w:rFonts w:ascii="Arial" w:hAnsi="Arial" w:cs="Arial"/>
          <w:color w:val="000000" w:themeColor="text1"/>
          <w:spacing w:val="-9"/>
        </w:rPr>
        <w:t xml:space="preserve">various </w:t>
      </w:r>
      <w:r w:rsidR="00AC04B3" w:rsidRPr="001421E2">
        <w:rPr>
          <w:rFonts w:ascii="Arial" w:hAnsi="Arial" w:cs="Arial"/>
          <w:color w:val="000000" w:themeColor="text1"/>
          <w:spacing w:val="-2"/>
        </w:rPr>
        <w:t>pigments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can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be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easily</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extracted</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from</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leaves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to</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determine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their</w:t>
      </w:r>
      <w:r w:rsidR="00AC04B3" w:rsidRPr="001421E2">
        <w:rPr>
          <w:rFonts w:ascii="Arial" w:hAnsi="Arial" w:cs="Arial"/>
          <w:color w:val="000000" w:themeColor="text1"/>
          <w:spacing w:val="-9"/>
        </w:rPr>
        <w:t xml:space="preserve"> </w:t>
      </w:r>
      <w:r w:rsidR="009818C8">
        <w:rPr>
          <w:rFonts w:ascii="Arial" w:hAnsi="Arial" w:cs="Arial"/>
          <w:color w:val="000000" w:themeColor="text1"/>
          <w:spacing w:val="-2"/>
        </w:rPr>
        <w:t>quantities</w:t>
      </w:r>
      <w:r w:rsidR="009818C8" w:rsidRPr="001421E2">
        <w:rPr>
          <w:rFonts w:ascii="Arial" w:hAnsi="Arial" w:cs="Arial"/>
          <w:color w:val="000000" w:themeColor="text1"/>
          <w:spacing w:val="-9"/>
        </w:rPr>
        <w:t xml:space="preserve"> </w:t>
      </w:r>
      <w:hyperlink w:anchor="_bookmark66" w:history="1">
        <w:r w:rsidR="00AC04B3" w:rsidRPr="001421E2">
          <w:rPr>
            <w:rFonts w:ascii="Arial" w:hAnsi="Arial" w:cs="Arial"/>
            <w:color w:val="000000" w:themeColor="text1"/>
            <w:spacing w:val="-2"/>
          </w:rPr>
          <w:t>(Scholes</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et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al.,</w:t>
        </w:r>
      </w:hyperlink>
      <w:r w:rsidR="00AC04B3" w:rsidRPr="001421E2">
        <w:rPr>
          <w:rFonts w:ascii="Arial" w:hAnsi="Arial" w:cs="Arial"/>
          <w:color w:val="000000" w:themeColor="text1"/>
          <w:spacing w:val="-2"/>
        </w:rPr>
        <w:t xml:space="preserve"> </w:t>
      </w:r>
      <w:hyperlink w:anchor="_bookmark66" w:history="1">
        <w:r w:rsidR="00AC04B3" w:rsidRPr="001421E2">
          <w:rPr>
            <w:rFonts w:ascii="Arial" w:hAnsi="Arial" w:cs="Arial"/>
            <w:color w:val="000000" w:themeColor="text1"/>
          </w:rPr>
          <w:t>1994).</w:t>
        </w:r>
      </w:hyperlink>
      <w:r w:rsidR="00AC04B3" w:rsidRPr="001421E2">
        <w:rPr>
          <w:rFonts w:ascii="Arial" w:hAnsi="Arial" w:cs="Arial"/>
          <w:color w:val="000000" w:themeColor="text1"/>
          <w:spacing w:val="7"/>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sugar</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beet</w:t>
      </w:r>
      <w:r w:rsidR="009818C8">
        <w:rPr>
          <w:rFonts w:ascii="Arial" w:hAnsi="Arial" w:cs="Arial"/>
          <w:color w:val="000000" w:themeColor="text1"/>
        </w:rPr>
        <w:t xml:space="preserve"> (</w:t>
      </w:r>
      <w:r w:rsidR="00AC04B3" w:rsidRPr="001421E2">
        <w:rPr>
          <w:rFonts w:ascii="Arial" w:hAnsi="Arial" w:cs="Arial"/>
          <w:i/>
          <w:color w:val="000000" w:themeColor="text1"/>
        </w:rPr>
        <w:t>Beta</w:t>
      </w:r>
      <w:r w:rsidR="00AC04B3" w:rsidRPr="001421E2">
        <w:rPr>
          <w:rFonts w:ascii="Arial" w:hAnsi="Arial" w:cs="Arial"/>
          <w:i/>
          <w:color w:val="000000" w:themeColor="text1"/>
          <w:spacing w:val="-7"/>
        </w:rPr>
        <w:t xml:space="preserve"> </w:t>
      </w:r>
      <w:r w:rsidR="00AC04B3" w:rsidRPr="001421E2">
        <w:rPr>
          <w:rFonts w:ascii="Arial" w:hAnsi="Arial" w:cs="Arial"/>
          <w:i/>
          <w:color w:val="000000" w:themeColor="text1"/>
        </w:rPr>
        <w:t>vulgaris</w:t>
      </w:r>
      <w:r w:rsidR="009818C8">
        <w:rPr>
          <w:rFonts w:ascii="Arial" w:hAnsi="Arial" w:cs="Arial"/>
          <w:iCs/>
          <w:color w:val="000000" w:themeColor="text1"/>
        </w:rPr>
        <w:t>)</w:t>
      </w:r>
      <w:r w:rsidR="00AC04B3" w:rsidRPr="001421E2">
        <w:rPr>
          <w:rFonts w:ascii="Arial" w:hAnsi="Arial" w:cs="Arial"/>
          <w:color w:val="000000" w:themeColor="text1"/>
          <w:spacing w:val="-11"/>
        </w:rPr>
        <w:t xml:space="preserve"> </w:t>
      </w:r>
      <w:r w:rsidR="009818C8">
        <w:rPr>
          <w:rFonts w:ascii="Arial" w:hAnsi="Arial" w:cs="Arial"/>
          <w:color w:val="000000" w:themeColor="text1"/>
          <w:spacing w:val="-11"/>
        </w:rPr>
        <w:t xml:space="preserve">several </w:t>
      </w:r>
      <w:r w:rsidR="00AC04B3" w:rsidRPr="001421E2">
        <w:rPr>
          <w:rFonts w:ascii="Arial" w:hAnsi="Arial" w:cs="Arial"/>
          <w:color w:val="000000" w:themeColor="text1"/>
          <w:w w:val="90"/>
        </w:rPr>
        <w:t xml:space="preserve">phenols </w:t>
      </w:r>
      <w:r w:rsidR="009818C8">
        <w:rPr>
          <w:rFonts w:ascii="Arial" w:hAnsi="Arial" w:cs="Arial"/>
          <w:color w:val="000000" w:themeColor="text1"/>
          <w:w w:val="90"/>
        </w:rPr>
        <w:t>have been identified</w:t>
      </w:r>
      <w:r w:rsidR="000A4794">
        <w:rPr>
          <w:rFonts w:ascii="Arial" w:hAnsi="Arial" w:cs="Arial"/>
          <w:color w:val="000000" w:themeColor="text1"/>
          <w:w w:val="90"/>
        </w:rPr>
        <w:t xml:space="preserve">, including </w:t>
      </w:r>
      <w:r w:rsidR="00AC04B3" w:rsidRPr="001421E2">
        <w:rPr>
          <w:rFonts w:ascii="Arial" w:hAnsi="Arial" w:cs="Arial"/>
          <w:color w:val="000000" w:themeColor="text1"/>
          <w:w w:val="90"/>
        </w:rPr>
        <w:t xml:space="preserve">hydroxybenzoic acid </w:t>
      </w:r>
      <w:r w:rsidR="000A4794">
        <w:rPr>
          <w:rFonts w:ascii="Arial" w:hAnsi="Arial" w:cs="Arial"/>
          <w:color w:val="000000" w:themeColor="text1"/>
          <w:w w:val="90"/>
        </w:rPr>
        <w:t xml:space="preserve">and other phenolic compounds </w:t>
      </w:r>
      <w:r w:rsidR="00AC04B3" w:rsidRPr="001421E2">
        <w:rPr>
          <w:rFonts w:ascii="Arial" w:hAnsi="Arial" w:cs="Arial"/>
          <w:color w:val="000000" w:themeColor="text1"/>
          <w:w w:val="90"/>
        </w:rPr>
        <w:t xml:space="preserve">in Swiss chard </w:t>
      </w:r>
      <w:r w:rsidR="00AC04B3" w:rsidRPr="001421E2">
        <w:rPr>
          <w:rFonts w:ascii="Arial" w:hAnsi="Arial" w:cs="Arial"/>
          <w:color w:val="000000" w:themeColor="text1"/>
          <w:w w:val="95"/>
        </w:rPr>
        <w:t xml:space="preserve">leaves </w:t>
      </w:r>
      <w:hyperlink w:anchor="_bookmark61" w:history="1">
        <w:r w:rsidR="00AC04B3" w:rsidRPr="001421E2">
          <w:rPr>
            <w:rFonts w:ascii="Arial" w:hAnsi="Arial" w:cs="Arial"/>
            <w:color w:val="000000" w:themeColor="text1"/>
            <w:w w:val="95"/>
          </w:rPr>
          <w:t>(</w:t>
        </w:r>
        <w:proofErr w:type="spellStart"/>
        <w:r w:rsidR="00AC04B3" w:rsidRPr="001421E2">
          <w:rPr>
            <w:rFonts w:ascii="Arial" w:hAnsi="Arial" w:cs="Arial"/>
            <w:color w:val="000000" w:themeColor="text1"/>
            <w:w w:val="95"/>
          </w:rPr>
          <w:t>Pyo</w:t>
        </w:r>
        <w:proofErr w:type="spellEnd"/>
        <w:r w:rsidR="00AC04B3" w:rsidRPr="001421E2">
          <w:rPr>
            <w:rFonts w:ascii="Arial" w:hAnsi="Arial" w:cs="Arial"/>
            <w:color w:val="000000" w:themeColor="text1"/>
            <w:w w:val="95"/>
          </w:rPr>
          <w:t xml:space="preserve"> et al., </w:t>
        </w:r>
      </w:hyperlink>
      <w:hyperlink w:anchor="_bookmark61" w:history="1">
        <w:r w:rsidR="00AC04B3" w:rsidRPr="001421E2">
          <w:rPr>
            <w:rFonts w:ascii="Arial" w:hAnsi="Arial" w:cs="Arial"/>
            <w:color w:val="000000" w:themeColor="text1"/>
            <w:w w:val="95"/>
          </w:rPr>
          <w:t>2004)</w:t>
        </w:r>
        <w:r w:rsidR="000A4794">
          <w:rPr>
            <w:rFonts w:ascii="Arial" w:hAnsi="Arial" w:cs="Arial"/>
            <w:color w:val="000000" w:themeColor="text1"/>
            <w:w w:val="95"/>
          </w:rPr>
          <w:t>,</w:t>
        </w:r>
        <w:r w:rsidR="00AC04B3" w:rsidRPr="001421E2">
          <w:rPr>
            <w:rFonts w:ascii="Arial" w:hAnsi="Arial" w:cs="Arial"/>
            <w:color w:val="000000" w:themeColor="text1"/>
            <w:w w:val="95"/>
          </w:rPr>
          <w:t xml:space="preserve"> </w:t>
        </w:r>
      </w:hyperlink>
      <w:r w:rsidR="00225921">
        <w:rPr>
          <w:rFonts w:ascii="Arial" w:hAnsi="Arial" w:cs="Arial"/>
          <w:color w:val="000000" w:themeColor="text1"/>
          <w:w w:val="95"/>
        </w:rPr>
        <w:t xml:space="preserve">and </w:t>
      </w:r>
      <w:r w:rsidR="00AC04B3" w:rsidRPr="001421E2">
        <w:rPr>
          <w:rFonts w:ascii="Arial" w:hAnsi="Arial" w:cs="Arial"/>
          <w:color w:val="000000" w:themeColor="text1"/>
          <w:w w:val="95"/>
        </w:rPr>
        <w:t xml:space="preserve">flavonoids </w:t>
      </w:r>
      <w:r w:rsidR="000A4794">
        <w:rPr>
          <w:rFonts w:ascii="Arial" w:hAnsi="Arial" w:cs="Arial"/>
          <w:color w:val="000000" w:themeColor="text1"/>
          <w:w w:val="95"/>
        </w:rPr>
        <w:t>including</w:t>
      </w:r>
      <w:r w:rsidR="00AC04B3" w:rsidRPr="001421E2">
        <w:rPr>
          <w:rFonts w:ascii="Arial" w:hAnsi="Arial" w:cs="Arial"/>
          <w:color w:val="000000" w:themeColor="text1"/>
          <w:w w:val="95"/>
        </w:rPr>
        <w:t xml:space="preserve"> quercetin, </w:t>
      </w:r>
      <w:r w:rsidR="00225921">
        <w:rPr>
          <w:rFonts w:ascii="Arial" w:hAnsi="Arial" w:cs="Arial"/>
          <w:color w:val="000000" w:themeColor="text1"/>
          <w:w w:val="95"/>
        </w:rPr>
        <w:t xml:space="preserve">which is </w:t>
      </w:r>
      <w:r w:rsidR="000A4794">
        <w:rPr>
          <w:rFonts w:ascii="Arial" w:hAnsi="Arial" w:cs="Arial"/>
          <w:color w:val="000000" w:themeColor="text1"/>
          <w:w w:val="95"/>
        </w:rPr>
        <w:t>in</w:t>
      </w:r>
      <w:r w:rsidR="00AC04B3" w:rsidRPr="001421E2">
        <w:rPr>
          <w:rFonts w:ascii="Arial" w:hAnsi="Arial" w:cs="Arial"/>
          <w:color w:val="000000" w:themeColor="text1"/>
          <w:w w:val="95"/>
        </w:rPr>
        <w:t xml:space="preserve"> the subclass </w:t>
      </w:r>
      <w:r w:rsidR="00225921">
        <w:rPr>
          <w:rFonts w:ascii="Arial" w:hAnsi="Arial" w:cs="Arial"/>
          <w:color w:val="000000" w:themeColor="text1"/>
          <w:w w:val="95"/>
        </w:rPr>
        <w:t xml:space="preserve">of </w:t>
      </w:r>
      <w:proofErr w:type="spellStart"/>
      <w:r w:rsidR="00AC04B3" w:rsidRPr="001421E2">
        <w:rPr>
          <w:rFonts w:ascii="Arial" w:hAnsi="Arial" w:cs="Arial"/>
          <w:color w:val="000000" w:themeColor="text1"/>
        </w:rPr>
        <w:t>flavonol</w:t>
      </w:r>
      <w:r w:rsidR="00225921">
        <w:rPr>
          <w:rFonts w:ascii="Arial" w:hAnsi="Arial" w:cs="Arial"/>
          <w:color w:val="000000" w:themeColor="text1"/>
        </w:rPr>
        <w:t>s</w:t>
      </w:r>
      <w:proofErr w:type="spellEnd"/>
      <w:r w:rsidR="00AC04B3" w:rsidRPr="001421E2">
        <w:rPr>
          <w:rFonts w:ascii="Arial" w:hAnsi="Arial" w:cs="Arial"/>
          <w:color w:val="000000" w:themeColor="text1"/>
          <w:spacing w:val="-11"/>
        </w:rPr>
        <w:t xml:space="preserve"> </w:t>
      </w:r>
      <w:hyperlink w:anchor="_bookmark20" w:history="1">
        <w:r w:rsidR="00AC04B3" w:rsidRPr="001421E2">
          <w:rPr>
            <w:rFonts w:ascii="Arial" w:hAnsi="Arial" w:cs="Arial"/>
            <w:color w:val="000000" w:themeColor="text1"/>
          </w:rPr>
          <w:t>(Gil</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al</w:t>
        </w:r>
      </w:hyperlink>
      <w:r w:rsidR="00AC04B3" w:rsidRPr="001421E2">
        <w:rPr>
          <w:rFonts w:ascii="Arial" w:hAnsi="Arial" w:cs="Arial"/>
          <w:color w:val="000000" w:themeColor="text1"/>
        </w:rPr>
        <w:t>.,</w:t>
      </w:r>
      <w:r w:rsidR="00AC04B3" w:rsidRPr="001421E2">
        <w:rPr>
          <w:rFonts w:ascii="Arial" w:hAnsi="Arial" w:cs="Arial"/>
          <w:color w:val="000000" w:themeColor="text1"/>
          <w:spacing w:val="-11"/>
        </w:rPr>
        <w:t xml:space="preserve"> </w:t>
      </w:r>
      <w:hyperlink w:anchor="_bookmark20" w:history="1">
        <w:r w:rsidR="00AC04B3" w:rsidRPr="001421E2">
          <w:rPr>
            <w:rFonts w:ascii="Arial" w:hAnsi="Arial" w:cs="Arial"/>
            <w:color w:val="000000" w:themeColor="text1"/>
          </w:rPr>
          <w:t>1998).</w:t>
        </w:r>
      </w:hyperlink>
      <w:r w:rsidR="00AC04B3" w:rsidRPr="001421E2">
        <w:rPr>
          <w:rFonts w:ascii="Arial" w:hAnsi="Arial" w:cs="Arial"/>
          <w:color w:val="000000" w:themeColor="text1"/>
          <w:spacing w:val="14"/>
        </w:rPr>
        <w:t xml:space="preserve"> </w:t>
      </w:r>
    </w:p>
    <w:p w14:paraId="7EB25310" w14:textId="433AC798"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w w:val="95"/>
        </w:rPr>
        <w:t>Two</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important</w:t>
      </w:r>
      <w:r w:rsidRPr="001421E2">
        <w:rPr>
          <w:rFonts w:ascii="Arial" w:hAnsi="Arial" w:cs="Arial"/>
          <w:color w:val="000000" w:themeColor="text1"/>
          <w:spacing w:val="-5"/>
          <w:w w:val="95"/>
        </w:rPr>
        <w:t xml:space="preserve"> </w:t>
      </w:r>
      <w:r w:rsidR="00920A17">
        <w:rPr>
          <w:rFonts w:ascii="Arial" w:hAnsi="Arial" w:cs="Arial"/>
          <w:color w:val="000000" w:themeColor="text1"/>
          <w:spacing w:val="-5"/>
          <w:w w:val="95"/>
        </w:rPr>
        <w:t xml:space="preserve">foliar </w:t>
      </w:r>
      <w:r w:rsidRPr="001421E2">
        <w:rPr>
          <w:rFonts w:ascii="Arial" w:hAnsi="Arial" w:cs="Arial"/>
          <w:color w:val="000000" w:themeColor="text1"/>
          <w:w w:val="95"/>
        </w:rPr>
        <w:t>fungal</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pathogens</w:t>
      </w:r>
      <w:r w:rsidRPr="001421E2">
        <w:rPr>
          <w:rFonts w:ascii="Arial" w:hAnsi="Arial" w:cs="Arial"/>
          <w:color w:val="000000" w:themeColor="text1"/>
          <w:spacing w:val="-5"/>
          <w:w w:val="95"/>
        </w:rPr>
        <w:t xml:space="preserve"> </w:t>
      </w:r>
      <w:r w:rsidR="00920A17">
        <w:rPr>
          <w:rFonts w:ascii="Arial" w:hAnsi="Arial" w:cs="Arial"/>
          <w:color w:val="000000" w:themeColor="text1"/>
          <w:spacing w:val="-5"/>
          <w:w w:val="95"/>
        </w:rPr>
        <w:t xml:space="preserve">of sugar beet that </w:t>
      </w:r>
      <w:r w:rsidRPr="001421E2">
        <w:rPr>
          <w:rFonts w:ascii="Arial" w:hAnsi="Arial" w:cs="Arial"/>
          <w:color w:val="000000" w:themeColor="text1"/>
          <w:w w:val="95"/>
        </w:rPr>
        <w:t>caus</w:t>
      </w:r>
      <w:r w:rsidR="00920A17">
        <w:rPr>
          <w:rFonts w:ascii="Arial" w:hAnsi="Arial" w:cs="Arial"/>
          <w:color w:val="000000" w:themeColor="text1"/>
          <w:w w:val="95"/>
        </w:rPr>
        <w:t>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biotic</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stress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changes</w:t>
      </w:r>
      <w:r w:rsidRPr="001421E2">
        <w:rPr>
          <w:rFonts w:ascii="Arial" w:hAnsi="Arial" w:cs="Arial"/>
          <w:color w:val="000000" w:themeColor="text1"/>
          <w:spacing w:val="-5"/>
          <w:w w:val="95"/>
        </w:rPr>
        <w:t xml:space="preserve"> </w:t>
      </w:r>
      <w:r w:rsidR="00920A17">
        <w:rPr>
          <w:rFonts w:ascii="Arial" w:hAnsi="Arial" w:cs="Arial"/>
          <w:color w:val="000000" w:themeColor="text1"/>
          <w:w w:val="95"/>
        </w:rPr>
        <w:t>in</w:t>
      </w:r>
      <w:r w:rsidR="00920A17" w:rsidRPr="001421E2">
        <w:rPr>
          <w:rFonts w:ascii="Arial" w:hAnsi="Arial" w:cs="Arial"/>
          <w:color w:val="000000" w:themeColor="text1"/>
          <w:spacing w:val="-5"/>
          <w:w w:val="95"/>
        </w:rPr>
        <w:t xml:space="preserve"> </w:t>
      </w:r>
      <w:r w:rsidRPr="001421E2">
        <w:rPr>
          <w:rFonts w:ascii="Arial" w:hAnsi="Arial" w:cs="Arial"/>
          <w:color w:val="000000" w:themeColor="text1"/>
          <w:w w:val="95"/>
        </w:rPr>
        <w:lastRenderedPageBreak/>
        <w:t>pigments,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as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 xml:space="preserve">well </w:t>
      </w:r>
      <w:r w:rsidRPr="001421E2">
        <w:rPr>
          <w:rFonts w:ascii="Arial" w:hAnsi="Arial" w:cs="Arial"/>
          <w:color w:val="000000" w:themeColor="text1"/>
        </w:rPr>
        <w:t>as</w:t>
      </w:r>
      <w:r w:rsidRPr="001421E2">
        <w:rPr>
          <w:rFonts w:ascii="Arial" w:hAnsi="Arial" w:cs="Arial"/>
          <w:color w:val="000000" w:themeColor="text1"/>
          <w:spacing w:val="-15"/>
        </w:rPr>
        <w:t xml:space="preserve"> </w:t>
      </w:r>
      <w:r w:rsidRPr="001421E2">
        <w:rPr>
          <w:rFonts w:ascii="Arial" w:hAnsi="Arial" w:cs="Arial"/>
          <w:color w:val="000000" w:themeColor="text1"/>
        </w:rPr>
        <w:t>flavonoids,</w:t>
      </w:r>
      <w:r w:rsidRPr="001421E2">
        <w:rPr>
          <w:rFonts w:ascii="Arial" w:hAnsi="Arial" w:cs="Arial"/>
          <w:color w:val="000000" w:themeColor="text1"/>
          <w:spacing w:val="-12"/>
        </w:rPr>
        <w:t xml:space="preserve"> </w:t>
      </w:r>
      <w:r w:rsidRPr="001421E2">
        <w:rPr>
          <w:rFonts w:ascii="Arial" w:hAnsi="Arial" w:cs="Arial"/>
          <w:color w:val="000000" w:themeColor="text1"/>
        </w:rPr>
        <w:t>are</w:t>
      </w:r>
      <w:r w:rsidRPr="001421E2">
        <w:rPr>
          <w:rFonts w:ascii="Arial" w:hAnsi="Arial" w:cs="Arial"/>
          <w:color w:val="000000" w:themeColor="text1"/>
          <w:spacing w:val="-15"/>
        </w:rPr>
        <w:t xml:space="preserve"> </w:t>
      </w:r>
      <w:proofErr w:type="spellStart"/>
      <w:r w:rsidRPr="001421E2">
        <w:rPr>
          <w:rFonts w:ascii="Arial" w:hAnsi="Arial" w:cs="Arial"/>
          <w:i/>
          <w:color w:val="000000" w:themeColor="text1"/>
        </w:rPr>
        <w:t>Cercospora</w:t>
      </w:r>
      <w:proofErr w:type="spellEnd"/>
      <w:r w:rsidRPr="001421E2">
        <w:rPr>
          <w:rFonts w:ascii="Arial" w:hAnsi="Arial" w:cs="Arial"/>
          <w:i/>
          <w:color w:val="000000" w:themeColor="text1"/>
          <w:spacing w:val="-9"/>
        </w:rPr>
        <w:t xml:space="preserve"> </w:t>
      </w:r>
      <w:proofErr w:type="spellStart"/>
      <w:r w:rsidRPr="001421E2">
        <w:rPr>
          <w:rFonts w:ascii="Arial" w:hAnsi="Arial" w:cs="Arial"/>
          <w:i/>
          <w:color w:val="000000" w:themeColor="text1"/>
        </w:rPr>
        <w:t>beticola</w:t>
      </w:r>
      <w:proofErr w:type="spellEnd"/>
      <w:r w:rsidRPr="001421E2">
        <w:rPr>
          <w:rFonts w:ascii="Arial" w:hAnsi="Arial" w:cs="Arial"/>
          <w:i/>
          <w:color w:val="000000" w:themeColor="text1"/>
        </w:rPr>
        <w:t xml:space="preserve"> </w:t>
      </w:r>
      <w:r w:rsidRPr="001421E2">
        <w:rPr>
          <w:rFonts w:ascii="Arial" w:hAnsi="Arial" w:cs="Arial"/>
          <w:color w:val="000000" w:themeColor="text1"/>
        </w:rPr>
        <w:t>causing</w:t>
      </w:r>
      <w:r w:rsidRPr="001421E2">
        <w:rPr>
          <w:rFonts w:ascii="Arial" w:hAnsi="Arial" w:cs="Arial"/>
          <w:color w:val="000000" w:themeColor="text1"/>
          <w:spacing w:val="-15"/>
        </w:rPr>
        <w:t xml:space="preserve"> </w:t>
      </w:r>
      <w:proofErr w:type="spellStart"/>
      <w:r w:rsidRPr="001421E2">
        <w:rPr>
          <w:rFonts w:ascii="Arial" w:hAnsi="Arial" w:cs="Arial"/>
          <w:i/>
          <w:color w:val="000000" w:themeColor="text1"/>
        </w:rPr>
        <w:t>Cercospora</w:t>
      </w:r>
      <w:proofErr w:type="spellEnd"/>
      <w:r w:rsidRPr="001421E2">
        <w:rPr>
          <w:rFonts w:ascii="Arial" w:hAnsi="Arial" w:cs="Arial"/>
          <w:i/>
          <w:color w:val="000000" w:themeColor="text1"/>
          <w:spacing w:val="-1"/>
        </w:rPr>
        <w:t xml:space="preserve"> </w:t>
      </w:r>
      <w:r w:rsidRPr="001421E2">
        <w:rPr>
          <w:rFonts w:ascii="Arial" w:hAnsi="Arial" w:cs="Arial"/>
          <w:color w:val="000000" w:themeColor="text1"/>
        </w:rPr>
        <w:t>leaf</w:t>
      </w:r>
      <w:r w:rsidRPr="001421E2">
        <w:rPr>
          <w:rFonts w:ascii="Arial" w:hAnsi="Arial" w:cs="Arial"/>
          <w:color w:val="000000" w:themeColor="text1"/>
          <w:spacing w:val="-15"/>
        </w:rPr>
        <w:t xml:space="preserve"> </w:t>
      </w:r>
      <w:r w:rsidRPr="001421E2">
        <w:rPr>
          <w:rFonts w:ascii="Arial" w:hAnsi="Arial" w:cs="Arial"/>
          <w:color w:val="000000" w:themeColor="text1"/>
        </w:rPr>
        <w:t>spot</w:t>
      </w:r>
      <w:r w:rsidRPr="001421E2">
        <w:rPr>
          <w:rFonts w:ascii="Arial" w:hAnsi="Arial" w:cs="Arial"/>
          <w:color w:val="000000" w:themeColor="text1"/>
          <w:spacing w:val="-14"/>
        </w:rPr>
        <w:t xml:space="preserve"> </w:t>
      </w:r>
      <w:r w:rsidRPr="001421E2">
        <w:rPr>
          <w:rFonts w:ascii="Arial" w:hAnsi="Arial" w:cs="Arial"/>
          <w:color w:val="000000" w:themeColor="text1"/>
        </w:rPr>
        <w:t>(CLS)</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i/>
          <w:color w:val="000000" w:themeColor="text1"/>
        </w:rPr>
        <w:t>Uromyces</w:t>
      </w:r>
      <w:r w:rsidRPr="001421E2">
        <w:rPr>
          <w:rFonts w:ascii="Arial" w:hAnsi="Arial" w:cs="Arial"/>
          <w:i/>
          <w:color w:val="000000" w:themeColor="text1"/>
          <w:spacing w:val="-9"/>
        </w:rPr>
        <w:t xml:space="preserve"> </w:t>
      </w:r>
      <w:proofErr w:type="spellStart"/>
      <w:r w:rsidRPr="001421E2">
        <w:rPr>
          <w:rFonts w:ascii="Arial" w:hAnsi="Arial" w:cs="Arial"/>
          <w:i/>
          <w:color w:val="000000" w:themeColor="text1"/>
        </w:rPr>
        <w:t>betae</w:t>
      </w:r>
      <w:proofErr w:type="spellEnd"/>
      <w:r w:rsidRPr="001421E2">
        <w:rPr>
          <w:rFonts w:ascii="Arial" w:hAnsi="Arial" w:cs="Arial"/>
          <w:i/>
          <w:color w:val="000000" w:themeColor="text1"/>
        </w:rPr>
        <w:t xml:space="preserve"> </w:t>
      </w:r>
      <w:r w:rsidRPr="001421E2">
        <w:rPr>
          <w:rFonts w:ascii="Arial" w:hAnsi="Arial" w:cs="Arial"/>
          <w:color w:val="000000" w:themeColor="text1"/>
        </w:rPr>
        <w:t>causing</w:t>
      </w:r>
      <w:r w:rsidRPr="001421E2">
        <w:rPr>
          <w:rFonts w:ascii="Arial" w:hAnsi="Arial" w:cs="Arial"/>
          <w:color w:val="000000" w:themeColor="text1"/>
          <w:spacing w:val="-5"/>
        </w:rPr>
        <w:t xml:space="preserve"> </w:t>
      </w:r>
      <w:r w:rsidRPr="001421E2">
        <w:rPr>
          <w:rFonts w:ascii="Arial" w:hAnsi="Arial" w:cs="Arial"/>
          <w:color w:val="000000" w:themeColor="text1"/>
        </w:rPr>
        <w:t>sugar</w:t>
      </w:r>
      <w:r w:rsidRPr="001421E2">
        <w:rPr>
          <w:rFonts w:ascii="Arial" w:hAnsi="Arial" w:cs="Arial"/>
          <w:color w:val="000000" w:themeColor="text1"/>
          <w:spacing w:val="-6"/>
        </w:rPr>
        <w:t xml:space="preserve"> </w:t>
      </w:r>
      <w:r w:rsidRPr="001421E2">
        <w:rPr>
          <w:rFonts w:ascii="Arial" w:hAnsi="Arial" w:cs="Arial"/>
          <w:color w:val="000000" w:themeColor="text1"/>
        </w:rPr>
        <w:t>beet</w:t>
      </w:r>
      <w:r w:rsidRPr="001421E2">
        <w:rPr>
          <w:rFonts w:ascii="Arial" w:hAnsi="Arial" w:cs="Arial"/>
          <w:color w:val="000000" w:themeColor="text1"/>
          <w:spacing w:val="-5"/>
        </w:rPr>
        <w:t xml:space="preserve"> </w:t>
      </w:r>
      <w:r w:rsidRPr="001421E2">
        <w:rPr>
          <w:rFonts w:ascii="Arial" w:hAnsi="Arial" w:cs="Arial"/>
          <w:color w:val="000000" w:themeColor="text1"/>
        </w:rPr>
        <w:t>rust</w:t>
      </w:r>
      <w:r w:rsidRPr="001421E2">
        <w:rPr>
          <w:rFonts w:ascii="Arial" w:hAnsi="Arial" w:cs="Arial"/>
          <w:color w:val="000000" w:themeColor="text1"/>
          <w:spacing w:val="-6"/>
        </w:rPr>
        <w:t xml:space="preserve"> </w:t>
      </w:r>
      <w:r w:rsidRPr="001421E2">
        <w:rPr>
          <w:rFonts w:ascii="Arial" w:hAnsi="Arial" w:cs="Arial"/>
          <w:color w:val="000000" w:themeColor="text1"/>
        </w:rPr>
        <w:t>(BR).</w:t>
      </w:r>
      <w:r w:rsidRPr="001421E2">
        <w:rPr>
          <w:rFonts w:ascii="Arial" w:hAnsi="Arial" w:cs="Arial"/>
          <w:color w:val="000000" w:themeColor="text1"/>
          <w:spacing w:val="-5"/>
        </w:rPr>
        <w:t xml:space="preserve"> </w:t>
      </w:r>
      <w:r w:rsidRPr="001421E2">
        <w:rPr>
          <w:rFonts w:ascii="Arial" w:hAnsi="Arial" w:cs="Arial"/>
          <w:i/>
          <w:color w:val="000000" w:themeColor="text1"/>
        </w:rPr>
        <w:t>C.</w:t>
      </w:r>
      <w:r w:rsidRPr="001421E2">
        <w:rPr>
          <w:rFonts w:ascii="Arial" w:hAnsi="Arial" w:cs="Arial"/>
          <w:i/>
          <w:color w:val="000000" w:themeColor="text1"/>
          <w:spacing w:val="-1"/>
        </w:rPr>
        <w:t xml:space="preserve"> </w:t>
      </w:r>
      <w:proofErr w:type="spellStart"/>
      <w:r w:rsidRPr="001421E2">
        <w:rPr>
          <w:rFonts w:ascii="Arial" w:hAnsi="Arial" w:cs="Arial"/>
          <w:i/>
          <w:color w:val="000000" w:themeColor="text1"/>
        </w:rPr>
        <w:t>beticola</w:t>
      </w:r>
      <w:proofErr w:type="spellEnd"/>
      <w:r w:rsidRPr="001421E2">
        <w:rPr>
          <w:rFonts w:ascii="Arial" w:hAnsi="Arial" w:cs="Arial"/>
          <w:i/>
          <w:color w:val="000000" w:themeColor="text1"/>
        </w:rPr>
        <w:t xml:space="preserve"> </w:t>
      </w:r>
      <w:r w:rsidRPr="001421E2">
        <w:rPr>
          <w:rFonts w:ascii="Arial" w:hAnsi="Arial" w:cs="Arial"/>
          <w:color w:val="000000" w:themeColor="text1"/>
        </w:rPr>
        <w:t>enters</w:t>
      </w:r>
      <w:r w:rsidRPr="001421E2">
        <w:rPr>
          <w:rFonts w:ascii="Arial" w:hAnsi="Arial" w:cs="Arial"/>
          <w:color w:val="000000" w:themeColor="text1"/>
          <w:spacing w:val="-6"/>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leaf</w:t>
      </w:r>
      <w:r w:rsidRPr="001421E2">
        <w:rPr>
          <w:rFonts w:ascii="Arial" w:hAnsi="Arial" w:cs="Arial"/>
          <w:color w:val="000000" w:themeColor="text1"/>
          <w:spacing w:val="-6"/>
        </w:rPr>
        <w:t xml:space="preserve"> </w:t>
      </w:r>
      <w:r w:rsidRPr="001421E2">
        <w:rPr>
          <w:rFonts w:ascii="Arial" w:hAnsi="Arial" w:cs="Arial"/>
          <w:color w:val="000000" w:themeColor="text1"/>
        </w:rPr>
        <w:t>through</w:t>
      </w:r>
      <w:r w:rsidRPr="001421E2">
        <w:rPr>
          <w:rFonts w:ascii="Arial" w:hAnsi="Arial" w:cs="Arial"/>
          <w:color w:val="000000" w:themeColor="text1"/>
          <w:spacing w:val="-5"/>
        </w:rPr>
        <w:t xml:space="preserve"> </w:t>
      </w:r>
      <w:r w:rsidRPr="001421E2">
        <w:rPr>
          <w:rFonts w:ascii="Arial" w:hAnsi="Arial" w:cs="Arial"/>
          <w:color w:val="000000" w:themeColor="text1"/>
        </w:rPr>
        <w:t>the</w:t>
      </w:r>
      <w:r w:rsidRPr="001421E2">
        <w:rPr>
          <w:rFonts w:ascii="Arial" w:hAnsi="Arial" w:cs="Arial"/>
          <w:color w:val="000000" w:themeColor="text1"/>
          <w:spacing w:val="-6"/>
        </w:rPr>
        <w:t xml:space="preserve"> </w:t>
      </w:r>
      <w:r w:rsidRPr="001421E2">
        <w:rPr>
          <w:rFonts w:ascii="Arial" w:hAnsi="Arial" w:cs="Arial"/>
          <w:color w:val="000000" w:themeColor="text1"/>
        </w:rPr>
        <w:t>stomata</w:t>
      </w:r>
      <w:r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5"/>
        </w:rPr>
        <w:t xml:space="preserve"> </w:t>
      </w:r>
      <w:r w:rsidR="00B718EC">
        <w:rPr>
          <w:rFonts w:ascii="Arial" w:hAnsi="Arial" w:cs="Arial"/>
          <w:color w:val="000000" w:themeColor="text1"/>
          <w:spacing w:val="-5"/>
        </w:rPr>
        <w:t xml:space="preserve">initially </w:t>
      </w:r>
      <w:r w:rsidRPr="001421E2">
        <w:rPr>
          <w:rFonts w:ascii="Arial" w:hAnsi="Arial" w:cs="Arial"/>
          <w:color w:val="000000" w:themeColor="text1"/>
        </w:rPr>
        <w:t>colonizes the tissue asymptomatic</w:t>
      </w:r>
      <w:r w:rsidR="00B718EC">
        <w:rPr>
          <w:rFonts w:ascii="Arial" w:hAnsi="Arial" w:cs="Arial"/>
          <w:color w:val="000000" w:themeColor="text1"/>
        </w:rPr>
        <w:t>ally</w:t>
      </w:r>
      <w:r w:rsidRPr="001421E2">
        <w:rPr>
          <w:rFonts w:ascii="Arial" w:hAnsi="Arial" w:cs="Arial"/>
          <w:color w:val="000000" w:themeColor="text1"/>
        </w:rPr>
        <w:t>.</w:t>
      </w:r>
      <w:r w:rsidRPr="001421E2">
        <w:rPr>
          <w:rFonts w:ascii="Arial" w:hAnsi="Arial" w:cs="Arial"/>
          <w:color w:val="000000" w:themeColor="text1"/>
          <w:spacing w:val="40"/>
        </w:rPr>
        <w:t xml:space="preserve"> </w:t>
      </w:r>
      <w:r w:rsidR="000A5D7A">
        <w:rPr>
          <w:rFonts w:ascii="Arial" w:hAnsi="Arial" w:cs="Arial"/>
          <w:color w:val="000000" w:themeColor="text1"/>
          <w:spacing w:val="40"/>
        </w:rPr>
        <w:t>During pathogenesis t</w:t>
      </w:r>
      <w:r w:rsidRPr="001421E2">
        <w:rPr>
          <w:rFonts w:ascii="Arial" w:hAnsi="Arial" w:cs="Arial"/>
          <w:color w:val="000000" w:themeColor="text1"/>
        </w:rPr>
        <w:t xml:space="preserve">he toxins cercosporin and </w:t>
      </w:r>
      <w:proofErr w:type="spellStart"/>
      <w:r w:rsidRPr="001421E2">
        <w:rPr>
          <w:rFonts w:ascii="Arial" w:hAnsi="Arial" w:cs="Arial"/>
          <w:color w:val="000000" w:themeColor="text1"/>
        </w:rPr>
        <w:t>beticolin</w:t>
      </w:r>
      <w:proofErr w:type="spellEnd"/>
      <w:r w:rsidRPr="001421E2">
        <w:rPr>
          <w:rFonts w:ascii="Arial" w:hAnsi="Arial" w:cs="Arial"/>
          <w:color w:val="000000" w:themeColor="text1"/>
        </w:rPr>
        <w:t xml:space="preserve"> are </w:t>
      </w:r>
      <w:r w:rsidRPr="001421E2">
        <w:rPr>
          <w:rFonts w:ascii="Arial" w:hAnsi="Arial" w:cs="Arial"/>
          <w:color w:val="000000" w:themeColor="text1"/>
          <w:w w:val="95"/>
        </w:rPr>
        <w:t xml:space="preserve">produced </w:t>
      </w:r>
      <w:r w:rsidR="000A5D7A">
        <w:rPr>
          <w:rFonts w:ascii="Arial" w:hAnsi="Arial" w:cs="Arial"/>
          <w:color w:val="000000" w:themeColor="text1"/>
          <w:w w:val="95"/>
        </w:rPr>
        <w:t xml:space="preserve">that </w:t>
      </w:r>
      <w:r w:rsidRPr="001421E2">
        <w:rPr>
          <w:rFonts w:ascii="Arial" w:hAnsi="Arial" w:cs="Arial"/>
          <w:color w:val="000000" w:themeColor="text1"/>
          <w:w w:val="95"/>
        </w:rPr>
        <w:t>necrotiz</w:t>
      </w:r>
      <w:r w:rsidR="000A5D7A">
        <w:rPr>
          <w:rFonts w:ascii="Arial" w:hAnsi="Arial" w:cs="Arial"/>
          <w:color w:val="000000" w:themeColor="text1"/>
          <w:w w:val="95"/>
        </w:rPr>
        <w:t>e</w:t>
      </w:r>
      <w:r w:rsidRPr="001421E2">
        <w:rPr>
          <w:rFonts w:ascii="Arial" w:hAnsi="Arial" w:cs="Arial"/>
          <w:color w:val="000000" w:themeColor="text1"/>
          <w:w w:val="95"/>
        </w:rPr>
        <w:t xml:space="preserve"> the plant cells, which </w:t>
      </w:r>
      <w:r w:rsidR="000A5D7A">
        <w:rPr>
          <w:rFonts w:ascii="Arial" w:hAnsi="Arial" w:cs="Arial"/>
          <w:color w:val="000000" w:themeColor="text1"/>
          <w:w w:val="95"/>
        </w:rPr>
        <w:t>eventually</w:t>
      </w:r>
      <w:r w:rsidRPr="001421E2">
        <w:rPr>
          <w:rFonts w:ascii="Arial" w:hAnsi="Arial" w:cs="Arial"/>
          <w:color w:val="000000" w:themeColor="text1"/>
          <w:w w:val="95"/>
        </w:rPr>
        <w:t xml:space="preserve"> collapse.</w:t>
      </w:r>
      <w:r w:rsidRPr="001421E2">
        <w:rPr>
          <w:rFonts w:ascii="Arial" w:hAnsi="Arial" w:cs="Arial"/>
          <w:color w:val="000000" w:themeColor="text1"/>
          <w:spacing w:val="36"/>
        </w:rPr>
        <w:t xml:space="preserve"> </w:t>
      </w:r>
      <w:r w:rsidRPr="001421E2">
        <w:rPr>
          <w:rFonts w:ascii="Arial" w:hAnsi="Arial" w:cs="Arial"/>
          <w:color w:val="000000" w:themeColor="text1"/>
          <w:w w:val="95"/>
        </w:rPr>
        <w:t xml:space="preserve">Melanized conidiophores are produced in the center of the lesion, followed by the production of conidia </w:t>
      </w:r>
      <w:hyperlink w:anchor="_bookmark79" w:history="1">
        <w:r w:rsidRPr="001421E2">
          <w:rPr>
            <w:rFonts w:ascii="Arial" w:hAnsi="Arial" w:cs="Arial"/>
            <w:color w:val="000000" w:themeColor="text1"/>
            <w:w w:val="95"/>
          </w:rPr>
          <w:t>(</w:t>
        </w:r>
        <w:proofErr w:type="spellStart"/>
        <w:r w:rsidRPr="001421E2">
          <w:rPr>
            <w:rFonts w:ascii="Arial" w:hAnsi="Arial" w:cs="Arial"/>
            <w:color w:val="000000" w:themeColor="text1"/>
            <w:w w:val="95"/>
          </w:rPr>
          <w:t>Windels</w:t>
        </w:r>
        <w:proofErr w:type="spellEnd"/>
        <w:r w:rsidRPr="001421E2">
          <w:rPr>
            <w:rFonts w:ascii="Arial" w:hAnsi="Arial" w:cs="Arial"/>
            <w:color w:val="000000" w:themeColor="text1"/>
            <w:w w:val="95"/>
          </w:rPr>
          <w:t xml:space="preserve"> et al., </w:t>
        </w:r>
      </w:hyperlink>
      <w:hyperlink w:anchor="_bookmark79" w:history="1">
        <w:r w:rsidRPr="001421E2">
          <w:rPr>
            <w:rFonts w:ascii="Arial" w:hAnsi="Arial" w:cs="Arial"/>
            <w:color w:val="000000" w:themeColor="text1"/>
            <w:w w:val="95"/>
          </w:rPr>
          <w:t>1998).</w:t>
        </w:r>
      </w:hyperlink>
      <w:r w:rsidRPr="001421E2">
        <w:rPr>
          <w:rFonts w:ascii="Arial" w:hAnsi="Arial" w:cs="Arial"/>
          <w:color w:val="000000" w:themeColor="text1"/>
          <w:spacing w:val="32"/>
        </w:rPr>
        <w:t xml:space="preserve"> </w:t>
      </w:r>
      <w:proofErr w:type="spellStart"/>
      <w:r w:rsidRPr="001421E2">
        <w:rPr>
          <w:rFonts w:ascii="Arial" w:hAnsi="Arial" w:cs="Arial"/>
          <w:color w:val="000000" w:themeColor="text1"/>
          <w:w w:val="95"/>
        </w:rPr>
        <w:t>Urediniospores</w:t>
      </w:r>
      <w:proofErr w:type="spellEnd"/>
      <w:r w:rsidRPr="001421E2">
        <w:rPr>
          <w:rFonts w:ascii="Arial" w:hAnsi="Arial" w:cs="Arial"/>
          <w:color w:val="000000" w:themeColor="text1"/>
          <w:w w:val="95"/>
        </w:rPr>
        <w:t xml:space="preserve"> of </w:t>
      </w:r>
      <w:r w:rsidRPr="001421E2">
        <w:rPr>
          <w:rFonts w:ascii="Arial" w:hAnsi="Arial" w:cs="Arial"/>
          <w:i/>
          <w:color w:val="000000" w:themeColor="text1"/>
          <w:w w:val="95"/>
        </w:rPr>
        <w:t xml:space="preserve">U. </w:t>
      </w:r>
      <w:proofErr w:type="spellStart"/>
      <w:r w:rsidRPr="001421E2">
        <w:rPr>
          <w:rFonts w:ascii="Arial" w:hAnsi="Arial" w:cs="Arial"/>
          <w:i/>
          <w:color w:val="000000" w:themeColor="text1"/>
          <w:w w:val="95"/>
        </w:rPr>
        <w:t>betae</w:t>
      </w:r>
      <w:proofErr w:type="spellEnd"/>
      <w:r w:rsidRPr="001421E2">
        <w:rPr>
          <w:rFonts w:ascii="Arial" w:hAnsi="Arial" w:cs="Arial"/>
          <w:i/>
          <w:color w:val="000000" w:themeColor="text1"/>
          <w:w w:val="95"/>
        </w:rPr>
        <w:t xml:space="preserve"> </w:t>
      </w:r>
      <w:r w:rsidRPr="001421E2">
        <w:rPr>
          <w:rFonts w:ascii="Arial" w:hAnsi="Arial" w:cs="Arial"/>
          <w:color w:val="000000" w:themeColor="text1"/>
          <w:spacing w:val="-2"/>
        </w:rPr>
        <w:t>enter</w:t>
      </w:r>
      <w:r w:rsidRPr="001421E2">
        <w:rPr>
          <w:rFonts w:ascii="Arial" w:hAnsi="Arial" w:cs="Arial"/>
          <w:color w:val="000000" w:themeColor="text1"/>
          <w:spacing w:val="-7"/>
        </w:rPr>
        <w:t xml:space="preserve"> </w:t>
      </w:r>
      <w:r w:rsidRPr="001421E2">
        <w:rPr>
          <w:rFonts w:ascii="Arial" w:hAnsi="Arial" w:cs="Arial"/>
          <w:color w:val="000000" w:themeColor="text1"/>
          <w:spacing w:val="-2"/>
        </w:rPr>
        <w:t>the</w:t>
      </w:r>
      <w:r w:rsidRPr="001421E2">
        <w:rPr>
          <w:rFonts w:ascii="Arial" w:hAnsi="Arial" w:cs="Arial"/>
          <w:color w:val="000000" w:themeColor="text1"/>
          <w:spacing w:val="-7"/>
        </w:rPr>
        <w:t xml:space="preserve"> </w:t>
      </w:r>
      <w:r w:rsidRPr="001421E2">
        <w:rPr>
          <w:rFonts w:ascii="Arial" w:hAnsi="Arial" w:cs="Arial"/>
          <w:color w:val="000000" w:themeColor="text1"/>
          <w:spacing w:val="-2"/>
        </w:rPr>
        <w:t>lea</w:t>
      </w:r>
      <w:r w:rsidR="000A5D7A">
        <w:rPr>
          <w:rFonts w:ascii="Arial" w:hAnsi="Arial" w:cs="Arial"/>
          <w:color w:val="000000" w:themeColor="text1"/>
          <w:spacing w:val="-2"/>
        </w:rPr>
        <w:t>f</w:t>
      </w:r>
      <w:r w:rsidRPr="001421E2">
        <w:rPr>
          <w:rFonts w:ascii="Arial" w:hAnsi="Arial" w:cs="Arial"/>
          <w:color w:val="000000" w:themeColor="text1"/>
          <w:spacing w:val="-7"/>
        </w:rPr>
        <w:t xml:space="preserve"> </w:t>
      </w:r>
      <w:r w:rsidRPr="001421E2">
        <w:rPr>
          <w:rFonts w:ascii="Arial" w:hAnsi="Arial" w:cs="Arial"/>
          <w:color w:val="000000" w:themeColor="text1"/>
          <w:spacing w:val="-2"/>
        </w:rPr>
        <w:t>through</w:t>
      </w:r>
      <w:r w:rsidRPr="001421E2">
        <w:rPr>
          <w:rFonts w:ascii="Arial" w:hAnsi="Arial" w:cs="Arial"/>
          <w:color w:val="000000" w:themeColor="text1"/>
          <w:spacing w:val="-7"/>
        </w:rPr>
        <w:t xml:space="preserve"> </w:t>
      </w:r>
      <w:r w:rsidRPr="001421E2">
        <w:rPr>
          <w:rFonts w:ascii="Arial" w:hAnsi="Arial" w:cs="Arial"/>
          <w:color w:val="000000" w:themeColor="text1"/>
          <w:spacing w:val="-2"/>
        </w:rPr>
        <w:t>stomata,</w:t>
      </w:r>
      <w:r w:rsidRPr="001421E2">
        <w:rPr>
          <w:rFonts w:ascii="Arial" w:hAnsi="Arial" w:cs="Arial"/>
          <w:color w:val="000000" w:themeColor="text1"/>
          <w:spacing w:val="-4"/>
        </w:rPr>
        <w:t xml:space="preserve"> </w:t>
      </w:r>
      <w:r w:rsidRPr="001421E2">
        <w:rPr>
          <w:rFonts w:ascii="Arial" w:hAnsi="Arial" w:cs="Arial"/>
          <w:color w:val="000000" w:themeColor="text1"/>
          <w:spacing w:val="-2"/>
        </w:rPr>
        <w:t>causing</w:t>
      </w:r>
      <w:r w:rsidRPr="001421E2">
        <w:rPr>
          <w:rFonts w:ascii="Arial" w:hAnsi="Arial" w:cs="Arial"/>
          <w:color w:val="000000" w:themeColor="text1"/>
          <w:spacing w:val="-7"/>
        </w:rPr>
        <w:t xml:space="preserve"> </w:t>
      </w:r>
      <w:r w:rsidRPr="001421E2">
        <w:rPr>
          <w:rFonts w:ascii="Arial" w:hAnsi="Arial" w:cs="Arial"/>
          <w:color w:val="000000" w:themeColor="text1"/>
          <w:spacing w:val="-2"/>
        </w:rPr>
        <w:t>swollen,</w:t>
      </w:r>
      <w:r w:rsidRPr="001421E2">
        <w:rPr>
          <w:rFonts w:ascii="Arial" w:hAnsi="Arial" w:cs="Arial"/>
          <w:color w:val="000000" w:themeColor="text1"/>
          <w:spacing w:val="-4"/>
        </w:rPr>
        <w:t xml:space="preserve"> </w:t>
      </w:r>
      <w:r w:rsidRPr="001421E2">
        <w:rPr>
          <w:rFonts w:ascii="Arial" w:hAnsi="Arial" w:cs="Arial"/>
          <w:color w:val="000000" w:themeColor="text1"/>
          <w:spacing w:val="-2"/>
        </w:rPr>
        <w:t>chlorotic</w:t>
      </w:r>
      <w:r w:rsidRPr="001421E2">
        <w:rPr>
          <w:rFonts w:ascii="Arial" w:hAnsi="Arial" w:cs="Arial"/>
          <w:color w:val="000000" w:themeColor="text1"/>
          <w:spacing w:val="-7"/>
        </w:rPr>
        <w:t xml:space="preserve"> </w:t>
      </w:r>
      <w:r w:rsidRPr="001421E2">
        <w:rPr>
          <w:rFonts w:ascii="Arial" w:hAnsi="Arial" w:cs="Arial"/>
          <w:color w:val="000000" w:themeColor="text1"/>
          <w:spacing w:val="-2"/>
        </w:rPr>
        <w:t>spots</w:t>
      </w:r>
      <w:r w:rsidRPr="001421E2">
        <w:rPr>
          <w:rFonts w:ascii="Arial" w:hAnsi="Arial" w:cs="Arial"/>
          <w:color w:val="000000" w:themeColor="text1"/>
          <w:spacing w:val="-7"/>
        </w:rPr>
        <w:t xml:space="preserve"> </w:t>
      </w:r>
      <w:r w:rsidR="000A5D7A">
        <w:rPr>
          <w:rFonts w:ascii="Arial" w:hAnsi="Arial" w:cs="Arial"/>
          <w:color w:val="000000" w:themeColor="text1"/>
          <w:spacing w:val="-2"/>
        </w:rPr>
        <w:t>as</w:t>
      </w:r>
      <w:r w:rsidR="000A5D7A" w:rsidRPr="001421E2">
        <w:rPr>
          <w:rFonts w:ascii="Arial" w:hAnsi="Arial" w:cs="Arial"/>
          <w:color w:val="000000" w:themeColor="text1"/>
          <w:spacing w:val="-7"/>
        </w:rPr>
        <w:t xml:space="preserve"> </w:t>
      </w:r>
      <w:r w:rsidR="000A5D7A">
        <w:rPr>
          <w:rFonts w:ascii="Arial" w:hAnsi="Arial" w:cs="Arial"/>
          <w:color w:val="000000" w:themeColor="text1"/>
          <w:spacing w:val="-7"/>
        </w:rPr>
        <w:t xml:space="preserve">the </w:t>
      </w:r>
      <w:r w:rsidRPr="001421E2">
        <w:rPr>
          <w:rFonts w:ascii="Arial" w:hAnsi="Arial" w:cs="Arial"/>
          <w:color w:val="000000" w:themeColor="text1"/>
          <w:spacing w:val="-2"/>
        </w:rPr>
        <w:t>spores</w:t>
      </w:r>
      <w:r w:rsidRPr="001421E2">
        <w:rPr>
          <w:rFonts w:ascii="Arial" w:hAnsi="Arial" w:cs="Arial"/>
          <w:color w:val="000000" w:themeColor="text1"/>
          <w:spacing w:val="-7"/>
        </w:rPr>
        <w:t xml:space="preserve"> </w:t>
      </w:r>
      <w:r w:rsidRPr="001421E2">
        <w:rPr>
          <w:rFonts w:ascii="Arial" w:hAnsi="Arial" w:cs="Arial"/>
          <w:color w:val="000000" w:themeColor="text1"/>
          <w:spacing w:val="-2"/>
        </w:rPr>
        <w:t xml:space="preserve">accumulate </w:t>
      </w:r>
      <w:r w:rsidRPr="001421E2">
        <w:rPr>
          <w:rFonts w:ascii="Arial" w:hAnsi="Arial" w:cs="Arial"/>
          <w:color w:val="000000" w:themeColor="text1"/>
        </w:rPr>
        <w:t>under</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epidermis.</w:t>
      </w:r>
      <w:r w:rsidRPr="001421E2">
        <w:rPr>
          <w:rFonts w:ascii="Arial" w:hAnsi="Arial" w:cs="Arial"/>
          <w:color w:val="000000" w:themeColor="text1"/>
          <w:spacing w:val="10"/>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spots</w:t>
      </w:r>
      <w:r w:rsidRPr="001421E2">
        <w:rPr>
          <w:rFonts w:ascii="Arial" w:hAnsi="Arial" w:cs="Arial"/>
          <w:color w:val="000000" w:themeColor="text1"/>
          <w:spacing w:val="-15"/>
        </w:rPr>
        <w:t xml:space="preserve"> </w:t>
      </w:r>
      <w:r w:rsidR="001472D9">
        <w:rPr>
          <w:rFonts w:ascii="Arial" w:hAnsi="Arial" w:cs="Arial"/>
          <w:color w:val="000000" w:themeColor="text1"/>
        </w:rPr>
        <w:t>become</w:t>
      </w:r>
      <w:r w:rsidR="001472D9" w:rsidRPr="001421E2">
        <w:rPr>
          <w:rFonts w:ascii="Arial" w:hAnsi="Arial" w:cs="Arial"/>
          <w:color w:val="000000" w:themeColor="text1"/>
          <w:spacing w:val="-15"/>
        </w:rPr>
        <w:t xml:space="preserve"> </w:t>
      </w:r>
      <w:r w:rsidRPr="001421E2">
        <w:rPr>
          <w:rFonts w:ascii="Arial" w:hAnsi="Arial" w:cs="Arial"/>
          <w:color w:val="000000" w:themeColor="text1"/>
        </w:rPr>
        <w:t>brown</w:t>
      </w:r>
      <w:r w:rsidRPr="001421E2">
        <w:rPr>
          <w:rFonts w:ascii="Arial" w:hAnsi="Arial" w:cs="Arial"/>
          <w:color w:val="000000" w:themeColor="text1"/>
          <w:spacing w:val="-15"/>
        </w:rPr>
        <w:t xml:space="preserve"> </w:t>
      </w:r>
      <w:r w:rsidR="001472D9">
        <w:rPr>
          <w:rFonts w:ascii="Arial" w:hAnsi="Arial" w:cs="Arial"/>
          <w:color w:val="000000" w:themeColor="text1"/>
        </w:rPr>
        <w:t>as</w:t>
      </w:r>
      <w:r w:rsidR="001472D9"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spores</w:t>
      </w:r>
      <w:r w:rsidRPr="001421E2">
        <w:rPr>
          <w:rFonts w:ascii="Arial" w:hAnsi="Arial" w:cs="Arial"/>
          <w:color w:val="000000" w:themeColor="text1"/>
          <w:spacing w:val="-15"/>
        </w:rPr>
        <w:t xml:space="preserve"> </w:t>
      </w:r>
      <w:r w:rsidR="001472D9">
        <w:rPr>
          <w:rFonts w:ascii="Arial" w:hAnsi="Arial" w:cs="Arial"/>
          <w:color w:val="000000" w:themeColor="text1"/>
          <w:spacing w:val="-15"/>
        </w:rPr>
        <w:t xml:space="preserve">mature and </w:t>
      </w:r>
      <w:r w:rsidRPr="001421E2">
        <w:rPr>
          <w:rFonts w:ascii="Arial" w:hAnsi="Arial" w:cs="Arial"/>
          <w:color w:val="000000" w:themeColor="text1"/>
        </w:rPr>
        <w:t>reach</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 xml:space="preserve">epidermal layer, which ruptures, and </w:t>
      </w:r>
      <w:r w:rsidR="001472D9">
        <w:rPr>
          <w:rFonts w:ascii="Arial" w:hAnsi="Arial" w:cs="Arial"/>
          <w:color w:val="000000" w:themeColor="text1"/>
        </w:rPr>
        <w:t xml:space="preserve">the </w:t>
      </w:r>
      <w:proofErr w:type="spellStart"/>
      <w:r w:rsidRPr="001421E2">
        <w:rPr>
          <w:rFonts w:ascii="Arial" w:hAnsi="Arial" w:cs="Arial"/>
          <w:color w:val="000000" w:themeColor="text1"/>
        </w:rPr>
        <w:t>urediniospores</w:t>
      </w:r>
      <w:proofErr w:type="spellEnd"/>
      <w:r w:rsidRPr="001421E2">
        <w:rPr>
          <w:rFonts w:ascii="Arial" w:hAnsi="Arial" w:cs="Arial"/>
          <w:color w:val="000000" w:themeColor="text1"/>
        </w:rPr>
        <w:t xml:space="preserve"> are released </w:t>
      </w:r>
      <w:hyperlink w:anchor="_bookmark33" w:history="1">
        <w:r w:rsidRPr="001421E2">
          <w:rPr>
            <w:rFonts w:ascii="Arial" w:hAnsi="Arial" w:cs="Arial"/>
            <w:color w:val="000000" w:themeColor="text1"/>
          </w:rPr>
          <w:t>(</w:t>
        </w:r>
        <w:proofErr w:type="spellStart"/>
        <w:r w:rsidRPr="001421E2">
          <w:rPr>
            <w:rFonts w:ascii="Arial" w:hAnsi="Arial" w:cs="Arial"/>
            <w:color w:val="000000" w:themeColor="text1"/>
          </w:rPr>
          <w:t>Kristoffersen</w:t>
        </w:r>
        <w:proofErr w:type="spellEnd"/>
        <w:r w:rsidRPr="001421E2">
          <w:rPr>
            <w:rFonts w:ascii="Arial" w:hAnsi="Arial" w:cs="Arial"/>
            <w:color w:val="000000" w:themeColor="text1"/>
          </w:rPr>
          <w:t xml:space="preserve"> et al.,</w:t>
        </w:r>
      </w:hyperlink>
      <w:r w:rsidRPr="001421E2">
        <w:rPr>
          <w:rFonts w:ascii="Arial" w:hAnsi="Arial" w:cs="Arial"/>
          <w:color w:val="000000" w:themeColor="text1"/>
        </w:rPr>
        <w:t xml:space="preserve"> </w:t>
      </w:r>
      <w:hyperlink w:anchor="_bookmark33" w:history="1">
        <w:r w:rsidRPr="001421E2">
          <w:rPr>
            <w:rFonts w:ascii="Arial" w:hAnsi="Arial" w:cs="Arial"/>
            <w:color w:val="000000" w:themeColor="text1"/>
          </w:rPr>
          <w:t>20</w:t>
        </w:r>
      </w:hyperlink>
      <w:r w:rsidRPr="001421E2">
        <w:rPr>
          <w:rFonts w:ascii="Arial" w:hAnsi="Arial" w:cs="Arial"/>
          <w:color w:val="000000" w:themeColor="text1"/>
        </w:rPr>
        <w:t>18).</w:t>
      </w:r>
      <w:r w:rsidRPr="001421E2">
        <w:rPr>
          <w:rFonts w:ascii="Arial" w:hAnsi="Arial" w:cs="Arial"/>
          <w:color w:val="000000" w:themeColor="text1"/>
          <w:spacing w:val="40"/>
        </w:rPr>
        <w:t xml:space="preserve"> </w:t>
      </w:r>
      <w:r w:rsidR="001472D9">
        <w:rPr>
          <w:rFonts w:ascii="Arial" w:hAnsi="Arial" w:cs="Arial"/>
          <w:color w:val="000000" w:themeColor="text1"/>
        </w:rPr>
        <w:t>P</w:t>
      </w:r>
      <w:r w:rsidRPr="001421E2">
        <w:rPr>
          <w:rFonts w:ascii="Arial" w:hAnsi="Arial" w:cs="Arial"/>
          <w:color w:val="000000" w:themeColor="text1"/>
        </w:rPr>
        <w:t>athogenesis</w:t>
      </w:r>
      <w:r w:rsidRPr="001421E2">
        <w:rPr>
          <w:rFonts w:ascii="Arial" w:hAnsi="Arial" w:cs="Arial"/>
          <w:color w:val="000000" w:themeColor="text1"/>
          <w:spacing w:val="-5"/>
        </w:rPr>
        <w:t xml:space="preserve"> </w:t>
      </w:r>
      <w:r w:rsidRPr="001421E2">
        <w:rPr>
          <w:rFonts w:ascii="Arial" w:hAnsi="Arial" w:cs="Arial"/>
          <w:color w:val="000000" w:themeColor="text1"/>
        </w:rPr>
        <w:t>of</w:t>
      </w:r>
      <w:r w:rsidRPr="001421E2">
        <w:rPr>
          <w:rFonts w:ascii="Arial" w:hAnsi="Arial" w:cs="Arial"/>
          <w:color w:val="000000" w:themeColor="text1"/>
          <w:spacing w:val="-5"/>
        </w:rPr>
        <w:t xml:space="preserve"> </w:t>
      </w:r>
      <w:r w:rsidR="001472D9">
        <w:rPr>
          <w:rFonts w:ascii="Arial" w:hAnsi="Arial" w:cs="Arial"/>
          <w:color w:val="000000" w:themeColor="text1"/>
          <w:spacing w:val="-5"/>
        </w:rPr>
        <w:t xml:space="preserve">both </w:t>
      </w:r>
      <w:r w:rsidRPr="001421E2">
        <w:rPr>
          <w:rFonts w:ascii="Arial" w:hAnsi="Arial" w:cs="Arial"/>
          <w:color w:val="000000" w:themeColor="text1"/>
        </w:rPr>
        <w:t>CLS</w:t>
      </w:r>
      <w:r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5"/>
        </w:rPr>
        <w:t xml:space="preserve"> </w:t>
      </w:r>
      <w:r w:rsidRPr="001421E2">
        <w:rPr>
          <w:rFonts w:ascii="Arial" w:hAnsi="Arial" w:cs="Arial"/>
          <w:color w:val="000000" w:themeColor="text1"/>
        </w:rPr>
        <w:t>BR</w:t>
      </w:r>
      <w:r w:rsidRPr="001421E2">
        <w:rPr>
          <w:rFonts w:ascii="Arial" w:hAnsi="Arial" w:cs="Arial"/>
          <w:color w:val="000000" w:themeColor="text1"/>
          <w:spacing w:val="-5"/>
        </w:rPr>
        <w:t xml:space="preserve"> </w:t>
      </w:r>
      <w:r w:rsidR="001472D9">
        <w:rPr>
          <w:rFonts w:ascii="Arial" w:hAnsi="Arial" w:cs="Arial"/>
          <w:color w:val="000000" w:themeColor="text1"/>
        </w:rPr>
        <w:t>is</w:t>
      </w:r>
      <w:r w:rsidRPr="001421E2">
        <w:rPr>
          <w:rFonts w:ascii="Arial" w:hAnsi="Arial" w:cs="Arial"/>
          <w:color w:val="000000" w:themeColor="text1"/>
          <w:spacing w:val="-5"/>
        </w:rPr>
        <w:t xml:space="preserve"> </w:t>
      </w:r>
      <w:r w:rsidRPr="001421E2">
        <w:rPr>
          <w:rFonts w:ascii="Arial" w:hAnsi="Arial" w:cs="Arial"/>
          <w:color w:val="000000" w:themeColor="text1"/>
        </w:rPr>
        <w:t>sub-epidermal,</w:t>
      </w:r>
      <w:r w:rsidRPr="001421E2">
        <w:rPr>
          <w:rFonts w:ascii="Arial" w:hAnsi="Arial" w:cs="Arial"/>
          <w:color w:val="000000" w:themeColor="text1"/>
          <w:spacing w:val="-3"/>
        </w:rPr>
        <w:t xml:space="preserve"> </w:t>
      </w:r>
      <w:r w:rsidRPr="001421E2">
        <w:rPr>
          <w:rFonts w:ascii="Arial" w:hAnsi="Arial" w:cs="Arial"/>
          <w:color w:val="000000" w:themeColor="text1"/>
        </w:rPr>
        <w:t>but</w:t>
      </w:r>
      <w:r w:rsidRPr="001421E2">
        <w:rPr>
          <w:rFonts w:ascii="Arial" w:hAnsi="Arial" w:cs="Arial"/>
          <w:color w:val="000000" w:themeColor="text1"/>
          <w:spacing w:val="-5"/>
        </w:rPr>
        <w:t xml:space="preserve"> </w:t>
      </w:r>
      <w:r w:rsidR="001472D9" w:rsidRPr="001421E2">
        <w:rPr>
          <w:rFonts w:ascii="Arial" w:hAnsi="Arial" w:cs="Arial"/>
          <w:i/>
          <w:color w:val="000000" w:themeColor="text1"/>
          <w:spacing w:val="-2"/>
        </w:rPr>
        <w:t>U.</w:t>
      </w:r>
      <w:r w:rsidR="001472D9" w:rsidRPr="001421E2">
        <w:rPr>
          <w:rFonts w:ascii="Arial" w:hAnsi="Arial" w:cs="Arial"/>
          <w:i/>
          <w:color w:val="000000" w:themeColor="text1"/>
          <w:spacing w:val="-10"/>
        </w:rPr>
        <w:t xml:space="preserve"> </w:t>
      </w:r>
      <w:proofErr w:type="spellStart"/>
      <w:r w:rsidR="001472D9" w:rsidRPr="001421E2">
        <w:rPr>
          <w:rFonts w:ascii="Arial" w:hAnsi="Arial" w:cs="Arial"/>
          <w:i/>
          <w:color w:val="000000" w:themeColor="text1"/>
          <w:spacing w:val="-2"/>
        </w:rPr>
        <w:t>betae</w:t>
      </w:r>
      <w:proofErr w:type="spellEnd"/>
      <w:r w:rsidR="001472D9" w:rsidRPr="001421E2">
        <w:rPr>
          <w:rFonts w:ascii="Arial" w:hAnsi="Arial" w:cs="Arial"/>
          <w:i/>
          <w:color w:val="000000" w:themeColor="text1"/>
          <w:spacing w:val="-2"/>
        </w:rPr>
        <w:t xml:space="preserve"> </w:t>
      </w:r>
      <w:r w:rsidR="001472D9" w:rsidRPr="001421E2">
        <w:rPr>
          <w:rFonts w:ascii="Arial" w:hAnsi="Arial" w:cs="Arial"/>
          <w:color w:val="000000" w:themeColor="text1"/>
          <w:spacing w:val="-2"/>
        </w:rPr>
        <w:t>is</w:t>
      </w:r>
      <w:r w:rsidR="001472D9" w:rsidRPr="001421E2">
        <w:rPr>
          <w:rFonts w:ascii="Arial" w:hAnsi="Arial" w:cs="Arial"/>
          <w:color w:val="000000" w:themeColor="text1"/>
          <w:spacing w:val="-13"/>
        </w:rPr>
        <w:t xml:space="preserve"> </w:t>
      </w:r>
      <w:r w:rsidR="001472D9" w:rsidRPr="001421E2">
        <w:rPr>
          <w:rFonts w:ascii="Arial" w:hAnsi="Arial" w:cs="Arial"/>
          <w:color w:val="000000" w:themeColor="text1"/>
          <w:spacing w:val="-2"/>
        </w:rPr>
        <w:t>a</w:t>
      </w:r>
      <w:r w:rsidR="001472D9" w:rsidRPr="001421E2">
        <w:rPr>
          <w:rFonts w:ascii="Arial" w:hAnsi="Arial" w:cs="Arial"/>
          <w:color w:val="000000" w:themeColor="text1"/>
          <w:spacing w:val="-13"/>
        </w:rPr>
        <w:t xml:space="preserve"> </w:t>
      </w:r>
      <w:r w:rsidR="001472D9" w:rsidRPr="001421E2">
        <w:rPr>
          <w:rFonts w:ascii="Arial" w:hAnsi="Arial" w:cs="Arial"/>
          <w:color w:val="000000" w:themeColor="text1"/>
          <w:spacing w:val="-2"/>
        </w:rPr>
        <w:t>biotroph</w:t>
      </w:r>
      <w:r w:rsidR="001472D9" w:rsidRPr="001421E2">
        <w:rPr>
          <w:rFonts w:ascii="Arial" w:hAnsi="Arial" w:cs="Arial"/>
          <w:color w:val="000000" w:themeColor="text1"/>
          <w:spacing w:val="-13"/>
        </w:rPr>
        <w:t xml:space="preserve"> </w:t>
      </w:r>
      <w:r w:rsidR="001472D9">
        <w:rPr>
          <w:rFonts w:ascii="Arial" w:hAnsi="Arial" w:cs="Arial"/>
          <w:color w:val="000000" w:themeColor="text1"/>
          <w:spacing w:val="-2"/>
        </w:rPr>
        <w:t xml:space="preserve">that </w:t>
      </w:r>
      <w:r w:rsidR="001472D9">
        <w:rPr>
          <w:rFonts w:ascii="Arial" w:hAnsi="Arial" w:cs="Arial"/>
          <w:color w:val="000000" w:themeColor="text1"/>
        </w:rPr>
        <w:t>causes rupturing of</w:t>
      </w:r>
      <w:r w:rsidRPr="001421E2">
        <w:rPr>
          <w:rFonts w:ascii="Arial" w:hAnsi="Arial" w:cs="Arial"/>
          <w:color w:val="000000" w:themeColor="text1"/>
          <w:spacing w:val="-5"/>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epi</w:t>
      </w:r>
      <w:r w:rsidRPr="001421E2">
        <w:rPr>
          <w:rFonts w:ascii="Arial" w:hAnsi="Arial" w:cs="Arial"/>
          <w:color w:val="000000" w:themeColor="text1"/>
          <w:spacing w:val="-2"/>
        </w:rPr>
        <w:t>dermis</w:t>
      </w:r>
      <w:r w:rsidRPr="001421E2">
        <w:rPr>
          <w:rFonts w:ascii="Arial" w:hAnsi="Arial" w:cs="Arial"/>
          <w:color w:val="000000" w:themeColor="text1"/>
          <w:spacing w:val="-11"/>
        </w:rPr>
        <w:t xml:space="preserve"> </w:t>
      </w:r>
      <w:r w:rsidRPr="001421E2">
        <w:rPr>
          <w:rFonts w:ascii="Arial" w:hAnsi="Arial" w:cs="Arial"/>
          <w:color w:val="000000" w:themeColor="text1"/>
          <w:spacing w:val="-2"/>
        </w:rPr>
        <w:t>to</w:t>
      </w:r>
      <w:r w:rsidRPr="001421E2">
        <w:rPr>
          <w:rFonts w:ascii="Arial" w:hAnsi="Arial" w:cs="Arial"/>
          <w:color w:val="000000" w:themeColor="text1"/>
          <w:spacing w:val="-11"/>
        </w:rPr>
        <w:t xml:space="preserve"> </w:t>
      </w:r>
      <w:r w:rsidRPr="001421E2">
        <w:rPr>
          <w:rFonts w:ascii="Arial" w:hAnsi="Arial" w:cs="Arial"/>
          <w:color w:val="000000" w:themeColor="text1"/>
          <w:spacing w:val="-2"/>
        </w:rPr>
        <w:t>release</w:t>
      </w:r>
      <w:r w:rsidRPr="001421E2">
        <w:rPr>
          <w:rFonts w:ascii="Arial" w:hAnsi="Arial" w:cs="Arial"/>
          <w:color w:val="000000" w:themeColor="text1"/>
          <w:spacing w:val="-10"/>
        </w:rPr>
        <w:t xml:space="preserve"> </w:t>
      </w:r>
      <w:r w:rsidRPr="001421E2">
        <w:rPr>
          <w:rFonts w:ascii="Arial" w:hAnsi="Arial" w:cs="Arial"/>
          <w:color w:val="000000" w:themeColor="text1"/>
          <w:spacing w:val="-2"/>
        </w:rPr>
        <w:t>spores</w:t>
      </w:r>
      <w:r w:rsidRPr="001421E2">
        <w:rPr>
          <w:rFonts w:ascii="Arial" w:hAnsi="Arial" w:cs="Arial"/>
          <w:color w:val="000000" w:themeColor="text1"/>
          <w:spacing w:val="-10"/>
        </w:rPr>
        <w:t xml:space="preserve"> </w:t>
      </w:r>
      <w:r w:rsidRPr="001421E2">
        <w:rPr>
          <w:rFonts w:ascii="Arial" w:hAnsi="Arial" w:cs="Arial"/>
          <w:color w:val="000000" w:themeColor="text1"/>
          <w:spacing w:val="-2"/>
        </w:rPr>
        <w:t>outside</w:t>
      </w:r>
      <w:r w:rsidRPr="001421E2">
        <w:rPr>
          <w:rFonts w:ascii="Arial" w:hAnsi="Arial" w:cs="Arial"/>
          <w:color w:val="000000" w:themeColor="text1"/>
          <w:spacing w:val="-10"/>
        </w:rPr>
        <w:t xml:space="preserve"> </w:t>
      </w:r>
      <w:r w:rsidRPr="001421E2">
        <w:rPr>
          <w:rFonts w:ascii="Arial" w:hAnsi="Arial" w:cs="Arial"/>
          <w:color w:val="000000" w:themeColor="text1"/>
          <w:spacing w:val="-2"/>
        </w:rPr>
        <w:t>the</w:t>
      </w:r>
      <w:r w:rsidRPr="001421E2">
        <w:rPr>
          <w:rFonts w:ascii="Arial" w:hAnsi="Arial" w:cs="Arial"/>
          <w:color w:val="000000" w:themeColor="text1"/>
          <w:spacing w:val="-11"/>
        </w:rPr>
        <w:t xml:space="preserve"> </w:t>
      </w:r>
      <w:r w:rsidRPr="001421E2">
        <w:rPr>
          <w:rFonts w:ascii="Arial" w:hAnsi="Arial" w:cs="Arial"/>
          <w:color w:val="000000" w:themeColor="text1"/>
          <w:spacing w:val="-2"/>
        </w:rPr>
        <w:t>leaves</w:t>
      </w:r>
      <w:r w:rsidR="001472D9">
        <w:rPr>
          <w:rFonts w:ascii="Arial" w:hAnsi="Arial" w:cs="Arial"/>
          <w:color w:val="000000" w:themeColor="text1"/>
          <w:spacing w:val="-2"/>
        </w:rPr>
        <w:t>, w</w:t>
      </w:r>
      <w:r w:rsidRPr="001421E2">
        <w:rPr>
          <w:rFonts w:ascii="Arial" w:hAnsi="Arial" w:cs="Arial"/>
          <w:color w:val="000000" w:themeColor="text1"/>
          <w:spacing w:val="-2"/>
        </w:rPr>
        <w:t>hile</w:t>
      </w:r>
      <w:r w:rsidRPr="001421E2">
        <w:rPr>
          <w:rFonts w:ascii="Arial" w:hAnsi="Arial" w:cs="Arial"/>
          <w:color w:val="000000" w:themeColor="text1"/>
          <w:spacing w:val="-11"/>
        </w:rPr>
        <w:t xml:space="preserve"> </w:t>
      </w:r>
      <w:r w:rsidRPr="001421E2">
        <w:rPr>
          <w:rFonts w:ascii="Arial" w:hAnsi="Arial" w:cs="Arial"/>
          <w:i/>
          <w:color w:val="000000" w:themeColor="text1"/>
          <w:spacing w:val="-2"/>
        </w:rPr>
        <w:t>C.</w:t>
      </w:r>
      <w:r w:rsidRPr="001421E2">
        <w:rPr>
          <w:rFonts w:ascii="Arial" w:hAnsi="Arial" w:cs="Arial"/>
          <w:i/>
          <w:color w:val="000000" w:themeColor="text1"/>
          <w:spacing w:val="-6"/>
        </w:rPr>
        <w:t xml:space="preserve"> </w:t>
      </w:r>
      <w:proofErr w:type="spellStart"/>
      <w:r w:rsidRPr="001421E2">
        <w:rPr>
          <w:rFonts w:ascii="Arial" w:hAnsi="Arial" w:cs="Arial"/>
          <w:i/>
          <w:color w:val="000000" w:themeColor="text1"/>
          <w:spacing w:val="-2"/>
        </w:rPr>
        <w:t>beticola</w:t>
      </w:r>
      <w:proofErr w:type="spellEnd"/>
      <w:r w:rsidRPr="001421E2">
        <w:rPr>
          <w:rFonts w:ascii="Arial" w:hAnsi="Arial" w:cs="Arial"/>
          <w:i/>
          <w:color w:val="000000" w:themeColor="text1"/>
          <w:spacing w:val="-2"/>
        </w:rPr>
        <w:t xml:space="preserve"> </w:t>
      </w:r>
      <w:r w:rsidRPr="001421E2">
        <w:rPr>
          <w:rFonts w:ascii="Arial" w:hAnsi="Arial" w:cs="Arial"/>
          <w:color w:val="000000" w:themeColor="text1"/>
          <w:spacing w:val="-2"/>
        </w:rPr>
        <w:t>is</w:t>
      </w:r>
      <w:r w:rsidRPr="001421E2">
        <w:rPr>
          <w:rFonts w:ascii="Arial" w:hAnsi="Arial" w:cs="Arial"/>
          <w:color w:val="000000" w:themeColor="text1"/>
          <w:spacing w:val="-11"/>
        </w:rPr>
        <w:t xml:space="preserve"> </w:t>
      </w:r>
      <w:r w:rsidRPr="001421E2">
        <w:rPr>
          <w:rFonts w:ascii="Arial" w:hAnsi="Arial" w:cs="Arial"/>
          <w:color w:val="000000" w:themeColor="text1"/>
          <w:spacing w:val="-2"/>
        </w:rPr>
        <w:t>a</w:t>
      </w:r>
      <w:r w:rsidRPr="001421E2">
        <w:rPr>
          <w:rFonts w:ascii="Arial" w:hAnsi="Arial" w:cs="Arial"/>
          <w:color w:val="000000" w:themeColor="text1"/>
          <w:spacing w:val="-10"/>
        </w:rPr>
        <w:t xml:space="preserve"> </w:t>
      </w:r>
      <w:proofErr w:type="spellStart"/>
      <w:r w:rsidRPr="001421E2">
        <w:rPr>
          <w:rFonts w:ascii="Arial" w:hAnsi="Arial" w:cs="Arial"/>
          <w:color w:val="000000" w:themeColor="text1"/>
          <w:spacing w:val="-2"/>
        </w:rPr>
        <w:t>necrotroph</w:t>
      </w:r>
      <w:proofErr w:type="spellEnd"/>
      <w:r w:rsidRPr="001421E2">
        <w:rPr>
          <w:rFonts w:ascii="Arial" w:hAnsi="Arial" w:cs="Arial"/>
          <w:color w:val="000000" w:themeColor="text1"/>
          <w:spacing w:val="-10"/>
        </w:rPr>
        <w:t xml:space="preserve"> </w:t>
      </w:r>
      <w:r w:rsidRPr="001421E2">
        <w:rPr>
          <w:rFonts w:ascii="Arial" w:hAnsi="Arial" w:cs="Arial"/>
          <w:color w:val="000000" w:themeColor="text1"/>
          <w:spacing w:val="-2"/>
        </w:rPr>
        <w:t>using</w:t>
      </w:r>
      <w:r w:rsidRPr="001421E2">
        <w:rPr>
          <w:rFonts w:ascii="Arial" w:hAnsi="Arial" w:cs="Arial"/>
          <w:color w:val="000000" w:themeColor="text1"/>
          <w:spacing w:val="-13"/>
        </w:rPr>
        <w:t xml:space="preserve"> </w:t>
      </w:r>
      <w:r w:rsidRPr="001421E2">
        <w:rPr>
          <w:rFonts w:ascii="Arial" w:hAnsi="Arial" w:cs="Arial"/>
          <w:color w:val="000000" w:themeColor="text1"/>
          <w:spacing w:val="-2"/>
        </w:rPr>
        <w:t>toxins</w:t>
      </w:r>
      <w:r w:rsidRPr="001421E2">
        <w:rPr>
          <w:rFonts w:ascii="Arial" w:hAnsi="Arial" w:cs="Arial"/>
          <w:color w:val="000000" w:themeColor="text1"/>
          <w:spacing w:val="-13"/>
        </w:rPr>
        <w:t xml:space="preserve"> </w:t>
      </w:r>
      <w:r w:rsidRPr="001421E2">
        <w:rPr>
          <w:rFonts w:ascii="Arial" w:hAnsi="Arial" w:cs="Arial"/>
          <w:color w:val="000000" w:themeColor="text1"/>
          <w:spacing w:val="-2"/>
        </w:rPr>
        <w:t>to</w:t>
      </w:r>
      <w:r w:rsidRPr="001421E2">
        <w:rPr>
          <w:rFonts w:ascii="Arial" w:hAnsi="Arial" w:cs="Arial"/>
          <w:color w:val="000000" w:themeColor="text1"/>
          <w:spacing w:val="-13"/>
        </w:rPr>
        <w:t xml:space="preserve"> </w:t>
      </w:r>
      <w:r w:rsidRPr="001421E2">
        <w:rPr>
          <w:rFonts w:ascii="Arial" w:hAnsi="Arial" w:cs="Arial"/>
          <w:color w:val="000000" w:themeColor="text1"/>
          <w:spacing w:val="-2"/>
        </w:rPr>
        <w:t>degrade</w:t>
      </w:r>
      <w:r w:rsidRPr="001421E2">
        <w:rPr>
          <w:rFonts w:ascii="Arial" w:hAnsi="Arial" w:cs="Arial"/>
          <w:color w:val="000000" w:themeColor="text1"/>
          <w:spacing w:val="-13"/>
        </w:rPr>
        <w:t xml:space="preserve"> </w:t>
      </w:r>
      <w:r w:rsidRPr="001421E2">
        <w:rPr>
          <w:rFonts w:ascii="Arial" w:hAnsi="Arial" w:cs="Arial"/>
          <w:color w:val="000000" w:themeColor="text1"/>
          <w:spacing w:val="-2"/>
        </w:rPr>
        <w:t>cells.</w:t>
      </w:r>
      <w:r w:rsidRPr="001421E2">
        <w:rPr>
          <w:rFonts w:ascii="Arial" w:hAnsi="Arial" w:cs="Arial"/>
          <w:color w:val="000000" w:themeColor="text1"/>
          <w:spacing w:val="10"/>
        </w:rPr>
        <w:t xml:space="preserve"> </w:t>
      </w:r>
      <w:del w:id="7" w:author="Anna Brugger" w:date="2022-07-26T22:24:00Z">
        <w:r w:rsidRPr="001421E2" w:rsidDel="005901BD">
          <w:rPr>
            <w:rFonts w:ascii="Arial" w:hAnsi="Arial" w:cs="Arial"/>
            <w:i/>
            <w:color w:val="000000" w:themeColor="text1"/>
            <w:spacing w:val="-2"/>
          </w:rPr>
          <w:delText>U.</w:delText>
        </w:r>
        <w:r w:rsidRPr="001421E2" w:rsidDel="005901BD">
          <w:rPr>
            <w:rFonts w:ascii="Arial" w:hAnsi="Arial" w:cs="Arial"/>
            <w:i/>
            <w:color w:val="000000" w:themeColor="text1"/>
            <w:spacing w:val="-9"/>
          </w:rPr>
          <w:delText xml:space="preserve"> </w:delText>
        </w:r>
        <w:r w:rsidRPr="001421E2" w:rsidDel="005901BD">
          <w:rPr>
            <w:rFonts w:ascii="Arial" w:hAnsi="Arial" w:cs="Arial"/>
            <w:i/>
            <w:color w:val="000000" w:themeColor="text1"/>
            <w:spacing w:val="-2"/>
          </w:rPr>
          <w:delText xml:space="preserve">betae </w:delText>
        </w:r>
        <w:r w:rsidRPr="001421E2" w:rsidDel="005901BD">
          <w:rPr>
            <w:rFonts w:ascii="Arial" w:hAnsi="Arial" w:cs="Arial"/>
            <w:color w:val="000000" w:themeColor="text1"/>
            <w:spacing w:val="-2"/>
          </w:rPr>
          <w:delText>is</w:delText>
        </w:r>
        <w:r w:rsidRPr="001421E2" w:rsidDel="005901BD">
          <w:rPr>
            <w:rFonts w:ascii="Arial" w:hAnsi="Arial" w:cs="Arial"/>
            <w:color w:val="000000" w:themeColor="text1"/>
            <w:spacing w:val="-13"/>
          </w:rPr>
          <w:delText xml:space="preserve"> </w:delText>
        </w:r>
        <w:r w:rsidRPr="001421E2" w:rsidDel="005901BD">
          <w:rPr>
            <w:rFonts w:ascii="Arial" w:hAnsi="Arial" w:cs="Arial"/>
            <w:color w:val="000000" w:themeColor="text1"/>
            <w:spacing w:val="-2"/>
          </w:rPr>
          <w:delText>dependent on</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living</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plant</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tissue,</w:delText>
        </w:r>
        <w:r w:rsidRPr="001421E2" w:rsidDel="005901BD">
          <w:rPr>
            <w:rFonts w:ascii="Arial" w:hAnsi="Arial" w:cs="Arial"/>
            <w:color w:val="000000" w:themeColor="text1"/>
            <w:spacing w:val="-6"/>
          </w:rPr>
          <w:delText xml:space="preserve"> </w:delText>
        </w:r>
        <w:r w:rsidRPr="001421E2" w:rsidDel="005901BD">
          <w:rPr>
            <w:rFonts w:ascii="Arial" w:hAnsi="Arial" w:cs="Arial"/>
            <w:color w:val="000000" w:themeColor="text1"/>
            <w:spacing w:val="-2"/>
          </w:rPr>
          <w:delText>the</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suppression</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of</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plant</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defense</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responses,</w:delText>
        </w:r>
        <w:r w:rsidRPr="001421E2" w:rsidDel="005901BD">
          <w:rPr>
            <w:rFonts w:ascii="Arial" w:hAnsi="Arial" w:cs="Arial"/>
            <w:color w:val="000000" w:themeColor="text1"/>
            <w:spacing w:val="-6"/>
          </w:rPr>
          <w:delText xml:space="preserve"> </w:delText>
        </w:r>
        <w:r w:rsidRPr="001421E2" w:rsidDel="005901BD">
          <w:rPr>
            <w:rFonts w:ascii="Arial" w:hAnsi="Arial" w:cs="Arial"/>
            <w:color w:val="000000" w:themeColor="text1"/>
            <w:spacing w:val="-2"/>
          </w:rPr>
          <w:delText>and</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the</w:delText>
        </w:r>
        <w:r w:rsidRPr="001421E2" w:rsidDel="005901BD">
          <w:rPr>
            <w:rFonts w:ascii="Arial" w:hAnsi="Arial" w:cs="Arial"/>
            <w:color w:val="000000" w:themeColor="text1"/>
            <w:spacing w:val="-8"/>
          </w:rPr>
          <w:delText xml:space="preserve"> </w:delText>
        </w:r>
        <w:r w:rsidRPr="001421E2" w:rsidDel="005901BD">
          <w:rPr>
            <w:rFonts w:ascii="Arial" w:hAnsi="Arial" w:cs="Arial"/>
            <w:color w:val="000000" w:themeColor="text1"/>
            <w:spacing w:val="-2"/>
          </w:rPr>
          <w:delText xml:space="preserve">reprogramming </w:delText>
        </w:r>
        <w:r w:rsidRPr="001421E2" w:rsidDel="005901BD">
          <w:rPr>
            <w:rFonts w:ascii="Arial" w:hAnsi="Arial" w:cs="Arial"/>
            <w:color w:val="000000" w:themeColor="text1"/>
            <w:w w:val="95"/>
          </w:rPr>
          <w:delText>of the plant’s metabolism.</w:delText>
        </w:r>
        <w:r w:rsidRPr="001421E2" w:rsidDel="005901BD">
          <w:rPr>
            <w:rFonts w:ascii="Arial" w:hAnsi="Arial" w:cs="Arial"/>
            <w:color w:val="000000" w:themeColor="text1"/>
            <w:spacing w:val="29"/>
          </w:rPr>
          <w:delText xml:space="preserve"> </w:delText>
        </w:r>
      </w:del>
      <w:r w:rsidRPr="001421E2">
        <w:rPr>
          <w:rFonts w:ascii="Arial" w:hAnsi="Arial" w:cs="Arial"/>
          <w:color w:val="000000" w:themeColor="text1"/>
          <w:w w:val="95"/>
        </w:rPr>
        <w:t xml:space="preserve">Previous studies showed that total chlorophyll </w:t>
      </w:r>
      <w:r w:rsidR="006643FD">
        <w:rPr>
          <w:rFonts w:ascii="Arial" w:hAnsi="Arial" w:cs="Arial"/>
          <w:color w:val="000000" w:themeColor="text1"/>
          <w:w w:val="95"/>
        </w:rPr>
        <w:t>and</w:t>
      </w:r>
      <w:r w:rsidRPr="001421E2">
        <w:rPr>
          <w:rFonts w:ascii="Arial" w:hAnsi="Arial" w:cs="Arial"/>
          <w:color w:val="000000" w:themeColor="text1"/>
          <w:w w:val="95"/>
        </w:rPr>
        <w:t xml:space="preserve"> </w:t>
      </w:r>
      <w:r w:rsidRPr="001421E2">
        <w:rPr>
          <w:rFonts w:ascii="Arial" w:hAnsi="Arial" w:cs="Arial"/>
          <w:color w:val="000000" w:themeColor="text1"/>
        </w:rPr>
        <w:t>carotenoid</w:t>
      </w:r>
      <w:r w:rsidRPr="001421E2">
        <w:rPr>
          <w:rFonts w:ascii="Arial" w:hAnsi="Arial" w:cs="Arial"/>
          <w:color w:val="000000" w:themeColor="text1"/>
          <w:spacing w:val="-8"/>
        </w:rPr>
        <w:t xml:space="preserve"> </w:t>
      </w:r>
      <w:r w:rsidRPr="001421E2">
        <w:rPr>
          <w:rFonts w:ascii="Arial" w:hAnsi="Arial" w:cs="Arial"/>
          <w:color w:val="000000" w:themeColor="text1"/>
        </w:rPr>
        <w:t>content</w:t>
      </w:r>
      <w:r w:rsidRPr="001421E2">
        <w:rPr>
          <w:rFonts w:ascii="Arial" w:hAnsi="Arial" w:cs="Arial"/>
          <w:color w:val="000000" w:themeColor="text1"/>
          <w:spacing w:val="-8"/>
        </w:rPr>
        <w:t xml:space="preserve"> </w:t>
      </w:r>
      <w:r w:rsidRPr="001421E2">
        <w:rPr>
          <w:rFonts w:ascii="Arial" w:hAnsi="Arial" w:cs="Arial"/>
          <w:color w:val="000000" w:themeColor="text1"/>
        </w:rPr>
        <w:t>of</w:t>
      </w:r>
      <w:r w:rsidRPr="001421E2">
        <w:rPr>
          <w:rFonts w:ascii="Arial" w:hAnsi="Arial" w:cs="Arial"/>
          <w:color w:val="000000" w:themeColor="text1"/>
          <w:spacing w:val="-8"/>
        </w:rPr>
        <w:t xml:space="preserve"> </w:t>
      </w:r>
      <w:r w:rsidRPr="001421E2">
        <w:rPr>
          <w:rFonts w:ascii="Arial" w:hAnsi="Arial" w:cs="Arial"/>
          <w:color w:val="000000" w:themeColor="text1"/>
        </w:rPr>
        <w:t>sugar</w:t>
      </w:r>
      <w:r w:rsidRPr="001421E2">
        <w:rPr>
          <w:rFonts w:ascii="Arial" w:hAnsi="Arial" w:cs="Arial"/>
          <w:color w:val="000000" w:themeColor="text1"/>
          <w:spacing w:val="-8"/>
        </w:rPr>
        <w:t xml:space="preserve"> </w:t>
      </w:r>
      <w:r w:rsidRPr="001421E2">
        <w:rPr>
          <w:rFonts w:ascii="Arial" w:hAnsi="Arial" w:cs="Arial"/>
          <w:color w:val="000000" w:themeColor="text1"/>
        </w:rPr>
        <w:t>beet</w:t>
      </w:r>
      <w:r w:rsidRPr="001421E2">
        <w:rPr>
          <w:rFonts w:ascii="Arial" w:hAnsi="Arial" w:cs="Arial"/>
          <w:color w:val="000000" w:themeColor="text1"/>
          <w:spacing w:val="-8"/>
        </w:rPr>
        <w:t xml:space="preserve"> </w:t>
      </w:r>
      <w:r w:rsidRPr="001421E2">
        <w:rPr>
          <w:rFonts w:ascii="Arial" w:hAnsi="Arial" w:cs="Arial"/>
          <w:color w:val="000000" w:themeColor="text1"/>
        </w:rPr>
        <w:t>leaves</w:t>
      </w:r>
      <w:r w:rsidRPr="001421E2">
        <w:rPr>
          <w:rFonts w:ascii="Arial" w:hAnsi="Arial" w:cs="Arial"/>
          <w:color w:val="000000" w:themeColor="text1"/>
          <w:spacing w:val="-8"/>
        </w:rPr>
        <w:t xml:space="preserve"> </w:t>
      </w:r>
      <w:r w:rsidRPr="001421E2">
        <w:rPr>
          <w:rFonts w:ascii="Arial" w:hAnsi="Arial" w:cs="Arial"/>
          <w:color w:val="000000" w:themeColor="text1"/>
        </w:rPr>
        <w:t>infected</w:t>
      </w:r>
      <w:r w:rsidRPr="001421E2">
        <w:rPr>
          <w:rFonts w:ascii="Arial" w:hAnsi="Arial" w:cs="Arial"/>
          <w:color w:val="000000" w:themeColor="text1"/>
          <w:spacing w:val="-8"/>
        </w:rPr>
        <w:t xml:space="preserve"> </w:t>
      </w:r>
      <w:r w:rsidRPr="001421E2">
        <w:rPr>
          <w:rFonts w:ascii="Arial" w:hAnsi="Arial" w:cs="Arial"/>
          <w:color w:val="000000" w:themeColor="text1"/>
        </w:rPr>
        <w:t>with</w:t>
      </w:r>
      <w:r w:rsidRPr="001421E2">
        <w:rPr>
          <w:rFonts w:ascii="Arial" w:hAnsi="Arial" w:cs="Arial"/>
          <w:color w:val="000000" w:themeColor="text1"/>
          <w:spacing w:val="-8"/>
        </w:rPr>
        <w:t xml:space="preserve"> </w:t>
      </w:r>
      <w:r w:rsidRPr="001421E2">
        <w:rPr>
          <w:rFonts w:ascii="Arial" w:hAnsi="Arial" w:cs="Arial"/>
          <w:i/>
          <w:color w:val="000000" w:themeColor="text1"/>
        </w:rPr>
        <w:t>C.</w:t>
      </w:r>
      <w:r w:rsidRPr="001421E2">
        <w:rPr>
          <w:rFonts w:ascii="Arial" w:hAnsi="Arial" w:cs="Arial"/>
          <w:i/>
          <w:color w:val="000000" w:themeColor="text1"/>
          <w:spacing w:val="-5"/>
        </w:rPr>
        <w:t xml:space="preserve"> </w:t>
      </w:r>
      <w:proofErr w:type="spellStart"/>
      <w:r w:rsidRPr="001421E2">
        <w:rPr>
          <w:rFonts w:ascii="Arial" w:hAnsi="Arial" w:cs="Arial"/>
          <w:i/>
          <w:color w:val="000000" w:themeColor="text1"/>
        </w:rPr>
        <w:t>beticola</w:t>
      </w:r>
      <w:proofErr w:type="spellEnd"/>
      <w:r w:rsidRPr="001421E2">
        <w:rPr>
          <w:rFonts w:ascii="Arial" w:hAnsi="Arial" w:cs="Arial"/>
          <w:i/>
          <w:color w:val="000000" w:themeColor="text1"/>
        </w:rPr>
        <w:t xml:space="preserve"> </w:t>
      </w:r>
      <w:r w:rsidRPr="001421E2">
        <w:rPr>
          <w:rFonts w:ascii="Arial" w:hAnsi="Arial" w:cs="Arial"/>
          <w:color w:val="000000" w:themeColor="text1"/>
        </w:rPr>
        <w:t>decreased</w:t>
      </w:r>
      <w:r w:rsidRPr="001421E2">
        <w:rPr>
          <w:rFonts w:ascii="Arial" w:hAnsi="Arial" w:cs="Arial"/>
          <w:color w:val="000000" w:themeColor="text1"/>
          <w:spacing w:val="-8"/>
        </w:rPr>
        <w:t xml:space="preserve"> </w:t>
      </w:r>
      <w:r w:rsidR="006643FD">
        <w:rPr>
          <w:rFonts w:ascii="Arial" w:hAnsi="Arial" w:cs="Arial"/>
          <w:color w:val="000000" w:themeColor="text1"/>
          <w:spacing w:val="-8"/>
        </w:rPr>
        <w:t xml:space="preserve">as </w:t>
      </w:r>
      <w:r w:rsidRPr="001421E2">
        <w:rPr>
          <w:rFonts w:ascii="Arial" w:hAnsi="Arial" w:cs="Arial"/>
          <w:color w:val="000000" w:themeColor="text1"/>
        </w:rPr>
        <w:t xml:space="preserve">infection </w:t>
      </w:r>
      <w:r w:rsidR="006643FD">
        <w:rPr>
          <w:rFonts w:ascii="Arial" w:hAnsi="Arial" w:cs="Arial"/>
          <w:color w:val="000000" w:themeColor="text1"/>
        </w:rPr>
        <w:t xml:space="preserve">progressed </w:t>
      </w:r>
      <w:hyperlink w:anchor="_bookmark28" w:history="1">
        <w:r w:rsidRPr="001421E2">
          <w:rPr>
            <w:rFonts w:ascii="Arial" w:hAnsi="Arial" w:cs="Arial"/>
            <w:color w:val="000000" w:themeColor="text1"/>
          </w:rPr>
          <w:t>(</w:t>
        </w:r>
        <w:proofErr w:type="spellStart"/>
        <w:r w:rsidRPr="001421E2">
          <w:rPr>
            <w:rFonts w:ascii="Arial" w:hAnsi="Arial" w:cs="Arial"/>
            <w:color w:val="000000" w:themeColor="text1"/>
          </w:rPr>
          <w:t>Joudi</w:t>
        </w:r>
        <w:proofErr w:type="spellEnd"/>
        <w:r w:rsidRPr="001421E2">
          <w:rPr>
            <w:rFonts w:ascii="Arial" w:hAnsi="Arial" w:cs="Arial"/>
            <w:color w:val="000000" w:themeColor="text1"/>
          </w:rPr>
          <w:t xml:space="preserve"> et al.</w:t>
        </w:r>
      </w:hyperlink>
      <w:r w:rsidRPr="001421E2">
        <w:rPr>
          <w:rFonts w:ascii="Arial" w:hAnsi="Arial" w:cs="Arial"/>
          <w:color w:val="000000" w:themeColor="text1"/>
        </w:rPr>
        <w:t xml:space="preserve">, </w:t>
      </w:r>
      <w:hyperlink w:anchor="_bookmark28" w:history="1">
        <w:r w:rsidRPr="001421E2">
          <w:rPr>
            <w:rFonts w:ascii="Arial" w:hAnsi="Arial" w:cs="Arial"/>
            <w:color w:val="000000" w:themeColor="text1"/>
          </w:rPr>
          <w:t>2018)</w:t>
        </w:r>
      </w:hyperlink>
      <w:r w:rsidR="006643FD">
        <w:rPr>
          <w:rFonts w:ascii="Arial" w:hAnsi="Arial" w:cs="Arial"/>
          <w:color w:val="000000" w:themeColor="text1"/>
        </w:rPr>
        <w:t xml:space="preserve">. </w:t>
      </w:r>
      <w:bookmarkStart w:id="8" w:name="OLE_LINK1"/>
      <w:bookmarkStart w:id="9" w:name="OLE_LINK2"/>
      <w:ins w:id="10" w:author="Anna Brugger" w:date="2022-07-26T19:49:00Z">
        <w:r w:rsidR="00D17C9D">
          <w:rPr>
            <w:rFonts w:ascii="Arial" w:hAnsi="Arial" w:cs="Arial"/>
            <w:color w:val="000000" w:themeColor="text1"/>
          </w:rPr>
          <w:t xml:space="preserve">In contrast, </w:t>
        </w:r>
        <w:del w:id="11" w:author="Clive Bock" w:date="2022-04-20T12:29:00Z">
          <w:r w:rsidR="00D17C9D" w:rsidRPr="001421E2" w:rsidDel="001472D9">
            <w:rPr>
              <w:rFonts w:ascii="Arial" w:hAnsi="Arial" w:cs="Arial"/>
              <w:color w:val="000000" w:themeColor="text1"/>
              <w:spacing w:val="-2"/>
            </w:rPr>
            <w:delText>Therefore,</w:delText>
          </w:r>
          <w:r w:rsidR="00D17C9D" w:rsidRPr="001421E2" w:rsidDel="001472D9">
            <w:rPr>
              <w:rFonts w:ascii="Arial" w:hAnsi="Arial" w:cs="Arial"/>
              <w:color w:val="000000" w:themeColor="text1"/>
              <w:spacing w:val="-12"/>
            </w:rPr>
            <w:delText xml:space="preserve"> </w:delText>
          </w:r>
        </w:del>
        <w:r w:rsidR="00D17C9D" w:rsidRPr="001421E2">
          <w:rPr>
            <w:rFonts w:ascii="Arial" w:hAnsi="Arial" w:cs="Arial"/>
            <w:i/>
            <w:color w:val="000000" w:themeColor="text1"/>
            <w:spacing w:val="-2"/>
          </w:rPr>
          <w:t>U.</w:t>
        </w:r>
        <w:r w:rsidR="00D17C9D" w:rsidRPr="001421E2">
          <w:rPr>
            <w:rFonts w:ascii="Arial" w:hAnsi="Arial" w:cs="Arial"/>
            <w:i/>
            <w:color w:val="000000" w:themeColor="text1"/>
            <w:spacing w:val="-9"/>
          </w:rPr>
          <w:t xml:space="preserve"> </w:t>
        </w:r>
        <w:proofErr w:type="spellStart"/>
        <w:r w:rsidR="00D17C9D" w:rsidRPr="001421E2">
          <w:rPr>
            <w:rFonts w:ascii="Arial" w:hAnsi="Arial" w:cs="Arial"/>
            <w:i/>
            <w:color w:val="000000" w:themeColor="text1"/>
            <w:spacing w:val="-2"/>
          </w:rPr>
          <w:t>betae</w:t>
        </w:r>
        <w:proofErr w:type="spellEnd"/>
        <w:r w:rsidR="00D17C9D" w:rsidRPr="001421E2">
          <w:rPr>
            <w:rFonts w:ascii="Arial" w:hAnsi="Arial" w:cs="Arial"/>
            <w:i/>
            <w:color w:val="000000" w:themeColor="text1"/>
            <w:spacing w:val="-2"/>
          </w:rPr>
          <w:t xml:space="preserve"> </w:t>
        </w:r>
        <w:r w:rsidR="00D17C9D" w:rsidRPr="001421E2">
          <w:rPr>
            <w:rFonts w:ascii="Arial" w:hAnsi="Arial" w:cs="Arial"/>
            <w:color w:val="000000" w:themeColor="text1"/>
            <w:spacing w:val="-2"/>
          </w:rPr>
          <w:t>is</w:t>
        </w:r>
        <w:r w:rsidR="00D17C9D" w:rsidRPr="001421E2">
          <w:rPr>
            <w:rFonts w:ascii="Arial" w:hAnsi="Arial" w:cs="Arial"/>
            <w:color w:val="000000" w:themeColor="text1"/>
            <w:spacing w:val="-13"/>
          </w:rPr>
          <w:t xml:space="preserve"> </w:t>
        </w:r>
        <w:r w:rsidR="00D17C9D" w:rsidRPr="001421E2">
          <w:rPr>
            <w:rFonts w:ascii="Arial" w:hAnsi="Arial" w:cs="Arial"/>
            <w:color w:val="000000" w:themeColor="text1"/>
            <w:spacing w:val="-2"/>
          </w:rPr>
          <w:t>dependent on</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living</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plant</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tissue,</w:t>
        </w:r>
        <w:r w:rsidR="00D17C9D" w:rsidRPr="001421E2">
          <w:rPr>
            <w:rFonts w:ascii="Arial" w:hAnsi="Arial" w:cs="Arial"/>
            <w:color w:val="000000" w:themeColor="text1"/>
            <w:spacing w:val="-6"/>
          </w:rPr>
          <w:t xml:space="preserve"> </w:t>
        </w:r>
        <w:r w:rsidR="00D17C9D" w:rsidRPr="001421E2">
          <w:rPr>
            <w:rFonts w:ascii="Arial" w:hAnsi="Arial" w:cs="Arial"/>
            <w:color w:val="000000" w:themeColor="text1"/>
            <w:spacing w:val="-2"/>
          </w:rPr>
          <w:t>the</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suppression</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of</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plant</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defense</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responses,</w:t>
        </w:r>
        <w:r w:rsidR="00D17C9D" w:rsidRPr="001421E2">
          <w:rPr>
            <w:rFonts w:ascii="Arial" w:hAnsi="Arial" w:cs="Arial"/>
            <w:color w:val="000000" w:themeColor="text1"/>
            <w:spacing w:val="-6"/>
          </w:rPr>
          <w:t xml:space="preserve"> </w:t>
        </w:r>
        <w:r w:rsidR="00D17C9D" w:rsidRPr="001421E2">
          <w:rPr>
            <w:rFonts w:ascii="Arial" w:hAnsi="Arial" w:cs="Arial"/>
            <w:color w:val="000000" w:themeColor="text1"/>
            <w:spacing w:val="-2"/>
          </w:rPr>
          <w:t>and</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the</w:t>
        </w:r>
        <w:r w:rsidR="00D17C9D" w:rsidRPr="001421E2">
          <w:rPr>
            <w:rFonts w:ascii="Arial" w:hAnsi="Arial" w:cs="Arial"/>
            <w:color w:val="000000" w:themeColor="text1"/>
            <w:spacing w:val="-8"/>
          </w:rPr>
          <w:t xml:space="preserve"> </w:t>
        </w:r>
        <w:r w:rsidR="00D17C9D" w:rsidRPr="001421E2">
          <w:rPr>
            <w:rFonts w:ascii="Arial" w:hAnsi="Arial" w:cs="Arial"/>
            <w:color w:val="000000" w:themeColor="text1"/>
            <w:spacing w:val="-2"/>
          </w:rPr>
          <w:t xml:space="preserve">reprogramming </w:t>
        </w:r>
        <w:r w:rsidR="00D17C9D" w:rsidRPr="001421E2">
          <w:rPr>
            <w:rFonts w:ascii="Arial" w:hAnsi="Arial" w:cs="Arial"/>
            <w:color w:val="000000" w:themeColor="text1"/>
            <w:w w:val="95"/>
          </w:rPr>
          <w:t>of the plant’s metabolism</w:t>
        </w:r>
      </w:ins>
      <w:ins w:id="12" w:author="Clive Bock" w:date="2022-07-27T10:50:00Z">
        <w:r w:rsidR="00844EEC">
          <w:rPr>
            <w:rFonts w:ascii="Arial" w:hAnsi="Arial" w:cs="Arial"/>
            <w:color w:val="000000" w:themeColor="text1"/>
            <w:w w:val="95"/>
          </w:rPr>
          <w:t>. Furthermore</w:t>
        </w:r>
      </w:ins>
      <w:ins w:id="13" w:author="Anna Brugger" w:date="2022-07-26T19:49:00Z">
        <w:r w:rsidR="00D17C9D">
          <w:rPr>
            <w:rFonts w:ascii="Arial" w:hAnsi="Arial" w:cs="Arial"/>
            <w:color w:val="000000" w:themeColor="text1"/>
            <w:w w:val="95"/>
          </w:rPr>
          <w:t xml:space="preserve"> </w:t>
        </w:r>
        <w:del w:id="14" w:author="Clive Bock" w:date="2022-07-27T10:50:00Z">
          <w:r w:rsidR="00D17C9D" w:rsidDel="00844EEC">
            <w:rPr>
              <w:rFonts w:ascii="Arial" w:hAnsi="Arial" w:cs="Arial"/>
              <w:color w:val="000000" w:themeColor="text1"/>
              <w:w w:val="95"/>
            </w:rPr>
            <w:delText>and</w:delText>
          </w:r>
          <w:r w:rsidR="00D17C9D" w:rsidRPr="001421E2" w:rsidDel="00844EEC">
            <w:rPr>
              <w:rFonts w:ascii="Arial" w:hAnsi="Arial" w:cs="Arial"/>
              <w:color w:val="000000" w:themeColor="text1"/>
              <w:w w:val="95"/>
            </w:rPr>
            <w:delText>.</w:delText>
          </w:r>
          <w:r w:rsidR="00D17C9D" w:rsidRPr="001421E2" w:rsidDel="00844EEC">
            <w:rPr>
              <w:rFonts w:ascii="Arial" w:hAnsi="Arial" w:cs="Arial"/>
              <w:color w:val="000000" w:themeColor="text1"/>
              <w:spacing w:val="29"/>
            </w:rPr>
            <w:delText xml:space="preserve"> </w:delText>
          </w:r>
        </w:del>
        <w:del w:id="15" w:author="Anna Brugger" w:date="2022-07-10T17:20:00Z">
          <w:r w:rsidR="00D17C9D" w:rsidRPr="001421E2" w:rsidDel="001800D6">
            <w:rPr>
              <w:rFonts w:ascii="Arial" w:hAnsi="Arial" w:cs="Arial"/>
              <w:color w:val="000000" w:themeColor="text1"/>
              <w:w w:val="95"/>
            </w:rPr>
            <w:delText>Previous studies showed that total chlorophyll content as well as</w:delText>
          </w:r>
          <w:r w:rsidR="00D17C9D" w:rsidDel="001800D6">
            <w:rPr>
              <w:rFonts w:ascii="Arial" w:hAnsi="Arial" w:cs="Arial"/>
              <w:color w:val="000000" w:themeColor="text1"/>
              <w:w w:val="95"/>
            </w:rPr>
            <w:delText>and</w:delText>
          </w:r>
          <w:r w:rsidR="00D17C9D" w:rsidRPr="001421E2" w:rsidDel="001800D6">
            <w:rPr>
              <w:rFonts w:ascii="Arial" w:hAnsi="Arial" w:cs="Arial"/>
              <w:color w:val="000000" w:themeColor="text1"/>
              <w:w w:val="95"/>
            </w:rPr>
            <w:delText xml:space="preserve"> </w:delText>
          </w:r>
          <w:r w:rsidR="00D17C9D" w:rsidRPr="001421E2" w:rsidDel="001800D6">
            <w:rPr>
              <w:rFonts w:ascii="Arial" w:hAnsi="Arial" w:cs="Arial"/>
              <w:color w:val="000000" w:themeColor="text1"/>
            </w:rPr>
            <w:delText>carotenoid</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content</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of</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sugar</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beet</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leaves</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infected</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with</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i/>
              <w:color w:val="000000" w:themeColor="text1"/>
            </w:rPr>
            <w:delText>C.</w:delText>
          </w:r>
          <w:r w:rsidR="00D17C9D" w:rsidRPr="001421E2" w:rsidDel="001800D6">
            <w:rPr>
              <w:rFonts w:ascii="Arial" w:hAnsi="Arial" w:cs="Arial"/>
              <w:i/>
              <w:color w:val="000000" w:themeColor="text1"/>
              <w:spacing w:val="-5"/>
            </w:rPr>
            <w:delText xml:space="preserve"> </w:delText>
          </w:r>
          <w:r w:rsidR="00D17C9D" w:rsidRPr="001421E2" w:rsidDel="001800D6">
            <w:rPr>
              <w:rFonts w:ascii="Arial" w:hAnsi="Arial" w:cs="Arial"/>
              <w:i/>
              <w:color w:val="000000" w:themeColor="text1"/>
            </w:rPr>
            <w:delText xml:space="preserve">beticola </w:delText>
          </w:r>
          <w:r w:rsidR="00D17C9D" w:rsidRPr="001421E2" w:rsidDel="001800D6">
            <w:rPr>
              <w:rFonts w:ascii="Arial" w:hAnsi="Arial" w:cs="Arial"/>
              <w:color w:val="000000" w:themeColor="text1"/>
            </w:rPr>
            <w:delText>decreased</w:delText>
          </w:r>
          <w:r w:rsidR="00D17C9D" w:rsidRPr="001421E2" w:rsidDel="001800D6">
            <w:rPr>
              <w:rFonts w:ascii="Arial" w:hAnsi="Arial" w:cs="Arial"/>
              <w:color w:val="000000" w:themeColor="text1"/>
              <w:spacing w:val="-8"/>
            </w:rPr>
            <w:delText xml:space="preserve"> </w:delText>
          </w:r>
          <w:r w:rsidR="00D17C9D" w:rsidDel="001800D6">
            <w:rPr>
              <w:rFonts w:ascii="Arial" w:hAnsi="Arial" w:cs="Arial"/>
              <w:color w:val="000000" w:themeColor="text1"/>
              <w:spacing w:val="-8"/>
            </w:rPr>
            <w:delText xml:space="preserve">as </w:delText>
          </w:r>
          <w:r w:rsidR="00D17C9D" w:rsidRPr="001421E2" w:rsidDel="001800D6">
            <w:rPr>
              <w:rFonts w:ascii="Arial" w:hAnsi="Arial" w:cs="Arial"/>
              <w:color w:val="000000" w:themeColor="text1"/>
            </w:rPr>
            <w:delText>in</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the</w:delText>
          </w:r>
          <w:r w:rsidR="00D17C9D" w:rsidRPr="001421E2" w:rsidDel="001800D6">
            <w:rPr>
              <w:rFonts w:ascii="Arial" w:hAnsi="Arial" w:cs="Arial"/>
              <w:color w:val="000000" w:themeColor="text1"/>
              <w:spacing w:val="-8"/>
            </w:rPr>
            <w:delText xml:space="preserve"> </w:delText>
          </w:r>
          <w:r w:rsidR="00D17C9D" w:rsidRPr="001421E2" w:rsidDel="001800D6">
            <w:rPr>
              <w:rFonts w:ascii="Arial" w:hAnsi="Arial" w:cs="Arial"/>
              <w:color w:val="000000" w:themeColor="text1"/>
            </w:rPr>
            <w:delText xml:space="preserve">progress of the infection </w:delText>
          </w:r>
          <w:r w:rsidR="00D17C9D" w:rsidDel="001800D6">
            <w:rPr>
              <w:rFonts w:ascii="Arial" w:hAnsi="Arial" w:cs="Arial"/>
              <w:color w:val="000000" w:themeColor="text1"/>
            </w:rPr>
            <w:delText xml:space="preserve">progressed </w:delText>
          </w:r>
        </w:del>
        <w:r w:rsidR="00D17C9D" w:rsidRPr="001421E2">
          <w:rPr>
            <w:rFonts w:ascii="Arial" w:hAnsi="Arial" w:cs="Arial"/>
            <w:color w:val="000000" w:themeColor="text1"/>
          </w:rPr>
          <w:t xml:space="preserve"> </w:t>
        </w:r>
        <w:del w:id="16" w:author="Clive Bock" w:date="2022-04-20T12:35:00Z">
          <w:r w:rsidR="00D17C9D" w:rsidRPr="001421E2" w:rsidDel="0079094D">
            <w:rPr>
              <w:rFonts w:ascii="Arial" w:hAnsi="Arial" w:cs="Arial"/>
              <w:color w:val="000000" w:themeColor="text1"/>
            </w:rPr>
            <w:delText xml:space="preserve">while </w:delText>
          </w:r>
        </w:del>
        <w:r w:rsidR="00D17C9D" w:rsidRPr="001421E2">
          <w:rPr>
            <w:rFonts w:ascii="Arial" w:hAnsi="Arial" w:cs="Arial"/>
            <w:color w:val="000000" w:themeColor="text1"/>
          </w:rPr>
          <w:t xml:space="preserve">rust fungi are known to have high </w:t>
        </w:r>
        <w:del w:id="17" w:author="Clive Bock" w:date="2022-04-20T12:35:00Z">
          <w:r w:rsidR="00D17C9D" w:rsidRPr="001421E2" w:rsidDel="0079094D">
            <w:rPr>
              <w:rFonts w:ascii="Arial" w:hAnsi="Arial" w:cs="Arial"/>
              <w:color w:val="000000" w:themeColor="text1"/>
            </w:rPr>
            <w:delText xml:space="preserve">amounts of </w:delText>
          </w:r>
        </w:del>
        <w:r w:rsidR="00D17C9D" w:rsidRPr="001421E2">
          <w:rPr>
            <w:rFonts w:ascii="Arial" w:hAnsi="Arial" w:cs="Arial"/>
            <w:color w:val="000000" w:themeColor="text1"/>
          </w:rPr>
          <w:t>carotenoid</w:t>
        </w:r>
        <w:r w:rsidR="00D17C9D">
          <w:rPr>
            <w:rFonts w:ascii="Arial" w:hAnsi="Arial" w:cs="Arial"/>
            <w:color w:val="000000" w:themeColor="text1"/>
          </w:rPr>
          <w:t xml:space="preserve"> content</w:t>
        </w:r>
        <w:r w:rsidR="00D17C9D" w:rsidRPr="001421E2">
          <w:rPr>
            <w:rFonts w:ascii="Arial" w:hAnsi="Arial" w:cs="Arial"/>
            <w:color w:val="000000" w:themeColor="text1"/>
          </w:rPr>
          <w:t>s</w:t>
        </w:r>
        <w:r w:rsidR="00D17C9D" w:rsidRPr="001421E2">
          <w:rPr>
            <w:rFonts w:ascii="Arial" w:hAnsi="Arial" w:cs="Arial"/>
            <w:color w:val="000000" w:themeColor="text1"/>
            <w:spacing w:val="-13"/>
          </w:rPr>
          <w:t xml:space="preserve"> </w:t>
        </w:r>
        <w:bookmarkEnd w:id="8"/>
        <w:r w:rsidR="00D17C9D" w:rsidRPr="001421E2">
          <w:rPr>
            <w:color w:val="000000" w:themeColor="text1"/>
          </w:rPr>
          <w:fldChar w:fldCharType="begin"/>
        </w:r>
        <w:r w:rsidR="00D17C9D" w:rsidRPr="001421E2">
          <w:rPr>
            <w:color w:val="000000" w:themeColor="text1"/>
          </w:rPr>
          <w:instrText xml:space="preserve"> HYPERLINK \l "_bookmark15" </w:instrText>
        </w:r>
        <w:r w:rsidR="00D17C9D" w:rsidRPr="001421E2">
          <w:rPr>
            <w:color w:val="000000" w:themeColor="text1"/>
          </w:rPr>
          <w:fldChar w:fldCharType="separate"/>
        </w:r>
        <w:r w:rsidR="00D17C9D" w:rsidRPr="001421E2">
          <w:rPr>
            <w:rFonts w:ascii="Arial" w:hAnsi="Arial" w:cs="Arial"/>
            <w:color w:val="000000" w:themeColor="text1"/>
          </w:rPr>
          <w:t>(</w:t>
        </w:r>
        <w:proofErr w:type="spellStart"/>
        <w:r w:rsidR="00D17C9D" w:rsidRPr="001421E2">
          <w:rPr>
            <w:rFonts w:ascii="Arial" w:hAnsi="Arial" w:cs="Arial"/>
            <w:color w:val="000000" w:themeColor="text1"/>
          </w:rPr>
          <w:t>Davoli</w:t>
        </w:r>
        <w:proofErr w:type="spellEnd"/>
        <w:r w:rsidR="00D17C9D" w:rsidRPr="001421E2">
          <w:rPr>
            <w:rFonts w:ascii="Arial" w:hAnsi="Arial" w:cs="Arial"/>
            <w:color w:val="000000" w:themeColor="text1"/>
            <w:spacing w:val="-13"/>
          </w:rPr>
          <w:t xml:space="preserve"> </w:t>
        </w:r>
        <w:r w:rsidR="00D17C9D" w:rsidRPr="001421E2">
          <w:rPr>
            <w:rFonts w:ascii="Arial" w:hAnsi="Arial" w:cs="Arial"/>
            <w:color w:val="000000" w:themeColor="text1"/>
          </w:rPr>
          <w:t>and</w:t>
        </w:r>
        <w:r w:rsidR="00D17C9D" w:rsidRPr="001421E2">
          <w:rPr>
            <w:rFonts w:ascii="Arial" w:hAnsi="Arial" w:cs="Arial"/>
            <w:color w:val="000000" w:themeColor="text1"/>
            <w:spacing w:val="-13"/>
          </w:rPr>
          <w:t xml:space="preserve"> </w:t>
        </w:r>
        <w:r w:rsidR="00D17C9D" w:rsidRPr="001421E2">
          <w:rPr>
            <w:rFonts w:ascii="Arial" w:hAnsi="Arial" w:cs="Arial"/>
            <w:color w:val="000000" w:themeColor="text1"/>
          </w:rPr>
          <w:t>Weber,</w:t>
        </w:r>
        <w:r w:rsidR="00D17C9D" w:rsidRPr="001421E2">
          <w:rPr>
            <w:rFonts w:ascii="Arial" w:hAnsi="Arial" w:cs="Arial"/>
            <w:color w:val="000000" w:themeColor="text1"/>
            <w:spacing w:val="-13"/>
          </w:rPr>
          <w:t xml:space="preserve"> </w:t>
        </w:r>
        <w:r w:rsidR="00D17C9D" w:rsidRPr="001421E2">
          <w:rPr>
            <w:rFonts w:ascii="Arial" w:hAnsi="Arial" w:cs="Arial"/>
            <w:color w:val="000000" w:themeColor="text1"/>
            <w:spacing w:val="-13"/>
          </w:rPr>
          <w:fldChar w:fldCharType="end"/>
        </w:r>
      </w:ins>
      <w:bookmarkEnd w:id="9"/>
      <w:ins w:id="18" w:author="Anna Brugger" w:date="2022-07-26T23:09:00Z">
        <w:r w:rsidR="00137C84" w:rsidRPr="001421E2">
          <w:rPr>
            <w:rFonts w:ascii="Arial" w:hAnsi="Arial" w:cs="Arial"/>
            <w:color w:val="000000" w:themeColor="text1"/>
          </w:rPr>
          <w:t>2002).</w:t>
        </w:r>
      </w:ins>
      <w:ins w:id="19" w:author="Anna Brugger" w:date="2022-07-26T19:49:00Z">
        <w:r w:rsidR="00D17C9D">
          <w:rPr>
            <w:rFonts w:ascii="Arial" w:hAnsi="Arial" w:cs="Arial"/>
            <w:color w:val="000000" w:themeColor="text1"/>
          </w:rPr>
          <w:t xml:space="preserve"> </w:t>
        </w:r>
      </w:ins>
      <w:del w:id="20" w:author="Anna Brugger" w:date="2022-07-26T19:49:00Z">
        <w:r w:rsidR="0079094D" w:rsidDel="00D17C9D">
          <w:rPr>
            <w:rFonts w:ascii="Arial" w:hAnsi="Arial" w:cs="Arial"/>
            <w:color w:val="000000" w:themeColor="text1"/>
          </w:rPr>
          <w:delText>But</w:delText>
        </w:r>
        <w:r w:rsidRPr="001421E2" w:rsidDel="00D17C9D">
          <w:rPr>
            <w:rFonts w:ascii="Arial" w:hAnsi="Arial" w:cs="Arial"/>
            <w:color w:val="000000" w:themeColor="text1"/>
          </w:rPr>
          <w:delText xml:space="preserve"> rust fungi are known to have high carotenoid</w:delText>
        </w:r>
        <w:r w:rsidR="0079094D" w:rsidDel="00D17C9D">
          <w:rPr>
            <w:rFonts w:ascii="Arial" w:hAnsi="Arial" w:cs="Arial"/>
            <w:color w:val="000000" w:themeColor="text1"/>
          </w:rPr>
          <w:delText xml:space="preserve"> content</w:delText>
        </w:r>
        <w:r w:rsidRPr="001421E2" w:rsidDel="00D17C9D">
          <w:rPr>
            <w:rFonts w:ascii="Arial" w:hAnsi="Arial" w:cs="Arial"/>
            <w:color w:val="000000" w:themeColor="text1"/>
          </w:rPr>
          <w:delText>s</w:delText>
        </w:r>
        <w:r w:rsidRPr="001421E2" w:rsidDel="00D17C9D">
          <w:rPr>
            <w:rFonts w:ascii="Arial" w:hAnsi="Arial" w:cs="Arial"/>
            <w:color w:val="000000" w:themeColor="text1"/>
            <w:spacing w:val="-13"/>
          </w:rPr>
          <w:delText xml:space="preserve"> </w:delText>
        </w:r>
        <w:r w:rsidDel="00D17C9D">
          <w:fldChar w:fldCharType="begin"/>
        </w:r>
        <w:r w:rsidDel="00D17C9D">
          <w:delInstrText xml:space="preserve"> HYPERLINK \l "_bookmark15" </w:delInstrText>
        </w:r>
        <w:r w:rsidDel="00D17C9D">
          <w:fldChar w:fldCharType="separate"/>
        </w:r>
        <w:r w:rsidRPr="001421E2" w:rsidDel="00D17C9D">
          <w:rPr>
            <w:rFonts w:ascii="Arial" w:hAnsi="Arial" w:cs="Arial"/>
            <w:color w:val="000000" w:themeColor="text1"/>
          </w:rPr>
          <w:delText>(Davoli</w:delText>
        </w:r>
        <w:r w:rsidRPr="001421E2" w:rsidDel="00D17C9D">
          <w:rPr>
            <w:rFonts w:ascii="Arial" w:hAnsi="Arial" w:cs="Arial"/>
            <w:color w:val="000000" w:themeColor="text1"/>
            <w:spacing w:val="-13"/>
          </w:rPr>
          <w:delText xml:space="preserve"> </w:delText>
        </w:r>
        <w:r w:rsidRPr="001421E2" w:rsidDel="00D17C9D">
          <w:rPr>
            <w:rFonts w:ascii="Arial" w:hAnsi="Arial" w:cs="Arial"/>
            <w:color w:val="000000" w:themeColor="text1"/>
          </w:rPr>
          <w:delText>and</w:delText>
        </w:r>
        <w:r w:rsidRPr="001421E2" w:rsidDel="00D17C9D">
          <w:rPr>
            <w:rFonts w:ascii="Arial" w:hAnsi="Arial" w:cs="Arial"/>
            <w:color w:val="000000" w:themeColor="text1"/>
            <w:spacing w:val="-13"/>
          </w:rPr>
          <w:delText xml:space="preserve"> </w:delText>
        </w:r>
        <w:r w:rsidRPr="001421E2" w:rsidDel="00D17C9D">
          <w:rPr>
            <w:rFonts w:ascii="Arial" w:hAnsi="Arial" w:cs="Arial"/>
            <w:color w:val="000000" w:themeColor="text1"/>
          </w:rPr>
          <w:delText>Weber,</w:delText>
        </w:r>
        <w:r w:rsidRPr="001421E2" w:rsidDel="00D17C9D">
          <w:rPr>
            <w:rFonts w:ascii="Arial" w:hAnsi="Arial" w:cs="Arial"/>
            <w:color w:val="000000" w:themeColor="text1"/>
            <w:spacing w:val="-13"/>
          </w:rPr>
          <w:delText xml:space="preserve"> </w:delText>
        </w:r>
        <w:r w:rsidDel="00D17C9D">
          <w:rPr>
            <w:rFonts w:ascii="Arial" w:hAnsi="Arial" w:cs="Arial"/>
            <w:color w:val="000000" w:themeColor="text1"/>
            <w:spacing w:val="-13"/>
          </w:rPr>
          <w:fldChar w:fldCharType="end"/>
        </w:r>
        <w:r w:rsidDel="00D17C9D">
          <w:fldChar w:fldCharType="begin"/>
        </w:r>
        <w:r w:rsidDel="00D17C9D">
          <w:delInstrText xml:space="preserve"> HYPERLINK \l "_bookmark15" </w:delInstrText>
        </w:r>
        <w:r w:rsidDel="00D17C9D">
          <w:fldChar w:fldCharType="separate"/>
        </w:r>
        <w:r w:rsidRPr="001421E2" w:rsidDel="00D17C9D">
          <w:rPr>
            <w:rFonts w:ascii="Arial" w:hAnsi="Arial" w:cs="Arial"/>
            <w:color w:val="000000" w:themeColor="text1"/>
          </w:rPr>
          <w:delText>2002).</w:delText>
        </w:r>
        <w:r w:rsidDel="00D17C9D">
          <w:rPr>
            <w:rFonts w:ascii="Arial" w:hAnsi="Arial" w:cs="Arial"/>
            <w:color w:val="000000" w:themeColor="text1"/>
          </w:rPr>
          <w:fldChar w:fldCharType="end"/>
        </w:r>
        <w:r w:rsidRPr="001421E2" w:rsidDel="00D17C9D">
          <w:rPr>
            <w:rFonts w:ascii="Arial" w:hAnsi="Arial" w:cs="Arial"/>
            <w:color w:val="000000" w:themeColor="text1"/>
            <w:spacing w:val="7"/>
          </w:rPr>
          <w:delText xml:space="preserve"> </w:delText>
        </w:r>
      </w:del>
      <w:r w:rsidRPr="001421E2">
        <w:rPr>
          <w:rFonts w:ascii="Arial" w:hAnsi="Arial" w:cs="Arial"/>
          <w:color w:val="000000" w:themeColor="text1"/>
        </w:rPr>
        <w:t>Other</w:t>
      </w:r>
      <w:r w:rsidRPr="001421E2">
        <w:rPr>
          <w:rFonts w:ascii="Arial" w:hAnsi="Arial" w:cs="Arial"/>
          <w:color w:val="000000" w:themeColor="text1"/>
          <w:spacing w:val="-13"/>
        </w:rPr>
        <w:t xml:space="preserve"> </w:t>
      </w:r>
      <w:r w:rsidRPr="001421E2">
        <w:rPr>
          <w:rFonts w:ascii="Arial" w:hAnsi="Arial" w:cs="Arial"/>
          <w:color w:val="000000" w:themeColor="text1"/>
        </w:rPr>
        <w:t>fungi</w:t>
      </w:r>
      <w:r w:rsidR="0079094D">
        <w:rPr>
          <w:rFonts w:ascii="Arial" w:hAnsi="Arial" w:cs="Arial"/>
          <w:color w:val="000000" w:themeColor="text1"/>
        </w:rPr>
        <w:t xml:space="preserve">, for example </w:t>
      </w:r>
      <w:r w:rsidRPr="001421E2">
        <w:rPr>
          <w:rFonts w:ascii="Arial" w:hAnsi="Arial" w:cs="Arial"/>
          <w:i/>
          <w:color w:val="000000" w:themeColor="text1"/>
        </w:rPr>
        <w:t>Venturia</w:t>
      </w:r>
      <w:r w:rsidRPr="001421E2">
        <w:rPr>
          <w:rFonts w:ascii="Arial" w:hAnsi="Arial" w:cs="Arial"/>
          <w:i/>
          <w:color w:val="000000" w:themeColor="text1"/>
          <w:spacing w:val="-10"/>
        </w:rPr>
        <w:t xml:space="preserve"> </w:t>
      </w:r>
      <w:proofErr w:type="spellStart"/>
      <w:r w:rsidRPr="001421E2">
        <w:rPr>
          <w:rFonts w:ascii="Arial" w:hAnsi="Arial" w:cs="Arial"/>
          <w:i/>
          <w:color w:val="000000" w:themeColor="text1"/>
        </w:rPr>
        <w:t>inaequalis</w:t>
      </w:r>
      <w:proofErr w:type="spellEnd"/>
      <w:r w:rsidRPr="001421E2">
        <w:rPr>
          <w:rFonts w:ascii="Arial" w:hAnsi="Arial" w:cs="Arial"/>
          <w:i/>
          <w:color w:val="000000" w:themeColor="text1"/>
          <w:spacing w:val="-1"/>
        </w:rPr>
        <w:t xml:space="preserve"> </w:t>
      </w:r>
      <w:r w:rsidRPr="001421E2">
        <w:rPr>
          <w:rFonts w:ascii="Arial" w:hAnsi="Arial" w:cs="Arial"/>
          <w:color w:val="000000" w:themeColor="text1"/>
        </w:rPr>
        <w:t>infecting</w:t>
      </w:r>
      <w:r w:rsidRPr="001421E2">
        <w:rPr>
          <w:rFonts w:ascii="Arial" w:hAnsi="Arial" w:cs="Arial"/>
          <w:color w:val="000000" w:themeColor="text1"/>
          <w:spacing w:val="-13"/>
        </w:rPr>
        <w:t xml:space="preserve"> </w:t>
      </w:r>
      <w:r w:rsidRPr="001421E2">
        <w:rPr>
          <w:rFonts w:ascii="Arial" w:hAnsi="Arial" w:cs="Arial"/>
          <w:color w:val="000000" w:themeColor="text1"/>
        </w:rPr>
        <w:t>apple</w:t>
      </w:r>
      <w:r w:rsidR="0079094D">
        <w:rPr>
          <w:rFonts w:ascii="Arial" w:hAnsi="Arial" w:cs="Arial"/>
          <w:color w:val="000000" w:themeColor="text1"/>
        </w:rPr>
        <w:t>,</w:t>
      </w:r>
      <w:r w:rsidRPr="001421E2">
        <w:rPr>
          <w:rFonts w:ascii="Arial" w:hAnsi="Arial" w:cs="Arial"/>
          <w:color w:val="000000" w:themeColor="text1"/>
        </w:rPr>
        <w:t xml:space="preserve"> </w:t>
      </w:r>
      <w:r w:rsidRPr="001421E2">
        <w:rPr>
          <w:rFonts w:ascii="Arial" w:hAnsi="Arial" w:cs="Arial"/>
          <w:color w:val="000000" w:themeColor="text1"/>
          <w:w w:val="95"/>
        </w:rPr>
        <w:t xml:space="preserve">cause an increase in phenolic compounds </w:t>
      </w:r>
      <w:r w:rsidR="0079094D">
        <w:rPr>
          <w:rFonts w:ascii="Arial" w:hAnsi="Arial" w:cs="Arial"/>
          <w:color w:val="000000" w:themeColor="text1"/>
          <w:w w:val="95"/>
        </w:rPr>
        <w:t>including</w:t>
      </w:r>
      <w:r w:rsidR="0079094D" w:rsidRPr="001421E2">
        <w:rPr>
          <w:rFonts w:ascii="Arial" w:hAnsi="Arial" w:cs="Arial"/>
          <w:color w:val="000000" w:themeColor="text1"/>
          <w:w w:val="95"/>
        </w:rPr>
        <w:t xml:space="preserve"> </w:t>
      </w:r>
      <w:proofErr w:type="spellStart"/>
      <w:r w:rsidRPr="001421E2">
        <w:rPr>
          <w:rFonts w:ascii="Arial" w:hAnsi="Arial" w:cs="Arial"/>
          <w:color w:val="000000" w:themeColor="text1"/>
          <w:w w:val="95"/>
        </w:rPr>
        <w:t>flavonols</w:t>
      </w:r>
      <w:proofErr w:type="spellEnd"/>
      <w:r w:rsidRPr="001421E2">
        <w:rPr>
          <w:rFonts w:ascii="Arial" w:hAnsi="Arial" w:cs="Arial"/>
          <w:color w:val="000000" w:themeColor="text1"/>
          <w:spacing w:val="-11"/>
        </w:rPr>
        <w:t xml:space="preserve"> </w:t>
      </w:r>
      <w:r w:rsidRPr="001421E2">
        <w:rPr>
          <w:rFonts w:ascii="Arial" w:hAnsi="Arial" w:cs="Arial"/>
          <w:color w:val="000000" w:themeColor="text1"/>
        </w:rPr>
        <w:t>(</w:t>
      </w:r>
      <w:proofErr w:type="spellStart"/>
      <w:r w:rsidRPr="001421E2">
        <w:rPr>
          <w:rFonts w:ascii="Arial" w:hAnsi="Arial" w:cs="Arial"/>
          <w:color w:val="000000" w:themeColor="text1"/>
        </w:rPr>
        <w:t>P</w:t>
      </w:r>
      <w:hyperlink w:anchor="_bookmark57" w:history="1">
        <w:r w:rsidRPr="001421E2">
          <w:rPr>
            <w:rFonts w:ascii="Arial" w:hAnsi="Arial" w:cs="Arial"/>
            <w:color w:val="000000" w:themeColor="text1"/>
          </w:rPr>
          <w:t>etkovšek</w:t>
        </w:r>
        <w:proofErr w:type="spellEnd"/>
        <w:r w:rsidRPr="001421E2">
          <w:rPr>
            <w:rFonts w:ascii="Arial" w:hAnsi="Arial" w:cs="Arial"/>
            <w:color w:val="000000" w:themeColor="text1"/>
            <w:spacing w:val="-11"/>
          </w:rPr>
          <w:t xml:space="preserve"> </w:t>
        </w:r>
        <w:r w:rsidRPr="001421E2">
          <w:rPr>
            <w:rFonts w:ascii="Arial" w:hAnsi="Arial" w:cs="Arial"/>
            <w:color w:val="000000" w:themeColor="text1"/>
          </w:rPr>
          <w:t>et</w:t>
        </w:r>
        <w:r w:rsidRPr="001421E2">
          <w:rPr>
            <w:rFonts w:ascii="Arial" w:hAnsi="Arial" w:cs="Arial"/>
            <w:color w:val="000000" w:themeColor="text1"/>
            <w:spacing w:val="-11"/>
          </w:rPr>
          <w:t xml:space="preserve"> </w:t>
        </w:r>
        <w:r w:rsidRPr="001421E2">
          <w:rPr>
            <w:rFonts w:ascii="Arial" w:hAnsi="Arial" w:cs="Arial"/>
            <w:color w:val="000000" w:themeColor="text1"/>
          </w:rPr>
          <w:t>al.</w:t>
        </w:r>
      </w:hyperlink>
      <w:r w:rsidRPr="001421E2">
        <w:rPr>
          <w:rFonts w:ascii="Arial" w:hAnsi="Arial" w:cs="Arial"/>
          <w:color w:val="000000" w:themeColor="text1"/>
        </w:rPr>
        <w:t>,</w:t>
      </w:r>
      <w:r w:rsidRPr="001421E2">
        <w:rPr>
          <w:rFonts w:ascii="Arial" w:hAnsi="Arial" w:cs="Arial"/>
          <w:color w:val="000000" w:themeColor="text1"/>
          <w:spacing w:val="-11"/>
        </w:rPr>
        <w:t xml:space="preserve"> </w:t>
      </w:r>
      <w:hyperlink w:anchor="_bookmark57" w:history="1">
        <w:r w:rsidRPr="001421E2">
          <w:rPr>
            <w:rFonts w:ascii="Arial" w:hAnsi="Arial" w:cs="Arial"/>
            <w:color w:val="000000" w:themeColor="text1"/>
          </w:rPr>
          <w:t>2008).</w:t>
        </w:r>
      </w:hyperlink>
      <w:r w:rsidRPr="001421E2">
        <w:rPr>
          <w:rFonts w:ascii="Arial" w:hAnsi="Arial" w:cs="Arial"/>
          <w:color w:val="000000" w:themeColor="text1"/>
          <w:spacing w:val="24"/>
        </w:rPr>
        <w:t xml:space="preserve"> </w:t>
      </w:r>
      <w:r w:rsidRPr="001421E2">
        <w:rPr>
          <w:rFonts w:ascii="Arial" w:hAnsi="Arial" w:cs="Arial"/>
          <w:color w:val="000000" w:themeColor="text1"/>
        </w:rPr>
        <w:t>Further,</w:t>
      </w:r>
      <w:r w:rsidRPr="001421E2">
        <w:rPr>
          <w:rFonts w:ascii="Arial" w:hAnsi="Arial" w:cs="Arial"/>
          <w:color w:val="000000" w:themeColor="text1"/>
          <w:spacing w:val="-14"/>
        </w:rPr>
        <w:t xml:space="preserve"> </w:t>
      </w:r>
      <w:r w:rsidRPr="001421E2">
        <w:rPr>
          <w:rFonts w:ascii="Arial" w:hAnsi="Arial" w:cs="Arial"/>
          <w:color w:val="000000" w:themeColor="text1"/>
        </w:rPr>
        <w:t>rust</w:t>
      </w:r>
      <w:r w:rsidRPr="001421E2">
        <w:rPr>
          <w:rFonts w:ascii="Arial" w:hAnsi="Arial" w:cs="Arial"/>
          <w:color w:val="000000" w:themeColor="text1"/>
          <w:spacing w:val="-15"/>
        </w:rPr>
        <w:t xml:space="preserve"> </w:t>
      </w:r>
      <w:r w:rsidRPr="001421E2">
        <w:rPr>
          <w:rFonts w:ascii="Arial" w:hAnsi="Arial" w:cs="Arial"/>
          <w:color w:val="000000" w:themeColor="text1"/>
        </w:rPr>
        <w:t xml:space="preserve">spores </w:t>
      </w:r>
      <w:r w:rsidRPr="001421E2">
        <w:rPr>
          <w:rFonts w:ascii="Arial" w:hAnsi="Arial" w:cs="Arial"/>
          <w:color w:val="000000" w:themeColor="text1"/>
          <w:w w:val="95"/>
        </w:rPr>
        <w:t>feature melanin-like pigments in the uredospore wall (T</w:t>
      </w:r>
      <w:hyperlink w:anchor="_bookmark73" w:history="1">
        <w:r w:rsidRPr="001421E2">
          <w:rPr>
            <w:rFonts w:ascii="Arial" w:hAnsi="Arial" w:cs="Arial"/>
            <w:color w:val="000000" w:themeColor="text1"/>
            <w:w w:val="95"/>
          </w:rPr>
          <w:t xml:space="preserve">rocha et al., </w:t>
        </w:r>
      </w:hyperlink>
      <w:hyperlink w:anchor="_bookmark73" w:history="1">
        <w:r w:rsidRPr="001421E2">
          <w:rPr>
            <w:rFonts w:ascii="Arial" w:hAnsi="Arial" w:cs="Arial"/>
            <w:color w:val="000000" w:themeColor="text1"/>
            <w:w w:val="95"/>
          </w:rPr>
          <w:t>1974).</w:t>
        </w:r>
      </w:hyperlink>
      <w:r w:rsidRPr="001421E2">
        <w:rPr>
          <w:rFonts w:ascii="Arial" w:hAnsi="Arial" w:cs="Arial"/>
          <w:color w:val="000000" w:themeColor="text1"/>
          <w:spacing w:val="30"/>
        </w:rPr>
        <w:t xml:space="preserve"> </w:t>
      </w:r>
      <w:del w:id="21" w:author="Anna Brugger" w:date="2022-07-26T19:51:00Z">
        <w:r w:rsidR="008E1784" w:rsidDel="00063A6F">
          <w:rPr>
            <w:rFonts w:ascii="Arial" w:hAnsi="Arial" w:cs="Arial"/>
            <w:color w:val="000000" w:themeColor="text1"/>
            <w:spacing w:val="30"/>
          </w:rPr>
          <w:delText xml:space="preserve">Host leaf age can affect pigment content. </w:delText>
        </w:r>
      </w:del>
      <w:r w:rsidRPr="001421E2">
        <w:rPr>
          <w:rFonts w:ascii="Arial" w:hAnsi="Arial" w:cs="Arial"/>
          <w:color w:val="000000" w:themeColor="text1"/>
          <w:spacing w:val="-2"/>
        </w:rPr>
        <w:t>Caffeic acid</w:t>
      </w:r>
      <w:r w:rsidRPr="001421E2">
        <w:rPr>
          <w:rFonts w:ascii="Arial" w:hAnsi="Arial" w:cs="Arial"/>
          <w:color w:val="000000" w:themeColor="text1"/>
          <w:spacing w:val="-6"/>
        </w:rPr>
        <w:t xml:space="preserve"> </w:t>
      </w:r>
      <w:r w:rsidRPr="001421E2">
        <w:rPr>
          <w:rFonts w:ascii="Arial" w:hAnsi="Arial" w:cs="Arial"/>
          <w:color w:val="000000" w:themeColor="text1"/>
          <w:spacing w:val="-2"/>
        </w:rPr>
        <w:t>as</w:t>
      </w:r>
      <w:r w:rsidRPr="001421E2">
        <w:rPr>
          <w:rFonts w:ascii="Arial" w:hAnsi="Arial" w:cs="Arial"/>
          <w:color w:val="000000" w:themeColor="text1"/>
          <w:spacing w:val="-7"/>
        </w:rPr>
        <w:t xml:space="preserve"> </w:t>
      </w:r>
      <w:r w:rsidRPr="001421E2">
        <w:rPr>
          <w:rFonts w:ascii="Arial" w:hAnsi="Arial" w:cs="Arial"/>
          <w:color w:val="000000" w:themeColor="text1"/>
          <w:spacing w:val="-2"/>
        </w:rPr>
        <w:t>well</w:t>
      </w:r>
      <w:r w:rsidRPr="001421E2">
        <w:rPr>
          <w:rFonts w:ascii="Arial" w:hAnsi="Arial" w:cs="Arial"/>
          <w:color w:val="000000" w:themeColor="text1"/>
          <w:spacing w:val="-7"/>
        </w:rPr>
        <w:t xml:space="preserve"> </w:t>
      </w:r>
      <w:r w:rsidRPr="001421E2">
        <w:rPr>
          <w:rFonts w:ascii="Arial" w:hAnsi="Arial" w:cs="Arial"/>
          <w:color w:val="000000" w:themeColor="text1"/>
          <w:spacing w:val="-2"/>
        </w:rPr>
        <w:t>as</w:t>
      </w:r>
      <w:r w:rsidRPr="001421E2">
        <w:rPr>
          <w:rFonts w:ascii="Arial" w:hAnsi="Arial" w:cs="Arial"/>
          <w:color w:val="000000" w:themeColor="text1"/>
          <w:spacing w:val="-6"/>
        </w:rPr>
        <w:t xml:space="preserve"> </w:t>
      </w:r>
      <w:r w:rsidRPr="001421E2">
        <w:rPr>
          <w:rFonts w:ascii="Arial" w:hAnsi="Arial" w:cs="Arial"/>
          <w:color w:val="000000" w:themeColor="text1"/>
          <w:spacing w:val="-2"/>
        </w:rPr>
        <w:t>ferulic</w:t>
      </w:r>
      <w:r w:rsidRPr="001421E2">
        <w:rPr>
          <w:rFonts w:ascii="Arial" w:hAnsi="Arial" w:cs="Arial"/>
          <w:color w:val="000000" w:themeColor="text1"/>
          <w:spacing w:val="-7"/>
        </w:rPr>
        <w:t xml:space="preserve"> </w:t>
      </w:r>
      <w:r w:rsidRPr="001421E2">
        <w:rPr>
          <w:rFonts w:ascii="Arial" w:hAnsi="Arial" w:cs="Arial"/>
          <w:color w:val="000000" w:themeColor="text1"/>
          <w:spacing w:val="-2"/>
        </w:rPr>
        <w:t>acid</w:t>
      </w:r>
      <w:r w:rsidRPr="001421E2">
        <w:rPr>
          <w:rFonts w:ascii="Arial" w:hAnsi="Arial" w:cs="Arial"/>
          <w:color w:val="000000" w:themeColor="text1"/>
          <w:spacing w:val="-6"/>
        </w:rPr>
        <w:t xml:space="preserve"> </w:t>
      </w:r>
      <w:r w:rsidRPr="001421E2">
        <w:rPr>
          <w:rFonts w:ascii="Arial" w:hAnsi="Arial" w:cs="Arial"/>
          <w:color w:val="000000" w:themeColor="text1"/>
          <w:spacing w:val="-2"/>
        </w:rPr>
        <w:t>are</w:t>
      </w:r>
      <w:r w:rsidRPr="001421E2">
        <w:rPr>
          <w:rFonts w:ascii="Arial" w:hAnsi="Arial" w:cs="Arial"/>
          <w:color w:val="000000" w:themeColor="text1"/>
          <w:spacing w:val="-6"/>
        </w:rPr>
        <w:t xml:space="preserve"> </w:t>
      </w:r>
      <w:r w:rsidRPr="001421E2">
        <w:rPr>
          <w:rFonts w:ascii="Arial" w:hAnsi="Arial" w:cs="Arial"/>
          <w:color w:val="000000" w:themeColor="text1"/>
          <w:spacing w:val="-2"/>
        </w:rPr>
        <w:t>known</w:t>
      </w:r>
      <w:r w:rsidRPr="001421E2">
        <w:rPr>
          <w:rFonts w:ascii="Arial" w:hAnsi="Arial" w:cs="Arial"/>
          <w:color w:val="000000" w:themeColor="text1"/>
          <w:spacing w:val="-7"/>
        </w:rPr>
        <w:t xml:space="preserve"> </w:t>
      </w:r>
      <w:r w:rsidRPr="001421E2">
        <w:rPr>
          <w:rFonts w:ascii="Arial" w:hAnsi="Arial" w:cs="Arial"/>
          <w:color w:val="000000" w:themeColor="text1"/>
          <w:spacing w:val="-2"/>
        </w:rPr>
        <w:t>to</w:t>
      </w:r>
      <w:r w:rsidRPr="001421E2">
        <w:rPr>
          <w:rFonts w:ascii="Arial" w:hAnsi="Arial" w:cs="Arial"/>
          <w:color w:val="000000" w:themeColor="text1"/>
          <w:spacing w:val="-7"/>
        </w:rPr>
        <w:t xml:space="preserve"> </w:t>
      </w:r>
      <w:r w:rsidRPr="001421E2">
        <w:rPr>
          <w:rFonts w:ascii="Arial" w:hAnsi="Arial" w:cs="Arial"/>
          <w:color w:val="000000" w:themeColor="text1"/>
          <w:spacing w:val="-2"/>
        </w:rPr>
        <w:t>feature</w:t>
      </w:r>
      <w:r w:rsidRPr="001421E2">
        <w:rPr>
          <w:rFonts w:ascii="Arial" w:hAnsi="Arial" w:cs="Arial"/>
          <w:color w:val="000000" w:themeColor="text1"/>
          <w:spacing w:val="-7"/>
        </w:rPr>
        <w:t xml:space="preserve"> </w:t>
      </w:r>
      <w:r w:rsidRPr="001421E2">
        <w:rPr>
          <w:rFonts w:ascii="Arial" w:hAnsi="Arial" w:cs="Arial"/>
          <w:color w:val="000000" w:themeColor="text1"/>
          <w:spacing w:val="-2"/>
        </w:rPr>
        <w:t>antifungal</w:t>
      </w:r>
      <w:r w:rsidRPr="001421E2">
        <w:rPr>
          <w:rFonts w:ascii="Arial" w:hAnsi="Arial" w:cs="Arial"/>
          <w:color w:val="000000" w:themeColor="text1"/>
          <w:spacing w:val="-7"/>
        </w:rPr>
        <w:t xml:space="preserve"> </w:t>
      </w:r>
      <w:r w:rsidRPr="001421E2">
        <w:rPr>
          <w:rFonts w:ascii="Arial" w:hAnsi="Arial" w:cs="Arial"/>
          <w:color w:val="000000" w:themeColor="text1"/>
          <w:spacing w:val="-2"/>
        </w:rPr>
        <w:t>characteristics</w:t>
      </w:r>
      <w:r w:rsidR="008E1784">
        <w:rPr>
          <w:rFonts w:ascii="Arial" w:hAnsi="Arial" w:cs="Arial"/>
          <w:color w:val="000000" w:themeColor="text1"/>
          <w:spacing w:val="-2"/>
        </w:rPr>
        <w:t>,</w:t>
      </w:r>
      <w:r w:rsidRPr="001421E2">
        <w:rPr>
          <w:rFonts w:ascii="Arial" w:hAnsi="Arial" w:cs="Arial"/>
          <w:color w:val="000000" w:themeColor="text1"/>
          <w:spacing w:val="-7"/>
        </w:rPr>
        <w:t xml:space="preserve"> </w:t>
      </w:r>
      <w:r w:rsidRPr="001421E2">
        <w:rPr>
          <w:rFonts w:ascii="Arial" w:hAnsi="Arial" w:cs="Arial"/>
          <w:color w:val="000000" w:themeColor="text1"/>
          <w:spacing w:val="-2"/>
        </w:rPr>
        <w:t xml:space="preserve">for </w:t>
      </w:r>
      <w:r w:rsidRPr="001421E2">
        <w:rPr>
          <w:rFonts w:ascii="Arial" w:hAnsi="Arial" w:cs="Arial"/>
          <w:color w:val="000000" w:themeColor="text1"/>
        </w:rPr>
        <w:t xml:space="preserve">example </w:t>
      </w:r>
      <w:r w:rsidR="008E1784">
        <w:rPr>
          <w:rFonts w:ascii="Arial" w:hAnsi="Arial" w:cs="Arial"/>
          <w:color w:val="000000" w:themeColor="text1"/>
        </w:rPr>
        <w:t xml:space="preserve">against </w:t>
      </w:r>
      <w:r w:rsidRPr="001421E2">
        <w:rPr>
          <w:rFonts w:ascii="Arial" w:hAnsi="Arial" w:cs="Arial"/>
          <w:i/>
          <w:color w:val="000000" w:themeColor="text1"/>
        </w:rPr>
        <w:t>Botrytis</w:t>
      </w:r>
      <w:r w:rsidRPr="001421E2">
        <w:rPr>
          <w:rFonts w:ascii="Arial" w:hAnsi="Arial" w:cs="Arial"/>
          <w:i/>
          <w:color w:val="000000" w:themeColor="text1"/>
          <w:spacing w:val="40"/>
        </w:rPr>
        <w:t xml:space="preserve"> </w:t>
      </w:r>
      <w:r w:rsidRPr="001421E2">
        <w:rPr>
          <w:rFonts w:ascii="Arial" w:hAnsi="Arial" w:cs="Arial"/>
          <w:i/>
          <w:color w:val="000000" w:themeColor="text1"/>
        </w:rPr>
        <w:t>cinerea</w:t>
      </w:r>
      <w:r w:rsidRPr="001421E2">
        <w:rPr>
          <w:rFonts w:ascii="Arial" w:hAnsi="Arial" w:cs="Arial"/>
          <w:i/>
          <w:color w:val="000000" w:themeColor="text1"/>
          <w:spacing w:val="40"/>
        </w:rPr>
        <w:t xml:space="preserve"> </w:t>
      </w:r>
      <w:r w:rsidRPr="001421E2">
        <w:rPr>
          <w:rFonts w:ascii="Arial" w:hAnsi="Arial" w:cs="Arial"/>
          <w:color w:val="000000" w:themeColor="text1"/>
        </w:rPr>
        <w:t xml:space="preserve">and </w:t>
      </w:r>
      <w:r w:rsidRPr="001421E2">
        <w:rPr>
          <w:rFonts w:ascii="Arial" w:hAnsi="Arial" w:cs="Arial"/>
          <w:i/>
          <w:color w:val="000000" w:themeColor="text1"/>
        </w:rPr>
        <w:t>Sclerotinia</w:t>
      </w:r>
      <w:r w:rsidRPr="001421E2">
        <w:rPr>
          <w:rFonts w:ascii="Arial" w:hAnsi="Arial" w:cs="Arial"/>
          <w:i/>
          <w:color w:val="000000" w:themeColor="text1"/>
          <w:spacing w:val="40"/>
        </w:rPr>
        <w:t xml:space="preserve"> </w:t>
      </w:r>
      <w:proofErr w:type="spellStart"/>
      <w:r w:rsidRPr="001421E2">
        <w:rPr>
          <w:rFonts w:ascii="Arial" w:hAnsi="Arial" w:cs="Arial"/>
          <w:i/>
          <w:color w:val="000000" w:themeColor="text1"/>
        </w:rPr>
        <w:t>sclerotiorum</w:t>
      </w:r>
      <w:proofErr w:type="spellEnd"/>
      <w:r w:rsidRPr="001421E2">
        <w:rPr>
          <w:rFonts w:ascii="Arial" w:hAnsi="Arial" w:cs="Arial"/>
          <w:i/>
          <w:color w:val="000000" w:themeColor="text1"/>
          <w:spacing w:val="40"/>
        </w:rPr>
        <w:t xml:space="preserve"> </w:t>
      </w:r>
      <w:hyperlink w:anchor="_bookmark63" w:history="1">
        <w:r w:rsidRPr="001421E2">
          <w:rPr>
            <w:rFonts w:ascii="Arial" w:hAnsi="Arial" w:cs="Arial"/>
            <w:color w:val="000000" w:themeColor="text1"/>
          </w:rPr>
          <w:t>(</w:t>
        </w:r>
        <w:proofErr w:type="spellStart"/>
        <w:r w:rsidRPr="001421E2">
          <w:rPr>
            <w:rFonts w:ascii="Arial" w:hAnsi="Arial" w:cs="Arial"/>
            <w:color w:val="000000" w:themeColor="text1"/>
          </w:rPr>
          <w:t>Ravn</w:t>
        </w:r>
        <w:proofErr w:type="spellEnd"/>
        <w:r w:rsidRPr="001421E2">
          <w:rPr>
            <w:rFonts w:ascii="Arial" w:hAnsi="Arial" w:cs="Arial"/>
            <w:color w:val="000000" w:themeColor="text1"/>
          </w:rPr>
          <w:t xml:space="preserve"> et al.,</w:t>
        </w:r>
        <w:r w:rsidRPr="001421E2">
          <w:rPr>
            <w:rFonts w:ascii="Arial" w:hAnsi="Arial" w:cs="Arial"/>
            <w:color w:val="000000" w:themeColor="text1"/>
            <w:spacing w:val="38"/>
          </w:rPr>
          <w:t xml:space="preserve"> </w:t>
        </w:r>
      </w:hyperlink>
      <w:hyperlink w:anchor="_bookmark63" w:history="1">
        <w:r w:rsidRPr="001421E2">
          <w:rPr>
            <w:rFonts w:ascii="Arial" w:hAnsi="Arial" w:cs="Arial"/>
            <w:color w:val="000000" w:themeColor="text1"/>
          </w:rPr>
          <w:t>1989).</w:t>
        </w:r>
      </w:hyperlink>
    </w:p>
    <w:p w14:paraId="376F10E4" w14:textId="4641714B"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w w:val="95"/>
        </w:rPr>
        <w:t>Changes</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secondary</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plant</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metabolites</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pigments</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caused</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by</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fungal</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plant</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diseases</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lead</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to changes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optical</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properties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leaves,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which</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can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be</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detected</w:t>
      </w:r>
      <w:r w:rsidRPr="001421E2">
        <w:rPr>
          <w:rFonts w:ascii="Arial" w:hAnsi="Arial" w:cs="Arial"/>
          <w:color w:val="000000" w:themeColor="text1"/>
          <w:spacing w:val="-5"/>
          <w:w w:val="95"/>
        </w:rPr>
        <w:t xml:space="preserve"> </w:t>
      </w:r>
      <w:r w:rsidR="00B34523">
        <w:rPr>
          <w:rFonts w:ascii="Arial" w:hAnsi="Arial" w:cs="Arial"/>
          <w:color w:val="000000" w:themeColor="text1"/>
          <w:w w:val="95"/>
        </w:rPr>
        <w:t>using</w:t>
      </w:r>
      <w:r w:rsidR="00B34523" w:rsidRPr="001421E2">
        <w:rPr>
          <w:rFonts w:ascii="Arial" w:hAnsi="Arial" w:cs="Arial"/>
          <w:color w:val="000000" w:themeColor="text1"/>
          <w:spacing w:val="-5"/>
          <w:w w:val="95"/>
        </w:rPr>
        <w:t xml:space="preserve"> </w:t>
      </w:r>
      <w:r w:rsidRPr="001421E2">
        <w:rPr>
          <w:rFonts w:ascii="Arial" w:hAnsi="Arial" w:cs="Arial"/>
          <w:color w:val="000000" w:themeColor="text1"/>
          <w:w w:val="95"/>
        </w:rPr>
        <w:t>a</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variety</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methods.</w:t>
      </w:r>
      <w:r w:rsidRPr="001421E2">
        <w:rPr>
          <w:rFonts w:ascii="Arial" w:hAnsi="Arial" w:cs="Arial"/>
          <w:color w:val="000000" w:themeColor="text1"/>
          <w:spacing w:val="28"/>
        </w:rPr>
        <w:t xml:space="preserve"> </w:t>
      </w:r>
      <w:r w:rsidRPr="001421E2">
        <w:rPr>
          <w:rFonts w:ascii="Arial" w:hAnsi="Arial" w:cs="Arial"/>
          <w:color w:val="000000" w:themeColor="text1"/>
          <w:w w:val="95"/>
        </w:rPr>
        <w:t>Several</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studies</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have</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previously</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used</w:t>
      </w:r>
      <w:r w:rsidRPr="001421E2">
        <w:rPr>
          <w:rFonts w:ascii="Arial" w:hAnsi="Arial" w:cs="Arial"/>
          <w:color w:val="000000" w:themeColor="text1"/>
          <w:spacing w:val="-7"/>
          <w:w w:val="95"/>
        </w:rPr>
        <w:t xml:space="preserve"> </w:t>
      </w:r>
      <w:r w:rsidRPr="001421E2">
        <w:rPr>
          <w:rFonts w:ascii="Arial" w:hAnsi="Arial" w:cs="Arial"/>
          <w:color w:val="000000" w:themeColor="text1"/>
          <w:spacing w:val="-2"/>
        </w:rPr>
        <w:t>hyperspectral</w:t>
      </w:r>
      <w:r w:rsidRPr="001421E2">
        <w:rPr>
          <w:rFonts w:ascii="Arial" w:hAnsi="Arial" w:cs="Arial"/>
          <w:color w:val="000000" w:themeColor="text1"/>
          <w:spacing w:val="-8"/>
        </w:rPr>
        <w:t xml:space="preserve"> </w:t>
      </w:r>
      <w:r w:rsidRPr="001421E2">
        <w:rPr>
          <w:rFonts w:ascii="Arial" w:hAnsi="Arial" w:cs="Arial"/>
          <w:color w:val="000000" w:themeColor="text1"/>
          <w:spacing w:val="-2"/>
        </w:rPr>
        <w:t>cameras</w:t>
      </w:r>
      <w:r w:rsidRPr="001421E2">
        <w:rPr>
          <w:rFonts w:ascii="Arial" w:hAnsi="Arial" w:cs="Arial"/>
          <w:color w:val="000000" w:themeColor="text1"/>
          <w:spacing w:val="-8"/>
        </w:rPr>
        <w:t xml:space="preserve"> </w:t>
      </w:r>
      <w:r w:rsidRPr="001421E2">
        <w:rPr>
          <w:rFonts w:ascii="Arial" w:hAnsi="Arial" w:cs="Arial"/>
          <w:color w:val="000000" w:themeColor="text1"/>
          <w:spacing w:val="-2"/>
        </w:rPr>
        <w:t>in</w:t>
      </w:r>
      <w:r w:rsidRPr="001421E2">
        <w:rPr>
          <w:rFonts w:ascii="Arial" w:hAnsi="Arial" w:cs="Arial"/>
          <w:color w:val="000000" w:themeColor="text1"/>
          <w:spacing w:val="-8"/>
        </w:rPr>
        <w:t xml:space="preserve"> </w:t>
      </w:r>
      <w:r w:rsidRPr="001421E2">
        <w:rPr>
          <w:rFonts w:ascii="Arial" w:hAnsi="Arial" w:cs="Arial"/>
          <w:color w:val="000000" w:themeColor="text1"/>
          <w:spacing w:val="-2"/>
        </w:rPr>
        <w:t>the</w:t>
      </w:r>
      <w:r w:rsidRPr="001421E2">
        <w:rPr>
          <w:rFonts w:ascii="Arial" w:hAnsi="Arial" w:cs="Arial"/>
          <w:color w:val="000000" w:themeColor="text1"/>
          <w:spacing w:val="-8"/>
        </w:rPr>
        <w:t xml:space="preserve"> </w:t>
      </w:r>
      <w:r w:rsidRPr="001421E2">
        <w:rPr>
          <w:rFonts w:ascii="Arial" w:hAnsi="Arial" w:cs="Arial"/>
          <w:color w:val="000000" w:themeColor="text1"/>
          <w:spacing w:val="-2"/>
        </w:rPr>
        <w:t>visible</w:t>
      </w:r>
      <w:r w:rsidRPr="001421E2">
        <w:rPr>
          <w:rFonts w:ascii="Arial" w:hAnsi="Arial" w:cs="Arial"/>
          <w:color w:val="000000" w:themeColor="text1"/>
          <w:spacing w:val="-8"/>
        </w:rPr>
        <w:t xml:space="preserve"> </w:t>
      </w:r>
      <w:r w:rsidRPr="001421E2">
        <w:rPr>
          <w:rFonts w:ascii="Arial" w:hAnsi="Arial" w:cs="Arial"/>
          <w:color w:val="000000" w:themeColor="text1"/>
          <w:spacing w:val="-2"/>
        </w:rPr>
        <w:t>(400</w:t>
      </w:r>
      <w:r w:rsidR="005E7C48">
        <w:rPr>
          <w:rFonts w:ascii="Arial" w:hAnsi="Arial" w:cs="Arial"/>
          <w:color w:val="000000" w:themeColor="text1"/>
          <w:spacing w:val="-2"/>
        </w:rPr>
        <w:t xml:space="preserve"> to </w:t>
      </w:r>
      <w:r w:rsidRPr="001421E2">
        <w:rPr>
          <w:rFonts w:ascii="Arial" w:hAnsi="Arial" w:cs="Arial"/>
          <w:color w:val="000000" w:themeColor="text1"/>
          <w:spacing w:val="-2"/>
        </w:rPr>
        <w:t>700</w:t>
      </w:r>
      <w:r w:rsidRPr="001421E2">
        <w:rPr>
          <w:rFonts w:ascii="Arial" w:hAnsi="Arial" w:cs="Arial"/>
          <w:color w:val="000000" w:themeColor="text1"/>
          <w:spacing w:val="-8"/>
        </w:rPr>
        <w:t xml:space="preserve"> </w:t>
      </w:r>
      <w:r w:rsidRPr="001421E2">
        <w:rPr>
          <w:rFonts w:ascii="Arial" w:hAnsi="Arial" w:cs="Arial"/>
          <w:color w:val="000000" w:themeColor="text1"/>
          <w:spacing w:val="-2"/>
        </w:rPr>
        <w:t>nm)</w:t>
      </w:r>
      <w:r w:rsidRPr="001421E2">
        <w:rPr>
          <w:rFonts w:ascii="Arial" w:hAnsi="Arial" w:cs="Arial"/>
          <w:color w:val="000000" w:themeColor="text1"/>
          <w:spacing w:val="-8"/>
        </w:rPr>
        <w:t xml:space="preserve"> </w:t>
      </w:r>
      <w:r w:rsidRPr="001421E2">
        <w:rPr>
          <w:rFonts w:ascii="Arial" w:hAnsi="Arial" w:cs="Arial"/>
          <w:color w:val="000000" w:themeColor="text1"/>
          <w:spacing w:val="-2"/>
        </w:rPr>
        <w:t>and</w:t>
      </w:r>
      <w:r w:rsidRPr="001421E2">
        <w:rPr>
          <w:rFonts w:ascii="Arial" w:hAnsi="Arial" w:cs="Arial"/>
          <w:color w:val="000000" w:themeColor="text1"/>
          <w:spacing w:val="-8"/>
        </w:rPr>
        <w:t xml:space="preserve"> </w:t>
      </w:r>
      <w:r w:rsidRPr="001421E2">
        <w:rPr>
          <w:rFonts w:ascii="Arial" w:hAnsi="Arial" w:cs="Arial"/>
          <w:color w:val="000000" w:themeColor="text1"/>
          <w:spacing w:val="-2"/>
        </w:rPr>
        <w:t>infrared</w:t>
      </w:r>
      <w:r w:rsidRPr="001421E2">
        <w:rPr>
          <w:rFonts w:ascii="Arial" w:hAnsi="Arial" w:cs="Arial"/>
          <w:color w:val="000000" w:themeColor="text1"/>
          <w:spacing w:val="-8"/>
        </w:rPr>
        <w:t xml:space="preserve"> </w:t>
      </w:r>
      <w:del w:id="22" w:author="Bock, Clive" w:date="2022-06-20T12:30:00Z">
        <w:r w:rsidRPr="001421E2" w:rsidDel="00F30396">
          <w:rPr>
            <w:rFonts w:ascii="Arial" w:hAnsi="Arial" w:cs="Arial"/>
            <w:color w:val="000000" w:themeColor="text1"/>
            <w:spacing w:val="-2"/>
          </w:rPr>
          <w:delText>range</w:delText>
        </w:r>
        <w:r w:rsidRPr="001421E2" w:rsidDel="00F30396">
          <w:rPr>
            <w:rFonts w:ascii="Arial" w:hAnsi="Arial" w:cs="Arial"/>
            <w:color w:val="000000" w:themeColor="text1"/>
            <w:spacing w:val="-8"/>
          </w:rPr>
          <w:delText xml:space="preserve"> </w:delText>
        </w:r>
      </w:del>
      <w:r w:rsidRPr="001421E2">
        <w:rPr>
          <w:rFonts w:ascii="Arial" w:hAnsi="Arial" w:cs="Arial"/>
          <w:color w:val="000000" w:themeColor="text1"/>
          <w:spacing w:val="-2"/>
        </w:rPr>
        <w:t>(700</w:t>
      </w:r>
      <w:r w:rsidR="005E7C48">
        <w:rPr>
          <w:rFonts w:ascii="Arial" w:hAnsi="Arial" w:cs="Arial"/>
          <w:color w:val="000000" w:themeColor="text1"/>
          <w:spacing w:val="-2"/>
        </w:rPr>
        <w:t xml:space="preserve"> to </w:t>
      </w:r>
      <w:r w:rsidRPr="001421E2">
        <w:rPr>
          <w:rFonts w:ascii="Arial" w:hAnsi="Arial" w:cs="Arial"/>
          <w:color w:val="000000" w:themeColor="text1"/>
          <w:spacing w:val="-2"/>
        </w:rPr>
        <w:t>1000</w:t>
      </w:r>
      <w:r w:rsidRPr="001421E2">
        <w:rPr>
          <w:rFonts w:ascii="Arial" w:hAnsi="Arial" w:cs="Arial"/>
          <w:color w:val="000000" w:themeColor="text1"/>
          <w:spacing w:val="-8"/>
        </w:rPr>
        <w:t xml:space="preserve"> </w:t>
      </w:r>
      <w:r w:rsidRPr="001421E2">
        <w:rPr>
          <w:rFonts w:ascii="Arial" w:hAnsi="Arial" w:cs="Arial"/>
          <w:color w:val="000000" w:themeColor="text1"/>
          <w:spacing w:val="-2"/>
        </w:rPr>
        <w:t>nm)</w:t>
      </w:r>
      <w:r w:rsidRPr="001421E2">
        <w:rPr>
          <w:rFonts w:ascii="Arial" w:hAnsi="Arial" w:cs="Arial"/>
          <w:color w:val="000000" w:themeColor="text1"/>
          <w:spacing w:val="-8"/>
        </w:rPr>
        <w:t xml:space="preserve"> </w:t>
      </w:r>
      <w:ins w:id="23" w:author="Bock, Clive" w:date="2022-06-20T12:30:00Z">
        <w:r w:rsidR="00F30396">
          <w:rPr>
            <w:rFonts w:ascii="Arial" w:hAnsi="Arial" w:cs="Arial"/>
            <w:color w:val="000000" w:themeColor="text1"/>
            <w:spacing w:val="-8"/>
          </w:rPr>
          <w:t xml:space="preserve">range </w:t>
        </w:r>
      </w:ins>
      <w:r w:rsidRPr="001421E2">
        <w:rPr>
          <w:rFonts w:ascii="Arial" w:hAnsi="Arial" w:cs="Arial"/>
          <w:color w:val="000000" w:themeColor="text1"/>
          <w:spacing w:val="-2"/>
        </w:rPr>
        <w:t xml:space="preserve">to </w:t>
      </w:r>
      <w:r w:rsidRPr="001421E2">
        <w:rPr>
          <w:rFonts w:ascii="Arial" w:hAnsi="Arial" w:cs="Arial"/>
          <w:color w:val="000000" w:themeColor="text1"/>
        </w:rPr>
        <w:t xml:space="preserve">examine changes </w:t>
      </w:r>
      <w:r w:rsidR="00B34523">
        <w:rPr>
          <w:rFonts w:ascii="Arial" w:hAnsi="Arial" w:cs="Arial"/>
          <w:color w:val="000000" w:themeColor="text1"/>
        </w:rPr>
        <w:t>in the spectra from</w:t>
      </w:r>
      <w:r w:rsidR="00B34523" w:rsidRPr="001421E2">
        <w:rPr>
          <w:rFonts w:ascii="Arial" w:hAnsi="Arial" w:cs="Arial"/>
          <w:color w:val="000000" w:themeColor="text1"/>
        </w:rPr>
        <w:t xml:space="preserve"> </w:t>
      </w:r>
      <w:r w:rsidRPr="001421E2">
        <w:rPr>
          <w:rFonts w:ascii="Arial" w:hAnsi="Arial" w:cs="Arial"/>
          <w:color w:val="000000" w:themeColor="text1"/>
        </w:rPr>
        <w:t>sugar beet leaves infect</w:t>
      </w:r>
      <w:r w:rsidR="00B34523">
        <w:rPr>
          <w:rFonts w:ascii="Arial" w:hAnsi="Arial" w:cs="Arial"/>
          <w:color w:val="000000" w:themeColor="text1"/>
        </w:rPr>
        <w:t>ed</w:t>
      </w:r>
      <w:r w:rsidRPr="001421E2">
        <w:rPr>
          <w:rFonts w:ascii="Arial" w:hAnsi="Arial" w:cs="Arial"/>
          <w:color w:val="000000" w:themeColor="text1"/>
        </w:rPr>
        <w:t xml:space="preserve"> </w:t>
      </w:r>
      <w:r w:rsidR="00B34523">
        <w:rPr>
          <w:rFonts w:ascii="Arial" w:hAnsi="Arial" w:cs="Arial"/>
          <w:color w:val="000000" w:themeColor="text1"/>
        </w:rPr>
        <w:t xml:space="preserve">with either </w:t>
      </w:r>
      <w:r w:rsidR="00B34523" w:rsidRPr="001421E2">
        <w:rPr>
          <w:rFonts w:ascii="Arial" w:hAnsi="Arial" w:cs="Arial"/>
          <w:i/>
          <w:color w:val="000000" w:themeColor="text1"/>
          <w:spacing w:val="-2"/>
        </w:rPr>
        <w:t>C.</w:t>
      </w:r>
      <w:r w:rsidR="00B34523" w:rsidRPr="001421E2">
        <w:rPr>
          <w:rFonts w:ascii="Arial" w:hAnsi="Arial" w:cs="Arial"/>
          <w:i/>
          <w:color w:val="000000" w:themeColor="text1"/>
          <w:spacing w:val="-6"/>
        </w:rPr>
        <w:t xml:space="preserve"> </w:t>
      </w:r>
      <w:proofErr w:type="spellStart"/>
      <w:r w:rsidR="00B34523" w:rsidRPr="001421E2">
        <w:rPr>
          <w:rFonts w:ascii="Arial" w:hAnsi="Arial" w:cs="Arial"/>
          <w:i/>
          <w:color w:val="000000" w:themeColor="text1"/>
          <w:spacing w:val="-2"/>
        </w:rPr>
        <w:t>beticola</w:t>
      </w:r>
      <w:proofErr w:type="spellEnd"/>
      <w:r w:rsidR="00B34523" w:rsidRPr="001421E2">
        <w:rPr>
          <w:rFonts w:ascii="Arial" w:hAnsi="Arial" w:cs="Arial"/>
          <w:i/>
          <w:color w:val="000000" w:themeColor="text1"/>
          <w:spacing w:val="-2"/>
        </w:rPr>
        <w:t xml:space="preserve"> </w:t>
      </w:r>
      <w:r w:rsidR="00B34523">
        <w:rPr>
          <w:rFonts w:ascii="Arial" w:hAnsi="Arial" w:cs="Arial"/>
          <w:iCs/>
          <w:color w:val="000000" w:themeColor="text1"/>
          <w:spacing w:val="-2"/>
        </w:rPr>
        <w:t xml:space="preserve">or </w:t>
      </w:r>
      <w:r w:rsidR="00B34523" w:rsidRPr="00F81C5B">
        <w:rPr>
          <w:rFonts w:ascii="Arial" w:hAnsi="Arial" w:cs="Arial"/>
          <w:i/>
          <w:color w:val="000000" w:themeColor="text1"/>
          <w:spacing w:val="-2"/>
        </w:rPr>
        <w:t xml:space="preserve">U. </w:t>
      </w:r>
      <w:proofErr w:type="spellStart"/>
      <w:r w:rsidR="00B34523" w:rsidRPr="00F81C5B">
        <w:rPr>
          <w:rFonts w:ascii="Arial" w:hAnsi="Arial" w:cs="Arial"/>
          <w:i/>
          <w:color w:val="000000" w:themeColor="text1"/>
          <w:spacing w:val="-2"/>
        </w:rPr>
        <w:t>betae</w:t>
      </w:r>
      <w:proofErr w:type="spellEnd"/>
      <w:r w:rsidR="00B34523">
        <w:rPr>
          <w:rFonts w:ascii="Arial" w:hAnsi="Arial" w:cs="Arial"/>
          <w:iCs/>
          <w:color w:val="000000" w:themeColor="text1"/>
          <w:spacing w:val="-2"/>
        </w:rPr>
        <w:t xml:space="preserve"> </w:t>
      </w:r>
      <w:hyperlink w:anchor="_bookmark38" w:history="1">
        <w:r w:rsidRPr="001421E2">
          <w:rPr>
            <w:rFonts w:ascii="Arial" w:hAnsi="Arial" w:cs="Arial"/>
            <w:color w:val="000000" w:themeColor="text1"/>
          </w:rPr>
          <w:t>(</w:t>
        </w:r>
        <w:proofErr w:type="spellStart"/>
        <w:r w:rsidRPr="001421E2">
          <w:rPr>
            <w:rFonts w:ascii="Arial" w:hAnsi="Arial" w:cs="Arial"/>
            <w:color w:val="000000" w:themeColor="text1"/>
          </w:rPr>
          <w:t>Leucker</w:t>
        </w:r>
        <w:proofErr w:type="spellEnd"/>
        <w:r w:rsidRPr="001421E2">
          <w:rPr>
            <w:rFonts w:ascii="Arial" w:hAnsi="Arial" w:cs="Arial"/>
            <w:color w:val="000000" w:themeColor="text1"/>
          </w:rPr>
          <w:t xml:space="preserve"> et al</w:t>
        </w:r>
      </w:hyperlink>
      <w:r w:rsidRPr="001421E2">
        <w:rPr>
          <w:rFonts w:ascii="Arial" w:hAnsi="Arial" w:cs="Arial"/>
          <w:color w:val="000000" w:themeColor="text1"/>
        </w:rPr>
        <w:t xml:space="preserve">., </w:t>
      </w:r>
      <w:hyperlink w:anchor="_bookmark38" w:history="1">
        <w:r w:rsidRPr="001421E2">
          <w:rPr>
            <w:rFonts w:ascii="Arial" w:hAnsi="Arial" w:cs="Arial"/>
            <w:color w:val="000000" w:themeColor="text1"/>
          </w:rPr>
          <w:t>2017;</w:t>
        </w:r>
      </w:hyperlink>
      <w:r w:rsidRPr="001421E2">
        <w:rPr>
          <w:rFonts w:ascii="Arial" w:hAnsi="Arial" w:cs="Arial"/>
          <w:color w:val="000000" w:themeColor="text1"/>
        </w:rPr>
        <w:t xml:space="preserve"> </w:t>
      </w:r>
      <w:hyperlink w:anchor="_bookmark43" w:history="1">
        <w:r w:rsidRPr="001421E2">
          <w:rPr>
            <w:rFonts w:ascii="Arial" w:hAnsi="Arial" w:cs="Arial"/>
            <w:color w:val="000000" w:themeColor="text1"/>
          </w:rPr>
          <w:t>Mahlein</w:t>
        </w:r>
        <w:r w:rsidRPr="001421E2">
          <w:rPr>
            <w:rFonts w:ascii="Arial" w:hAnsi="Arial" w:cs="Arial"/>
            <w:color w:val="000000" w:themeColor="text1"/>
            <w:spacing w:val="-10"/>
          </w:rPr>
          <w:t xml:space="preserve"> </w:t>
        </w:r>
        <w:r w:rsidRPr="001421E2">
          <w:rPr>
            <w:rFonts w:ascii="Arial" w:hAnsi="Arial" w:cs="Arial"/>
            <w:color w:val="000000" w:themeColor="text1"/>
          </w:rPr>
          <w:t>et</w:t>
        </w:r>
        <w:r w:rsidRPr="001421E2">
          <w:rPr>
            <w:rFonts w:ascii="Arial" w:hAnsi="Arial" w:cs="Arial"/>
            <w:color w:val="000000" w:themeColor="text1"/>
            <w:spacing w:val="-10"/>
          </w:rPr>
          <w:t xml:space="preserve"> </w:t>
        </w:r>
        <w:r w:rsidRPr="001421E2">
          <w:rPr>
            <w:rFonts w:ascii="Arial" w:hAnsi="Arial" w:cs="Arial"/>
            <w:color w:val="000000" w:themeColor="text1"/>
          </w:rPr>
          <w:t>al.,</w:t>
        </w:r>
        <w:r w:rsidRPr="001421E2">
          <w:rPr>
            <w:rFonts w:ascii="Arial" w:hAnsi="Arial" w:cs="Arial"/>
            <w:color w:val="000000" w:themeColor="text1"/>
            <w:spacing w:val="-9"/>
          </w:rPr>
          <w:t xml:space="preserve"> </w:t>
        </w:r>
      </w:hyperlink>
      <w:hyperlink w:anchor="_bookmark43" w:history="1">
        <w:r w:rsidRPr="001421E2">
          <w:rPr>
            <w:rFonts w:ascii="Arial" w:hAnsi="Arial" w:cs="Arial"/>
            <w:color w:val="000000" w:themeColor="text1"/>
          </w:rPr>
          <w:t>2010,</w:t>
        </w:r>
        <w:r w:rsidRPr="001421E2">
          <w:rPr>
            <w:rFonts w:ascii="Arial" w:hAnsi="Arial" w:cs="Arial"/>
            <w:color w:val="000000" w:themeColor="text1"/>
            <w:spacing w:val="-10"/>
          </w:rPr>
          <w:t xml:space="preserve"> </w:t>
        </w:r>
      </w:hyperlink>
      <w:r w:rsidRPr="001421E2">
        <w:rPr>
          <w:rFonts w:ascii="Arial" w:hAnsi="Arial" w:cs="Arial"/>
          <w:color w:val="000000" w:themeColor="text1"/>
        </w:rPr>
        <w:t>2013</w:t>
      </w:r>
      <w:r w:rsidR="0093420A">
        <w:rPr>
          <w:rFonts w:ascii="Arial" w:hAnsi="Arial" w:cs="Arial"/>
          <w:color w:val="000000" w:themeColor="text1"/>
        </w:rPr>
        <w:t>)</w:t>
      </w:r>
      <w:r w:rsidR="0093420A" w:rsidRPr="001421E2" w:rsidDel="0093420A">
        <w:rPr>
          <w:color w:val="000000" w:themeColor="text1"/>
        </w:rPr>
        <w:t xml:space="preserve"> </w:t>
      </w:r>
      <w:r w:rsidRPr="001421E2">
        <w:rPr>
          <w:rFonts w:ascii="Arial" w:hAnsi="Arial" w:cs="Arial"/>
          <w:color w:val="000000" w:themeColor="text1"/>
        </w:rPr>
        <w:t>or</w:t>
      </w:r>
      <w:r w:rsidRPr="001421E2">
        <w:rPr>
          <w:rFonts w:ascii="Arial" w:hAnsi="Arial" w:cs="Arial"/>
          <w:color w:val="000000" w:themeColor="text1"/>
          <w:spacing w:val="-10"/>
        </w:rPr>
        <w:t xml:space="preserve"> </w:t>
      </w:r>
      <w:r w:rsidRPr="001421E2">
        <w:rPr>
          <w:rFonts w:ascii="Arial" w:hAnsi="Arial" w:cs="Arial"/>
          <w:color w:val="000000" w:themeColor="text1"/>
        </w:rPr>
        <w:t>other</w:t>
      </w:r>
      <w:r w:rsidRPr="001421E2">
        <w:rPr>
          <w:rFonts w:ascii="Arial" w:hAnsi="Arial" w:cs="Arial"/>
          <w:color w:val="000000" w:themeColor="text1"/>
          <w:spacing w:val="-10"/>
        </w:rPr>
        <w:t xml:space="preserve"> </w:t>
      </w:r>
      <w:r w:rsidR="005E7C48">
        <w:rPr>
          <w:rFonts w:ascii="Arial" w:hAnsi="Arial" w:cs="Arial"/>
          <w:color w:val="000000" w:themeColor="text1"/>
        </w:rPr>
        <w:t>pathogens</w:t>
      </w:r>
      <w:r w:rsidR="005E7C48" w:rsidRPr="001421E2">
        <w:rPr>
          <w:rFonts w:ascii="Arial" w:hAnsi="Arial" w:cs="Arial"/>
          <w:color w:val="000000" w:themeColor="text1"/>
          <w:spacing w:val="-9"/>
        </w:rPr>
        <w:t xml:space="preserve"> </w:t>
      </w:r>
      <w:r w:rsidR="005E7C48">
        <w:rPr>
          <w:rFonts w:ascii="Arial" w:hAnsi="Arial" w:cs="Arial"/>
          <w:color w:val="000000" w:themeColor="text1"/>
        </w:rPr>
        <w:t>including</w:t>
      </w:r>
      <w:r w:rsidRPr="001421E2">
        <w:rPr>
          <w:rFonts w:ascii="Arial" w:hAnsi="Arial" w:cs="Arial"/>
          <w:color w:val="000000" w:themeColor="text1"/>
          <w:spacing w:val="-11"/>
        </w:rPr>
        <w:t xml:space="preserve"> </w:t>
      </w:r>
      <w:r w:rsidRPr="001421E2">
        <w:rPr>
          <w:rFonts w:ascii="Arial" w:hAnsi="Arial" w:cs="Arial"/>
          <w:i/>
          <w:color w:val="000000" w:themeColor="text1"/>
        </w:rPr>
        <w:t>Rhizoctonia</w:t>
      </w:r>
      <w:r w:rsidRPr="001421E2">
        <w:rPr>
          <w:rFonts w:ascii="Arial" w:hAnsi="Arial" w:cs="Arial"/>
          <w:i/>
          <w:color w:val="000000" w:themeColor="text1"/>
          <w:spacing w:val="-5"/>
        </w:rPr>
        <w:t xml:space="preserve"> </w:t>
      </w:r>
      <w:proofErr w:type="spellStart"/>
      <w:r w:rsidRPr="001421E2">
        <w:rPr>
          <w:rFonts w:ascii="Arial" w:hAnsi="Arial" w:cs="Arial"/>
          <w:i/>
          <w:color w:val="000000" w:themeColor="text1"/>
        </w:rPr>
        <w:t>solani</w:t>
      </w:r>
      <w:proofErr w:type="spellEnd"/>
      <w:r w:rsidRPr="001421E2">
        <w:rPr>
          <w:rFonts w:ascii="Arial" w:hAnsi="Arial" w:cs="Arial"/>
          <w:color w:val="000000" w:themeColor="text1"/>
          <w:w w:val="95"/>
        </w:rPr>
        <w:t xml:space="preserve"> </w:t>
      </w:r>
      <w:hyperlink w:anchor="_bookmark5" w:history="1">
        <w:r w:rsidRPr="001421E2">
          <w:rPr>
            <w:rFonts w:ascii="Arial" w:hAnsi="Arial" w:cs="Arial"/>
            <w:color w:val="000000" w:themeColor="text1"/>
            <w:w w:val="95"/>
          </w:rPr>
          <w:t xml:space="preserve">(Barreto et al., </w:t>
        </w:r>
      </w:hyperlink>
      <w:hyperlink w:anchor="_bookmark5" w:history="1">
        <w:r w:rsidRPr="001421E2">
          <w:rPr>
            <w:rFonts w:ascii="Arial" w:hAnsi="Arial" w:cs="Arial"/>
            <w:color w:val="000000" w:themeColor="text1"/>
            <w:w w:val="95"/>
          </w:rPr>
          <w:t>2020</w:t>
        </w:r>
      </w:hyperlink>
      <w:del w:id="24" w:author="Bock, Clive" w:date="2022-06-20T12:31:00Z">
        <w:r w:rsidR="007C3803" w:rsidRPr="001421E2" w:rsidDel="00297D48">
          <w:rPr>
            <w:color w:val="000000" w:themeColor="text1"/>
          </w:rPr>
          <w:delText xml:space="preserve">  </w:delText>
        </w:r>
      </w:del>
      <w:r w:rsidRPr="001421E2">
        <w:rPr>
          <w:rFonts w:ascii="Arial" w:hAnsi="Arial" w:cs="Arial"/>
          <w:color w:val="000000" w:themeColor="text1"/>
          <w:w w:val="95"/>
        </w:rPr>
        <w:t>).</w:t>
      </w:r>
      <w:r w:rsidRPr="001421E2">
        <w:rPr>
          <w:rFonts w:ascii="Arial" w:hAnsi="Arial" w:cs="Arial"/>
          <w:color w:val="000000" w:themeColor="text1"/>
          <w:spacing w:val="40"/>
        </w:rPr>
        <w:t xml:space="preserve"> </w:t>
      </w:r>
      <w:r w:rsidRPr="001421E2">
        <w:rPr>
          <w:rFonts w:ascii="Arial" w:hAnsi="Arial" w:cs="Arial"/>
          <w:color w:val="000000" w:themeColor="text1"/>
          <w:w w:val="95"/>
        </w:rPr>
        <w:t xml:space="preserve">Hyperspectral microscopy has been </w:t>
      </w:r>
      <w:r w:rsidRPr="001421E2">
        <w:rPr>
          <w:rFonts w:ascii="Arial" w:hAnsi="Arial" w:cs="Arial"/>
          <w:color w:val="000000" w:themeColor="text1"/>
          <w:spacing w:val="-2"/>
        </w:rPr>
        <w:t>used</w:t>
      </w:r>
      <w:r w:rsidRPr="001421E2">
        <w:rPr>
          <w:rFonts w:ascii="Arial" w:hAnsi="Arial" w:cs="Arial"/>
          <w:color w:val="000000" w:themeColor="text1"/>
          <w:spacing w:val="-10"/>
        </w:rPr>
        <w:t xml:space="preserve"> </w:t>
      </w:r>
      <w:r w:rsidRPr="001421E2">
        <w:rPr>
          <w:rFonts w:ascii="Arial" w:hAnsi="Arial" w:cs="Arial"/>
          <w:color w:val="000000" w:themeColor="text1"/>
          <w:spacing w:val="-2"/>
        </w:rPr>
        <w:t>to</w:t>
      </w:r>
      <w:r w:rsidRPr="001421E2">
        <w:rPr>
          <w:rFonts w:ascii="Arial" w:hAnsi="Arial" w:cs="Arial"/>
          <w:color w:val="000000" w:themeColor="text1"/>
          <w:spacing w:val="-10"/>
        </w:rPr>
        <w:t xml:space="preserve"> </w:t>
      </w:r>
      <w:r w:rsidRPr="001421E2">
        <w:rPr>
          <w:rFonts w:ascii="Arial" w:hAnsi="Arial" w:cs="Arial"/>
          <w:color w:val="000000" w:themeColor="text1"/>
          <w:spacing w:val="-2"/>
        </w:rPr>
        <w:t>quantify</w:t>
      </w:r>
      <w:r w:rsidRPr="001421E2">
        <w:rPr>
          <w:rFonts w:ascii="Arial" w:hAnsi="Arial" w:cs="Arial"/>
          <w:color w:val="000000" w:themeColor="text1"/>
          <w:spacing w:val="-9"/>
        </w:rPr>
        <w:t xml:space="preserve"> </w:t>
      </w:r>
      <w:r w:rsidRPr="001421E2">
        <w:rPr>
          <w:rFonts w:ascii="Arial" w:hAnsi="Arial" w:cs="Arial"/>
          <w:i/>
          <w:color w:val="000000" w:themeColor="text1"/>
          <w:spacing w:val="-2"/>
        </w:rPr>
        <w:t>C.</w:t>
      </w:r>
      <w:r w:rsidRPr="001421E2">
        <w:rPr>
          <w:rFonts w:ascii="Arial" w:hAnsi="Arial" w:cs="Arial"/>
          <w:i/>
          <w:color w:val="000000" w:themeColor="text1"/>
          <w:spacing w:val="-4"/>
        </w:rPr>
        <w:t xml:space="preserve"> </w:t>
      </w:r>
      <w:proofErr w:type="spellStart"/>
      <w:r w:rsidRPr="001421E2">
        <w:rPr>
          <w:rFonts w:ascii="Arial" w:hAnsi="Arial" w:cs="Arial"/>
          <w:i/>
          <w:color w:val="000000" w:themeColor="text1"/>
          <w:spacing w:val="-2"/>
        </w:rPr>
        <w:lastRenderedPageBreak/>
        <w:t>beticola</w:t>
      </w:r>
      <w:proofErr w:type="spellEnd"/>
      <w:r w:rsidRPr="001421E2">
        <w:rPr>
          <w:rFonts w:ascii="Arial" w:hAnsi="Arial" w:cs="Arial"/>
          <w:i/>
          <w:color w:val="000000" w:themeColor="text1"/>
        </w:rPr>
        <w:t xml:space="preserve"> </w:t>
      </w:r>
      <w:r w:rsidRPr="001421E2">
        <w:rPr>
          <w:rFonts w:ascii="Arial" w:hAnsi="Arial" w:cs="Arial"/>
          <w:color w:val="000000" w:themeColor="text1"/>
          <w:spacing w:val="-2"/>
        </w:rPr>
        <w:t>sporulation</w:t>
      </w:r>
      <w:r w:rsidRPr="001421E2">
        <w:rPr>
          <w:rFonts w:ascii="Arial" w:hAnsi="Arial" w:cs="Arial"/>
          <w:color w:val="000000" w:themeColor="text1"/>
          <w:spacing w:val="-10"/>
        </w:rPr>
        <w:t xml:space="preserve"> </w:t>
      </w:r>
      <w:r w:rsidRPr="001421E2">
        <w:rPr>
          <w:rFonts w:ascii="Arial" w:hAnsi="Arial" w:cs="Arial"/>
          <w:color w:val="000000" w:themeColor="text1"/>
          <w:spacing w:val="-2"/>
        </w:rPr>
        <w:t>to</w:t>
      </w:r>
      <w:r w:rsidRPr="001421E2">
        <w:rPr>
          <w:rFonts w:ascii="Arial" w:hAnsi="Arial" w:cs="Arial"/>
          <w:color w:val="000000" w:themeColor="text1"/>
          <w:spacing w:val="-10"/>
        </w:rPr>
        <w:t xml:space="preserve"> </w:t>
      </w:r>
      <w:r w:rsidRPr="001421E2">
        <w:rPr>
          <w:rFonts w:ascii="Arial" w:hAnsi="Arial" w:cs="Arial"/>
          <w:color w:val="000000" w:themeColor="text1"/>
          <w:spacing w:val="-2"/>
        </w:rPr>
        <w:t>assess</w:t>
      </w:r>
      <w:r w:rsidRPr="001421E2">
        <w:rPr>
          <w:rFonts w:ascii="Arial" w:hAnsi="Arial" w:cs="Arial"/>
          <w:color w:val="000000" w:themeColor="text1"/>
          <w:spacing w:val="-10"/>
        </w:rPr>
        <w:t xml:space="preserve"> </w:t>
      </w:r>
      <w:r w:rsidRPr="001421E2">
        <w:rPr>
          <w:rFonts w:ascii="Arial" w:hAnsi="Arial" w:cs="Arial"/>
          <w:color w:val="000000" w:themeColor="text1"/>
          <w:spacing w:val="-2"/>
        </w:rPr>
        <w:t>CLS</w:t>
      </w:r>
      <w:r w:rsidRPr="001421E2">
        <w:rPr>
          <w:rFonts w:ascii="Arial" w:hAnsi="Arial" w:cs="Arial"/>
          <w:color w:val="000000" w:themeColor="text1"/>
          <w:spacing w:val="-10"/>
        </w:rPr>
        <w:t xml:space="preserve"> </w:t>
      </w:r>
      <w:r w:rsidRPr="001421E2">
        <w:rPr>
          <w:rFonts w:ascii="Arial" w:hAnsi="Arial" w:cs="Arial"/>
          <w:color w:val="000000" w:themeColor="text1"/>
          <w:spacing w:val="-2"/>
        </w:rPr>
        <w:t>resistance</w:t>
      </w:r>
      <w:r w:rsidRPr="001421E2">
        <w:rPr>
          <w:rFonts w:ascii="Arial" w:hAnsi="Arial" w:cs="Arial"/>
          <w:color w:val="000000" w:themeColor="text1"/>
          <w:spacing w:val="-10"/>
        </w:rPr>
        <w:t xml:space="preserve"> </w:t>
      </w:r>
      <w:hyperlink w:anchor="_bookmark38" w:history="1">
        <w:r w:rsidRPr="001421E2">
          <w:rPr>
            <w:rFonts w:ascii="Arial" w:hAnsi="Arial" w:cs="Arial"/>
            <w:color w:val="000000" w:themeColor="text1"/>
            <w:spacing w:val="-2"/>
          </w:rPr>
          <w:t>(</w:t>
        </w:r>
        <w:proofErr w:type="spellStart"/>
        <w:r w:rsidRPr="001421E2">
          <w:rPr>
            <w:rFonts w:ascii="Arial" w:hAnsi="Arial" w:cs="Arial"/>
            <w:color w:val="000000" w:themeColor="text1"/>
            <w:spacing w:val="-2"/>
          </w:rPr>
          <w:t>Leucker</w:t>
        </w:r>
        <w:proofErr w:type="spellEnd"/>
        <w:r w:rsidRPr="001421E2">
          <w:rPr>
            <w:rFonts w:ascii="Arial" w:hAnsi="Arial" w:cs="Arial"/>
            <w:color w:val="000000" w:themeColor="text1"/>
            <w:spacing w:val="-10"/>
          </w:rPr>
          <w:t xml:space="preserve"> </w:t>
        </w:r>
        <w:r w:rsidRPr="001421E2">
          <w:rPr>
            <w:rFonts w:ascii="Arial" w:hAnsi="Arial" w:cs="Arial"/>
            <w:color w:val="000000" w:themeColor="text1"/>
            <w:spacing w:val="-2"/>
          </w:rPr>
          <w:t>et</w:t>
        </w:r>
        <w:r w:rsidRPr="001421E2">
          <w:rPr>
            <w:rFonts w:ascii="Arial" w:hAnsi="Arial" w:cs="Arial"/>
            <w:color w:val="000000" w:themeColor="text1"/>
            <w:spacing w:val="-10"/>
          </w:rPr>
          <w:t xml:space="preserve"> </w:t>
        </w:r>
        <w:r w:rsidRPr="001421E2">
          <w:rPr>
            <w:rFonts w:ascii="Arial" w:hAnsi="Arial" w:cs="Arial"/>
            <w:color w:val="000000" w:themeColor="text1"/>
            <w:spacing w:val="-2"/>
          </w:rPr>
          <w:t>al.,</w:t>
        </w:r>
        <w:r w:rsidRPr="001421E2">
          <w:rPr>
            <w:rFonts w:ascii="Arial" w:hAnsi="Arial" w:cs="Arial"/>
            <w:color w:val="000000" w:themeColor="text1"/>
            <w:spacing w:val="-10"/>
          </w:rPr>
          <w:t xml:space="preserve"> </w:t>
        </w:r>
      </w:hyperlink>
      <w:hyperlink w:anchor="_bookmark38" w:history="1">
        <w:r w:rsidRPr="001421E2">
          <w:rPr>
            <w:rFonts w:ascii="Arial" w:hAnsi="Arial" w:cs="Arial"/>
            <w:color w:val="000000" w:themeColor="text1"/>
            <w:spacing w:val="-2"/>
          </w:rPr>
          <w:t>2017</w:t>
        </w:r>
      </w:hyperlink>
      <w:r w:rsidR="0093420A">
        <w:rPr>
          <w:rFonts w:ascii="Arial" w:hAnsi="Arial" w:cs="Arial"/>
          <w:color w:val="000000" w:themeColor="text1"/>
          <w:spacing w:val="-2"/>
        </w:rPr>
        <w:t>).</w:t>
      </w:r>
      <w:r w:rsidRPr="001421E2">
        <w:rPr>
          <w:rFonts w:ascii="Arial" w:hAnsi="Arial" w:cs="Arial"/>
          <w:color w:val="000000" w:themeColor="text1"/>
          <w:spacing w:val="8"/>
        </w:rPr>
        <w:t xml:space="preserve"> </w:t>
      </w:r>
      <w:hyperlink w:anchor="_bookmark43" w:history="1">
        <w:r w:rsidR="005E7C48" w:rsidRPr="001421E2">
          <w:rPr>
            <w:rFonts w:ascii="Arial" w:hAnsi="Arial" w:cs="Arial"/>
            <w:color w:val="000000" w:themeColor="text1"/>
          </w:rPr>
          <w:t>Mahlein</w:t>
        </w:r>
        <w:r w:rsidR="005E7C48" w:rsidRPr="001421E2">
          <w:rPr>
            <w:rFonts w:ascii="Arial" w:hAnsi="Arial" w:cs="Arial"/>
            <w:color w:val="000000" w:themeColor="text1"/>
            <w:spacing w:val="-15"/>
          </w:rPr>
          <w:t xml:space="preserve"> </w:t>
        </w:r>
        <w:r w:rsidR="005E7C48" w:rsidRPr="001421E2">
          <w:rPr>
            <w:rFonts w:ascii="Arial" w:hAnsi="Arial" w:cs="Arial"/>
            <w:color w:val="000000" w:themeColor="text1"/>
          </w:rPr>
          <w:t>et</w:t>
        </w:r>
        <w:r w:rsidR="005E7C48" w:rsidRPr="001421E2">
          <w:rPr>
            <w:rFonts w:ascii="Arial" w:hAnsi="Arial" w:cs="Arial"/>
            <w:color w:val="000000" w:themeColor="text1"/>
            <w:spacing w:val="-15"/>
          </w:rPr>
          <w:t xml:space="preserve"> </w:t>
        </w:r>
        <w:r w:rsidR="005E7C48" w:rsidRPr="001421E2">
          <w:rPr>
            <w:rFonts w:ascii="Arial" w:hAnsi="Arial" w:cs="Arial"/>
            <w:color w:val="000000" w:themeColor="text1"/>
          </w:rPr>
          <w:t>al.</w:t>
        </w:r>
        <w:r w:rsidR="005E7C48">
          <w:rPr>
            <w:rFonts w:ascii="Arial" w:hAnsi="Arial" w:cs="Arial"/>
            <w:color w:val="000000" w:themeColor="text1"/>
          </w:rPr>
          <w:t xml:space="preserve"> (</w:t>
        </w:r>
      </w:hyperlink>
      <w:hyperlink w:anchor="_bookmark43" w:history="1">
        <w:r w:rsidR="005E7C48" w:rsidRPr="001421E2">
          <w:rPr>
            <w:rFonts w:ascii="Arial" w:hAnsi="Arial" w:cs="Arial"/>
            <w:color w:val="000000" w:themeColor="text1"/>
          </w:rPr>
          <w:t>2010)</w:t>
        </w:r>
        <w:r w:rsidR="005E7C48">
          <w:rPr>
            <w:rFonts w:ascii="Arial" w:hAnsi="Arial" w:cs="Arial"/>
            <w:color w:val="000000" w:themeColor="text1"/>
          </w:rPr>
          <w:t xml:space="preserve"> </w:t>
        </w:r>
        <w:r w:rsidR="008A1065">
          <w:rPr>
            <w:rFonts w:ascii="Arial" w:hAnsi="Arial" w:cs="Arial"/>
            <w:color w:val="000000" w:themeColor="text1"/>
          </w:rPr>
          <w:t>demonstrated</w:t>
        </w:r>
        <w:r w:rsidR="005E7C48">
          <w:rPr>
            <w:rFonts w:ascii="Arial" w:hAnsi="Arial" w:cs="Arial"/>
            <w:color w:val="000000" w:themeColor="text1"/>
          </w:rPr>
          <w:t xml:space="preserve"> that </w:t>
        </w:r>
      </w:hyperlink>
      <w:r w:rsidRPr="001421E2">
        <w:rPr>
          <w:rFonts w:ascii="Arial" w:hAnsi="Arial" w:cs="Arial"/>
          <w:color w:val="000000" w:themeColor="text1"/>
          <w:spacing w:val="-2"/>
        </w:rPr>
        <w:t>different</w:t>
      </w:r>
      <w:r w:rsidRPr="001421E2">
        <w:rPr>
          <w:rFonts w:ascii="Arial" w:hAnsi="Arial" w:cs="Arial"/>
          <w:color w:val="000000" w:themeColor="text1"/>
          <w:spacing w:val="-10"/>
        </w:rPr>
        <w:t xml:space="preserve"> </w:t>
      </w:r>
      <w:r w:rsidRPr="001421E2">
        <w:rPr>
          <w:rFonts w:ascii="Arial" w:hAnsi="Arial" w:cs="Arial"/>
          <w:color w:val="000000" w:themeColor="text1"/>
          <w:spacing w:val="-2"/>
        </w:rPr>
        <w:t>leaf</w:t>
      </w:r>
      <w:r w:rsidRPr="001421E2">
        <w:rPr>
          <w:rFonts w:ascii="Arial" w:hAnsi="Arial" w:cs="Arial"/>
          <w:color w:val="000000" w:themeColor="text1"/>
          <w:spacing w:val="-10"/>
        </w:rPr>
        <w:t xml:space="preserve"> </w:t>
      </w:r>
      <w:r w:rsidRPr="001421E2">
        <w:rPr>
          <w:rFonts w:ascii="Arial" w:hAnsi="Arial" w:cs="Arial"/>
          <w:color w:val="000000" w:themeColor="text1"/>
          <w:spacing w:val="-2"/>
        </w:rPr>
        <w:t>diseases</w:t>
      </w:r>
      <w:r w:rsidRPr="001421E2">
        <w:rPr>
          <w:rFonts w:ascii="Arial" w:hAnsi="Arial" w:cs="Arial"/>
          <w:color w:val="000000" w:themeColor="text1"/>
          <w:spacing w:val="-10"/>
        </w:rPr>
        <w:t xml:space="preserve"> </w:t>
      </w:r>
      <w:r w:rsidRPr="001421E2">
        <w:rPr>
          <w:rFonts w:ascii="Arial" w:hAnsi="Arial" w:cs="Arial"/>
          <w:color w:val="000000" w:themeColor="text1"/>
          <w:spacing w:val="-2"/>
        </w:rPr>
        <w:t>of</w:t>
      </w:r>
      <w:r w:rsidRPr="001421E2">
        <w:rPr>
          <w:rFonts w:ascii="Arial" w:hAnsi="Arial" w:cs="Arial"/>
          <w:color w:val="000000" w:themeColor="text1"/>
          <w:spacing w:val="-10"/>
        </w:rPr>
        <w:t xml:space="preserve"> </w:t>
      </w:r>
      <w:r w:rsidRPr="001421E2">
        <w:rPr>
          <w:rFonts w:ascii="Arial" w:hAnsi="Arial" w:cs="Arial"/>
          <w:color w:val="000000" w:themeColor="text1"/>
          <w:spacing w:val="-2"/>
        </w:rPr>
        <w:t>sugar</w:t>
      </w:r>
      <w:r w:rsidRPr="001421E2">
        <w:rPr>
          <w:rFonts w:ascii="Arial" w:hAnsi="Arial" w:cs="Arial"/>
          <w:color w:val="000000" w:themeColor="text1"/>
          <w:spacing w:val="-10"/>
        </w:rPr>
        <w:t xml:space="preserve"> </w:t>
      </w:r>
      <w:r w:rsidRPr="001421E2">
        <w:rPr>
          <w:rFonts w:ascii="Arial" w:hAnsi="Arial" w:cs="Arial"/>
          <w:color w:val="000000" w:themeColor="text1"/>
          <w:spacing w:val="-2"/>
        </w:rPr>
        <w:t xml:space="preserve">beet </w:t>
      </w:r>
      <w:r w:rsidR="005E7C48">
        <w:rPr>
          <w:rFonts w:ascii="Arial" w:hAnsi="Arial" w:cs="Arial"/>
          <w:color w:val="000000" w:themeColor="text1"/>
          <w:spacing w:val="-2"/>
        </w:rPr>
        <w:t xml:space="preserve">could be distinguished </w:t>
      </w:r>
      <w:r w:rsidRPr="001421E2">
        <w:rPr>
          <w:rFonts w:ascii="Arial" w:hAnsi="Arial" w:cs="Arial"/>
          <w:color w:val="000000" w:themeColor="text1"/>
          <w:w w:val="95"/>
        </w:rPr>
        <w:t>using</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hyperspectral</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imaging</w:t>
      </w:r>
      <w:r w:rsidR="005E7C48">
        <w:rPr>
          <w:rFonts w:ascii="Arial" w:hAnsi="Arial" w:cs="Arial"/>
          <w:color w:val="000000" w:themeColor="text1"/>
          <w:w w:val="95"/>
        </w:rPr>
        <w:t xml:space="preserve"> </w:t>
      </w:r>
      <w:r w:rsidR="00471536">
        <w:rPr>
          <w:rFonts w:ascii="Arial" w:hAnsi="Arial" w:cs="Arial"/>
          <w:color w:val="000000" w:themeColor="text1"/>
          <w:w w:val="95"/>
        </w:rPr>
        <w:t xml:space="preserve">(HSI) </w:t>
      </w:r>
      <w:r w:rsidR="005E7C48">
        <w:rPr>
          <w:rFonts w:ascii="Arial" w:hAnsi="Arial" w:cs="Arial"/>
          <w:color w:val="000000" w:themeColor="text1"/>
          <w:w w:val="95"/>
        </w:rPr>
        <w:t>based on unique changes in</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characteristic</w:t>
      </w:r>
      <w:r w:rsidR="005E7C48">
        <w:rPr>
          <w:rFonts w:ascii="Arial" w:hAnsi="Arial" w:cs="Arial"/>
          <w:color w:val="000000" w:themeColor="text1"/>
          <w:w w:val="95"/>
        </w:rPr>
        <w:t>s</w:t>
      </w:r>
      <w:r w:rsidR="005E7C48">
        <w:rPr>
          <w:rFonts w:ascii="Arial" w:hAnsi="Arial" w:cs="Arial"/>
          <w:color w:val="000000" w:themeColor="text1"/>
          <w:spacing w:val="-10"/>
          <w:w w:val="95"/>
        </w:rPr>
        <w:t xml:space="preserve"> of </w:t>
      </w:r>
      <w:r w:rsidRPr="001421E2">
        <w:rPr>
          <w:rFonts w:ascii="Arial" w:hAnsi="Arial" w:cs="Arial"/>
          <w:color w:val="000000" w:themeColor="text1"/>
          <w:w w:val="95"/>
        </w:rPr>
        <w:t>reflectance</w:t>
      </w:r>
      <w:r w:rsidR="005E7C48">
        <w:rPr>
          <w:rFonts w:ascii="Arial" w:hAnsi="Arial" w:cs="Arial"/>
          <w:color w:val="000000" w:themeColor="text1"/>
          <w:w w:val="95"/>
        </w:rPr>
        <w:t>.</w:t>
      </w:r>
      <w:r w:rsidRPr="001421E2">
        <w:rPr>
          <w:rFonts w:ascii="Arial" w:hAnsi="Arial" w:cs="Arial"/>
          <w:color w:val="000000" w:themeColor="text1"/>
          <w:spacing w:val="-15"/>
        </w:rPr>
        <w:t xml:space="preserve"> </w:t>
      </w:r>
      <w:r w:rsidRPr="001421E2">
        <w:rPr>
          <w:rFonts w:ascii="Arial" w:hAnsi="Arial" w:cs="Arial"/>
          <w:color w:val="000000" w:themeColor="text1"/>
        </w:rPr>
        <w:t>For</w:t>
      </w:r>
      <w:r w:rsidRPr="001421E2">
        <w:rPr>
          <w:rFonts w:ascii="Arial" w:hAnsi="Arial" w:cs="Arial"/>
          <w:color w:val="000000" w:themeColor="text1"/>
          <w:spacing w:val="-15"/>
        </w:rPr>
        <w:t xml:space="preserve"> </w:t>
      </w:r>
      <w:r w:rsidRPr="001421E2">
        <w:rPr>
          <w:rFonts w:ascii="Arial" w:hAnsi="Arial" w:cs="Arial"/>
          <w:color w:val="000000" w:themeColor="text1"/>
        </w:rPr>
        <w:t>example,</w:t>
      </w:r>
      <w:r w:rsidRPr="001421E2">
        <w:rPr>
          <w:rFonts w:ascii="Arial" w:hAnsi="Arial" w:cs="Arial"/>
          <w:color w:val="000000" w:themeColor="text1"/>
          <w:spacing w:val="-15"/>
        </w:rPr>
        <w:t xml:space="preserve"> </w:t>
      </w:r>
      <w:r w:rsidRPr="001421E2">
        <w:rPr>
          <w:rFonts w:ascii="Arial" w:hAnsi="Arial" w:cs="Arial"/>
          <w:color w:val="000000" w:themeColor="text1"/>
        </w:rPr>
        <w:t>CLS</w:t>
      </w:r>
      <w:r w:rsidRPr="001421E2">
        <w:rPr>
          <w:rFonts w:ascii="Arial" w:hAnsi="Arial" w:cs="Arial"/>
          <w:color w:val="000000" w:themeColor="text1"/>
          <w:spacing w:val="-15"/>
        </w:rPr>
        <w:t xml:space="preserve"> </w:t>
      </w:r>
      <w:r w:rsidRPr="001421E2">
        <w:rPr>
          <w:rFonts w:ascii="Arial" w:hAnsi="Arial" w:cs="Arial"/>
          <w:color w:val="000000" w:themeColor="text1"/>
        </w:rPr>
        <w:t>caused</w:t>
      </w:r>
      <w:r w:rsidRPr="001421E2">
        <w:rPr>
          <w:rFonts w:ascii="Arial" w:hAnsi="Arial" w:cs="Arial"/>
          <w:color w:val="000000" w:themeColor="text1"/>
          <w:spacing w:val="-15"/>
        </w:rPr>
        <w:t xml:space="preserve"> </w:t>
      </w:r>
      <w:r w:rsidRPr="001421E2">
        <w:rPr>
          <w:rFonts w:ascii="Arial" w:hAnsi="Arial" w:cs="Arial"/>
          <w:color w:val="000000" w:themeColor="text1"/>
        </w:rPr>
        <w:t>an</w:t>
      </w:r>
      <w:r w:rsidRPr="001421E2">
        <w:rPr>
          <w:rFonts w:ascii="Arial" w:hAnsi="Arial" w:cs="Arial"/>
          <w:color w:val="000000" w:themeColor="text1"/>
          <w:spacing w:val="-15"/>
        </w:rPr>
        <w:t xml:space="preserve"> </w:t>
      </w:r>
      <w:r w:rsidRPr="001421E2">
        <w:rPr>
          <w:rFonts w:ascii="Arial" w:hAnsi="Arial" w:cs="Arial"/>
          <w:color w:val="000000" w:themeColor="text1"/>
        </w:rPr>
        <w:t>increase</w:t>
      </w:r>
      <w:r w:rsidRPr="001421E2">
        <w:rPr>
          <w:rFonts w:ascii="Arial" w:hAnsi="Arial" w:cs="Arial"/>
          <w:color w:val="000000" w:themeColor="text1"/>
          <w:spacing w:val="-15"/>
        </w:rPr>
        <w:t xml:space="preserve"> </w:t>
      </w:r>
      <w:r w:rsidRPr="001421E2">
        <w:rPr>
          <w:rFonts w:ascii="Arial" w:hAnsi="Arial" w:cs="Arial"/>
          <w:color w:val="000000" w:themeColor="text1"/>
        </w:rPr>
        <w:t>in</w:t>
      </w:r>
      <w:r w:rsidRPr="001421E2">
        <w:rPr>
          <w:rFonts w:ascii="Arial" w:hAnsi="Arial" w:cs="Arial"/>
          <w:color w:val="000000" w:themeColor="text1"/>
          <w:spacing w:val="-15"/>
        </w:rPr>
        <w:t xml:space="preserve"> </w:t>
      </w:r>
      <w:r w:rsidRPr="001421E2">
        <w:rPr>
          <w:rFonts w:ascii="Arial" w:hAnsi="Arial" w:cs="Arial"/>
          <w:color w:val="000000" w:themeColor="text1"/>
        </w:rPr>
        <w:t>reflectance</w:t>
      </w:r>
      <w:r w:rsidRPr="001421E2">
        <w:rPr>
          <w:rFonts w:ascii="Arial" w:hAnsi="Arial" w:cs="Arial"/>
          <w:color w:val="000000" w:themeColor="text1"/>
          <w:spacing w:val="-15"/>
        </w:rPr>
        <w:t xml:space="preserve"> </w:t>
      </w:r>
      <w:r w:rsidRPr="001421E2">
        <w:rPr>
          <w:rFonts w:ascii="Arial" w:hAnsi="Arial" w:cs="Arial"/>
          <w:color w:val="000000" w:themeColor="text1"/>
        </w:rPr>
        <w:t>between</w:t>
      </w:r>
      <w:r w:rsidRPr="001421E2">
        <w:rPr>
          <w:rFonts w:ascii="Arial" w:hAnsi="Arial" w:cs="Arial"/>
          <w:color w:val="000000" w:themeColor="text1"/>
          <w:spacing w:val="-15"/>
        </w:rPr>
        <w:t xml:space="preserve"> </w:t>
      </w:r>
      <w:r w:rsidRPr="001421E2">
        <w:rPr>
          <w:rFonts w:ascii="Arial" w:hAnsi="Arial" w:cs="Arial"/>
          <w:color w:val="000000" w:themeColor="text1"/>
        </w:rPr>
        <w:t>400</w:t>
      </w:r>
      <w:r w:rsidR="008A1065">
        <w:rPr>
          <w:rFonts w:ascii="Arial" w:hAnsi="Arial" w:cs="Arial"/>
          <w:color w:val="000000" w:themeColor="text1"/>
        </w:rPr>
        <w:t xml:space="preserve"> and </w:t>
      </w:r>
      <w:r w:rsidRPr="001421E2">
        <w:rPr>
          <w:rFonts w:ascii="Arial" w:hAnsi="Arial" w:cs="Arial"/>
          <w:color w:val="000000" w:themeColor="text1"/>
        </w:rPr>
        <w:t>700 nm</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a</w:t>
      </w:r>
      <w:r w:rsidRPr="001421E2">
        <w:rPr>
          <w:rFonts w:ascii="Arial" w:hAnsi="Arial" w:cs="Arial"/>
          <w:color w:val="000000" w:themeColor="text1"/>
          <w:spacing w:val="-15"/>
        </w:rPr>
        <w:t xml:space="preserve"> </w:t>
      </w:r>
      <w:r w:rsidRPr="001421E2">
        <w:rPr>
          <w:rFonts w:ascii="Arial" w:hAnsi="Arial" w:cs="Arial"/>
          <w:color w:val="000000" w:themeColor="text1"/>
        </w:rPr>
        <w:t>decrease</w:t>
      </w:r>
      <w:r w:rsidRPr="001421E2">
        <w:rPr>
          <w:rFonts w:ascii="Arial" w:hAnsi="Arial" w:cs="Arial"/>
          <w:color w:val="000000" w:themeColor="text1"/>
          <w:spacing w:val="-15"/>
        </w:rPr>
        <w:t xml:space="preserve"> </w:t>
      </w:r>
      <w:r w:rsidRPr="001421E2">
        <w:rPr>
          <w:rFonts w:ascii="Arial" w:hAnsi="Arial" w:cs="Arial"/>
          <w:color w:val="000000" w:themeColor="text1"/>
        </w:rPr>
        <w:t>between</w:t>
      </w:r>
      <w:r w:rsidRPr="001421E2">
        <w:rPr>
          <w:rFonts w:ascii="Arial" w:hAnsi="Arial" w:cs="Arial"/>
          <w:color w:val="000000" w:themeColor="text1"/>
          <w:spacing w:val="-15"/>
        </w:rPr>
        <w:t xml:space="preserve"> </w:t>
      </w:r>
      <w:r w:rsidRPr="001421E2">
        <w:rPr>
          <w:rFonts w:ascii="Arial" w:hAnsi="Arial" w:cs="Arial"/>
          <w:color w:val="000000" w:themeColor="text1"/>
        </w:rPr>
        <w:t>700</w:t>
      </w:r>
      <w:r w:rsidR="008A1065">
        <w:rPr>
          <w:rFonts w:ascii="Arial" w:hAnsi="Arial" w:cs="Arial"/>
          <w:color w:val="000000" w:themeColor="text1"/>
        </w:rPr>
        <w:t xml:space="preserve"> and </w:t>
      </w:r>
      <w:r w:rsidRPr="001421E2">
        <w:rPr>
          <w:rFonts w:ascii="Arial" w:hAnsi="Arial" w:cs="Arial"/>
          <w:color w:val="000000" w:themeColor="text1"/>
        </w:rPr>
        <w:t>900</w:t>
      </w:r>
      <w:r w:rsidRPr="001421E2">
        <w:rPr>
          <w:rFonts w:ascii="Arial" w:hAnsi="Arial" w:cs="Arial"/>
          <w:color w:val="000000" w:themeColor="text1"/>
          <w:spacing w:val="-15"/>
        </w:rPr>
        <w:t xml:space="preserve"> </w:t>
      </w:r>
      <w:r w:rsidRPr="001421E2">
        <w:rPr>
          <w:rFonts w:ascii="Arial" w:hAnsi="Arial" w:cs="Arial"/>
          <w:color w:val="000000" w:themeColor="text1"/>
        </w:rPr>
        <w:t>nm</w:t>
      </w:r>
      <w:r w:rsidRPr="001421E2">
        <w:rPr>
          <w:rFonts w:ascii="Arial" w:hAnsi="Arial" w:cs="Arial"/>
          <w:color w:val="000000" w:themeColor="text1"/>
          <w:spacing w:val="-15"/>
        </w:rPr>
        <w:t xml:space="preserve"> </w:t>
      </w:r>
      <w:r w:rsidRPr="001421E2">
        <w:rPr>
          <w:rFonts w:ascii="Arial" w:hAnsi="Arial" w:cs="Arial"/>
          <w:color w:val="000000" w:themeColor="text1"/>
        </w:rPr>
        <w:t>while</w:t>
      </w:r>
      <w:r w:rsidRPr="001421E2">
        <w:rPr>
          <w:rFonts w:ascii="Arial" w:hAnsi="Arial" w:cs="Arial"/>
          <w:color w:val="000000" w:themeColor="text1"/>
          <w:spacing w:val="-15"/>
        </w:rPr>
        <w:t xml:space="preserve"> </w:t>
      </w:r>
      <w:r w:rsidRPr="001421E2">
        <w:rPr>
          <w:rFonts w:ascii="Arial" w:hAnsi="Arial" w:cs="Arial"/>
          <w:color w:val="000000" w:themeColor="text1"/>
        </w:rPr>
        <w:t>BR</w:t>
      </w:r>
      <w:r w:rsidRPr="001421E2">
        <w:rPr>
          <w:rFonts w:ascii="Arial" w:hAnsi="Arial" w:cs="Arial"/>
          <w:color w:val="000000" w:themeColor="text1"/>
          <w:spacing w:val="-15"/>
        </w:rPr>
        <w:t xml:space="preserve"> </w:t>
      </w:r>
      <w:r w:rsidRPr="001421E2">
        <w:rPr>
          <w:rFonts w:ascii="Arial" w:hAnsi="Arial" w:cs="Arial"/>
          <w:color w:val="000000" w:themeColor="text1"/>
        </w:rPr>
        <w:t>exhibited</w:t>
      </w:r>
      <w:r w:rsidRPr="001421E2">
        <w:rPr>
          <w:rFonts w:ascii="Arial" w:hAnsi="Arial" w:cs="Arial"/>
          <w:color w:val="000000" w:themeColor="text1"/>
          <w:spacing w:val="-15"/>
        </w:rPr>
        <w:t xml:space="preserve"> </w:t>
      </w:r>
      <w:r w:rsidRPr="001421E2">
        <w:rPr>
          <w:rFonts w:ascii="Arial" w:hAnsi="Arial" w:cs="Arial"/>
          <w:color w:val="000000" w:themeColor="text1"/>
        </w:rPr>
        <w:t>similar</w:t>
      </w:r>
      <w:r w:rsidRPr="001421E2">
        <w:rPr>
          <w:rFonts w:ascii="Arial" w:hAnsi="Arial" w:cs="Arial"/>
          <w:color w:val="000000" w:themeColor="text1"/>
          <w:spacing w:val="-15"/>
        </w:rPr>
        <w:t xml:space="preserve"> </w:t>
      </w:r>
      <w:r w:rsidRPr="001421E2">
        <w:rPr>
          <w:rFonts w:ascii="Arial" w:hAnsi="Arial" w:cs="Arial"/>
          <w:color w:val="000000" w:themeColor="text1"/>
        </w:rPr>
        <w:t>reflectance</w:t>
      </w:r>
      <w:r w:rsidRPr="001421E2">
        <w:rPr>
          <w:rFonts w:ascii="Arial" w:hAnsi="Arial" w:cs="Arial"/>
          <w:color w:val="000000" w:themeColor="text1"/>
          <w:spacing w:val="-15"/>
        </w:rPr>
        <w:t xml:space="preserve"> </w:t>
      </w:r>
      <w:r w:rsidRPr="001421E2">
        <w:rPr>
          <w:rFonts w:ascii="Arial" w:hAnsi="Arial" w:cs="Arial"/>
          <w:color w:val="000000" w:themeColor="text1"/>
        </w:rPr>
        <w:t>in</w:t>
      </w:r>
      <w:r w:rsidRPr="001421E2">
        <w:rPr>
          <w:rFonts w:ascii="Arial" w:hAnsi="Arial" w:cs="Arial"/>
          <w:color w:val="000000" w:themeColor="text1"/>
          <w:spacing w:val="-15"/>
        </w:rPr>
        <w:t xml:space="preserve"> </w:t>
      </w:r>
      <w:r w:rsidRPr="001421E2">
        <w:rPr>
          <w:rFonts w:ascii="Arial" w:hAnsi="Arial" w:cs="Arial"/>
          <w:color w:val="000000" w:themeColor="text1"/>
        </w:rPr>
        <w:t xml:space="preserve">diseased and healthy leaves </w:t>
      </w:r>
      <w:hyperlink w:anchor="_bookmark44" w:history="1">
        <w:r w:rsidRPr="001421E2">
          <w:rPr>
            <w:rFonts w:ascii="Arial" w:hAnsi="Arial" w:cs="Arial"/>
            <w:color w:val="000000" w:themeColor="text1"/>
          </w:rPr>
          <w:t>(Mahlein et al.,</w:t>
        </w:r>
      </w:hyperlink>
      <w:r w:rsidRPr="001421E2">
        <w:rPr>
          <w:rFonts w:ascii="Arial" w:hAnsi="Arial" w:cs="Arial"/>
          <w:color w:val="000000" w:themeColor="text1"/>
        </w:rPr>
        <w:t xml:space="preserve"> </w:t>
      </w:r>
      <w:hyperlink w:anchor="_bookmark44" w:history="1">
        <w:r w:rsidRPr="001421E2">
          <w:rPr>
            <w:rFonts w:ascii="Arial" w:hAnsi="Arial" w:cs="Arial"/>
            <w:color w:val="000000" w:themeColor="text1"/>
          </w:rPr>
          <w:t>2012).</w:t>
        </w:r>
      </w:hyperlink>
      <w:r w:rsidRPr="001421E2">
        <w:rPr>
          <w:rFonts w:ascii="Arial" w:hAnsi="Arial" w:cs="Arial"/>
          <w:color w:val="000000" w:themeColor="text1"/>
          <w:spacing w:val="40"/>
        </w:rPr>
        <w:t xml:space="preserve"> </w:t>
      </w:r>
      <w:r w:rsidR="00DF4E6D">
        <w:rPr>
          <w:rFonts w:ascii="Arial" w:hAnsi="Arial" w:cs="Arial"/>
          <w:color w:val="000000" w:themeColor="text1"/>
        </w:rPr>
        <w:t>D</w:t>
      </w:r>
      <w:r w:rsidRPr="001421E2">
        <w:rPr>
          <w:rFonts w:ascii="Arial" w:hAnsi="Arial" w:cs="Arial"/>
          <w:color w:val="000000" w:themeColor="text1"/>
        </w:rPr>
        <w:t xml:space="preserve">ifferentiation between diseases </w:t>
      </w:r>
      <w:r w:rsidR="00DF4E6D">
        <w:rPr>
          <w:rFonts w:ascii="Arial" w:hAnsi="Arial" w:cs="Arial"/>
          <w:color w:val="000000" w:themeColor="text1"/>
        </w:rPr>
        <w:t>is</w:t>
      </w:r>
      <w:r w:rsidR="00DF4E6D" w:rsidRPr="001421E2">
        <w:rPr>
          <w:rFonts w:ascii="Arial" w:hAnsi="Arial" w:cs="Arial"/>
          <w:color w:val="000000" w:themeColor="text1"/>
        </w:rPr>
        <w:t xml:space="preserve"> </w:t>
      </w:r>
      <w:r w:rsidRPr="001421E2">
        <w:rPr>
          <w:rFonts w:ascii="Arial" w:hAnsi="Arial" w:cs="Arial"/>
          <w:color w:val="000000" w:themeColor="text1"/>
        </w:rPr>
        <w:t xml:space="preserve">also </w:t>
      </w:r>
      <w:r w:rsidRPr="001421E2">
        <w:rPr>
          <w:rFonts w:ascii="Arial" w:hAnsi="Arial" w:cs="Arial"/>
          <w:color w:val="000000" w:themeColor="text1"/>
          <w:w w:val="95"/>
        </w:rPr>
        <w:t xml:space="preserve">possible using </w:t>
      </w:r>
      <w:r w:rsidR="00DF4E6D">
        <w:rPr>
          <w:rFonts w:ascii="Arial" w:hAnsi="Arial" w:cs="Arial"/>
          <w:color w:val="000000" w:themeColor="text1"/>
          <w:w w:val="95"/>
        </w:rPr>
        <w:t>a</w:t>
      </w:r>
      <w:r w:rsidRPr="001421E2">
        <w:rPr>
          <w:rFonts w:ascii="Arial" w:hAnsi="Arial" w:cs="Arial"/>
          <w:color w:val="000000" w:themeColor="text1"/>
          <w:w w:val="95"/>
        </w:rPr>
        <w:t xml:space="preserve"> combination of at least two vegetation indices</w:t>
      </w:r>
      <w:r w:rsidR="00DF4E6D">
        <w:rPr>
          <w:rFonts w:ascii="Arial" w:hAnsi="Arial" w:cs="Arial"/>
          <w:color w:val="000000" w:themeColor="text1"/>
          <w:w w:val="95"/>
        </w:rPr>
        <w:t>, for example the</w:t>
      </w:r>
      <w:r w:rsidRPr="001421E2">
        <w:rPr>
          <w:rFonts w:ascii="Arial" w:hAnsi="Arial" w:cs="Arial"/>
          <w:color w:val="000000" w:themeColor="text1"/>
          <w:w w:val="95"/>
        </w:rPr>
        <w:t xml:space="preserve"> Normalized Difference </w:t>
      </w:r>
      <w:r w:rsidRPr="001421E2">
        <w:rPr>
          <w:rFonts w:ascii="Arial" w:hAnsi="Arial" w:cs="Arial"/>
          <w:color w:val="000000" w:themeColor="text1"/>
        </w:rPr>
        <w:t>Vegetation</w:t>
      </w:r>
      <w:r w:rsidRPr="001421E2">
        <w:rPr>
          <w:rFonts w:ascii="Arial" w:hAnsi="Arial" w:cs="Arial"/>
          <w:color w:val="000000" w:themeColor="text1"/>
          <w:spacing w:val="-1"/>
        </w:rPr>
        <w:t xml:space="preserve"> </w:t>
      </w:r>
      <w:r w:rsidRPr="001421E2">
        <w:rPr>
          <w:rFonts w:ascii="Arial" w:hAnsi="Arial" w:cs="Arial"/>
          <w:color w:val="000000" w:themeColor="text1"/>
        </w:rPr>
        <w:t>Index</w:t>
      </w:r>
      <w:r w:rsidRPr="001421E2">
        <w:rPr>
          <w:rFonts w:ascii="Arial" w:hAnsi="Arial" w:cs="Arial"/>
          <w:color w:val="000000" w:themeColor="text1"/>
          <w:spacing w:val="-1"/>
        </w:rPr>
        <w:t xml:space="preserve"> </w:t>
      </w:r>
      <w:r w:rsidRPr="001421E2">
        <w:rPr>
          <w:rFonts w:ascii="Arial" w:hAnsi="Arial" w:cs="Arial"/>
          <w:color w:val="000000" w:themeColor="text1"/>
        </w:rPr>
        <w:t>and</w:t>
      </w:r>
      <w:r w:rsidRPr="001421E2">
        <w:rPr>
          <w:rFonts w:ascii="Arial" w:hAnsi="Arial" w:cs="Arial"/>
          <w:color w:val="000000" w:themeColor="text1"/>
          <w:spacing w:val="-1"/>
        </w:rPr>
        <w:t xml:space="preserve"> </w:t>
      </w:r>
      <w:r w:rsidRPr="001421E2">
        <w:rPr>
          <w:rFonts w:ascii="Arial" w:hAnsi="Arial" w:cs="Arial"/>
          <w:color w:val="000000" w:themeColor="text1"/>
        </w:rPr>
        <w:t>Anthocyanin</w:t>
      </w:r>
      <w:r w:rsidRPr="001421E2">
        <w:rPr>
          <w:rFonts w:ascii="Arial" w:hAnsi="Arial" w:cs="Arial"/>
          <w:color w:val="000000" w:themeColor="text1"/>
          <w:spacing w:val="-1"/>
        </w:rPr>
        <w:t xml:space="preserve"> </w:t>
      </w:r>
      <w:r w:rsidRPr="001421E2">
        <w:rPr>
          <w:rFonts w:ascii="Arial" w:hAnsi="Arial" w:cs="Arial"/>
          <w:color w:val="000000" w:themeColor="text1"/>
        </w:rPr>
        <w:t>Reflectance</w:t>
      </w:r>
      <w:r w:rsidRPr="001421E2">
        <w:rPr>
          <w:rFonts w:ascii="Arial" w:hAnsi="Arial" w:cs="Arial"/>
          <w:color w:val="000000" w:themeColor="text1"/>
          <w:spacing w:val="-1"/>
        </w:rPr>
        <w:t xml:space="preserve"> </w:t>
      </w:r>
      <w:r w:rsidRPr="001421E2">
        <w:rPr>
          <w:rFonts w:ascii="Arial" w:hAnsi="Arial" w:cs="Arial"/>
          <w:color w:val="000000" w:themeColor="text1"/>
        </w:rPr>
        <w:t>Index</w:t>
      </w:r>
      <w:r w:rsidRPr="001421E2">
        <w:rPr>
          <w:rFonts w:ascii="Arial" w:hAnsi="Arial" w:cs="Arial"/>
          <w:color w:val="000000" w:themeColor="text1"/>
          <w:spacing w:val="-1"/>
        </w:rPr>
        <w:t xml:space="preserve"> </w:t>
      </w:r>
      <w:hyperlink w:anchor="_bookmark43" w:history="1">
        <w:r w:rsidRPr="001421E2">
          <w:rPr>
            <w:rFonts w:ascii="Arial" w:hAnsi="Arial" w:cs="Arial"/>
            <w:color w:val="000000" w:themeColor="text1"/>
          </w:rPr>
          <w:t>(Mahlein</w:t>
        </w:r>
        <w:r w:rsidRPr="001421E2">
          <w:rPr>
            <w:rFonts w:ascii="Arial" w:hAnsi="Arial" w:cs="Arial"/>
            <w:color w:val="000000" w:themeColor="text1"/>
            <w:spacing w:val="-1"/>
          </w:rPr>
          <w:t xml:space="preserve"> </w:t>
        </w:r>
        <w:r w:rsidRPr="001421E2">
          <w:rPr>
            <w:rFonts w:ascii="Arial" w:hAnsi="Arial" w:cs="Arial"/>
            <w:color w:val="000000" w:themeColor="text1"/>
          </w:rPr>
          <w:t>et</w:t>
        </w:r>
        <w:r w:rsidRPr="001421E2">
          <w:rPr>
            <w:rFonts w:ascii="Arial" w:hAnsi="Arial" w:cs="Arial"/>
            <w:color w:val="000000" w:themeColor="text1"/>
            <w:spacing w:val="-1"/>
          </w:rPr>
          <w:t xml:space="preserve"> </w:t>
        </w:r>
        <w:r w:rsidRPr="001421E2">
          <w:rPr>
            <w:rFonts w:ascii="Arial" w:hAnsi="Arial" w:cs="Arial"/>
            <w:color w:val="000000" w:themeColor="text1"/>
          </w:rPr>
          <w:t>al.,</w:t>
        </w:r>
      </w:hyperlink>
      <w:r w:rsidRPr="001421E2">
        <w:rPr>
          <w:rFonts w:ascii="Arial" w:hAnsi="Arial" w:cs="Arial"/>
          <w:color w:val="000000" w:themeColor="text1"/>
          <w:spacing w:val="-1"/>
        </w:rPr>
        <w:t xml:space="preserve"> </w:t>
      </w:r>
      <w:hyperlink w:anchor="_bookmark43" w:history="1">
        <w:r w:rsidRPr="001421E2">
          <w:rPr>
            <w:rFonts w:ascii="Arial" w:hAnsi="Arial" w:cs="Arial"/>
            <w:color w:val="000000" w:themeColor="text1"/>
          </w:rPr>
          <w:t>2010).</w:t>
        </w:r>
      </w:hyperlink>
      <w:r w:rsidRPr="001421E2">
        <w:rPr>
          <w:rFonts w:ascii="Arial" w:hAnsi="Arial" w:cs="Arial"/>
          <w:color w:val="000000" w:themeColor="text1"/>
          <w:spacing w:val="38"/>
        </w:rPr>
        <w:t xml:space="preserve"> </w:t>
      </w:r>
      <w:r w:rsidRPr="001421E2">
        <w:rPr>
          <w:rFonts w:ascii="Arial" w:hAnsi="Arial" w:cs="Arial"/>
          <w:color w:val="000000" w:themeColor="text1"/>
        </w:rPr>
        <w:t>While</w:t>
      </w:r>
      <w:r w:rsidRPr="001421E2">
        <w:rPr>
          <w:rFonts w:ascii="Arial" w:hAnsi="Arial" w:cs="Arial"/>
          <w:color w:val="000000" w:themeColor="text1"/>
          <w:spacing w:val="-1"/>
        </w:rPr>
        <w:t xml:space="preserve"> </w:t>
      </w:r>
      <w:r w:rsidRPr="001421E2">
        <w:rPr>
          <w:rFonts w:ascii="Arial" w:hAnsi="Arial" w:cs="Arial"/>
          <w:color w:val="000000" w:themeColor="text1"/>
        </w:rPr>
        <w:t>spec</w:t>
      </w:r>
      <w:r w:rsidRPr="001421E2">
        <w:rPr>
          <w:rFonts w:ascii="Arial" w:hAnsi="Arial" w:cs="Arial"/>
          <w:color w:val="000000" w:themeColor="text1"/>
          <w:spacing w:val="-2"/>
        </w:rPr>
        <w:t>tral</w:t>
      </w:r>
      <w:r w:rsidRPr="001421E2">
        <w:rPr>
          <w:rFonts w:ascii="Arial" w:hAnsi="Arial" w:cs="Arial"/>
          <w:color w:val="000000" w:themeColor="text1"/>
          <w:spacing w:val="-9"/>
        </w:rPr>
        <w:t xml:space="preserve"> </w:t>
      </w:r>
      <w:r w:rsidRPr="001421E2">
        <w:rPr>
          <w:rFonts w:ascii="Arial" w:hAnsi="Arial" w:cs="Arial"/>
          <w:color w:val="000000" w:themeColor="text1"/>
          <w:spacing w:val="-2"/>
        </w:rPr>
        <w:t>vegetation</w:t>
      </w:r>
      <w:r w:rsidRPr="001421E2">
        <w:rPr>
          <w:rFonts w:ascii="Arial" w:hAnsi="Arial" w:cs="Arial"/>
          <w:color w:val="000000" w:themeColor="text1"/>
          <w:spacing w:val="-9"/>
        </w:rPr>
        <w:t xml:space="preserve"> </w:t>
      </w:r>
      <w:r w:rsidRPr="001421E2">
        <w:rPr>
          <w:rFonts w:ascii="Arial" w:hAnsi="Arial" w:cs="Arial"/>
          <w:color w:val="000000" w:themeColor="text1"/>
          <w:spacing w:val="-2"/>
        </w:rPr>
        <w:t>indices</w:t>
      </w:r>
      <w:r w:rsidRPr="001421E2">
        <w:rPr>
          <w:rFonts w:ascii="Arial" w:hAnsi="Arial" w:cs="Arial"/>
          <w:color w:val="000000" w:themeColor="text1"/>
          <w:spacing w:val="-9"/>
        </w:rPr>
        <w:t xml:space="preserve"> </w:t>
      </w:r>
      <w:r w:rsidRPr="001421E2">
        <w:rPr>
          <w:rFonts w:ascii="Arial" w:hAnsi="Arial" w:cs="Arial"/>
          <w:color w:val="000000" w:themeColor="text1"/>
          <w:spacing w:val="-2"/>
        </w:rPr>
        <w:t>for</w:t>
      </w:r>
      <w:r w:rsidRPr="001421E2">
        <w:rPr>
          <w:rFonts w:ascii="Arial" w:hAnsi="Arial" w:cs="Arial"/>
          <w:color w:val="000000" w:themeColor="text1"/>
          <w:spacing w:val="-9"/>
        </w:rPr>
        <w:t xml:space="preserve"> </w:t>
      </w:r>
      <w:r w:rsidRPr="001421E2">
        <w:rPr>
          <w:rFonts w:ascii="Arial" w:hAnsi="Arial" w:cs="Arial"/>
          <w:color w:val="000000" w:themeColor="text1"/>
          <w:spacing w:val="-2"/>
        </w:rPr>
        <w:t>the</w:t>
      </w:r>
      <w:r w:rsidRPr="001421E2">
        <w:rPr>
          <w:rFonts w:ascii="Arial" w:hAnsi="Arial" w:cs="Arial"/>
          <w:color w:val="000000" w:themeColor="text1"/>
          <w:spacing w:val="-9"/>
        </w:rPr>
        <w:t xml:space="preserve"> </w:t>
      </w:r>
      <w:r w:rsidRPr="001421E2">
        <w:rPr>
          <w:rFonts w:ascii="Arial" w:hAnsi="Arial" w:cs="Arial"/>
          <w:color w:val="000000" w:themeColor="text1"/>
          <w:spacing w:val="-2"/>
        </w:rPr>
        <w:t>detection</w:t>
      </w:r>
      <w:r w:rsidRPr="001421E2">
        <w:rPr>
          <w:rFonts w:ascii="Arial" w:hAnsi="Arial" w:cs="Arial"/>
          <w:color w:val="000000" w:themeColor="text1"/>
          <w:spacing w:val="-9"/>
        </w:rPr>
        <w:t xml:space="preserve"> </w:t>
      </w:r>
      <w:r w:rsidRPr="001421E2">
        <w:rPr>
          <w:rFonts w:ascii="Arial" w:hAnsi="Arial" w:cs="Arial"/>
          <w:color w:val="000000" w:themeColor="text1"/>
          <w:spacing w:val="-2"/>
        </w:rPr>
        <w:t>and</w:t>
      </w:r>
      <w:r w:rsidRPr="001421E2">
        <w:rPr>
          <w:rFonts w:ascii="Arial" w:hAnsi="Arial" w:cs="Arial"/>
          <w:color w:val="000000" w:themeColor="text1"/>
          <w:spacing w:val="-9"/>
        </w:rPr>
        <w:t xml:space="preserve"> </w:t>
      </w:r>
      <w:r w:rsidRPr="001421E2">
        <w:rPr>
          <w:rFonts w:ascii="Arial" w:hAnsi="Arial" w:cs="Arial"/>
          <w:color w:val="000000" w:themeColor="text1"/>
          <w:spacing w:val="-2"/>
        </w:rPr>
        <w:t>differentiation</w:t>
      </w:r>
      <w:r w:rsidRPr="001421E2">
        <w:rPr>
          <w:rFonts w:ascii="Arial" w:hAnsi="Arial" w:cs="Arial"/>
          <w:color w:val="000000" w:themeColor="text1"/>
          <w:spacing w:val="-9"/>
        </w:rPr>
        <w:t xml:space="preserve"> </w:t>
      </w:r>
      <w:r w:rsidRPr="001421E2">
        <w:rPr>
          <w:rFonts w:ascii="Arial" w:hAnsi="Arial" w:cs="Arial"/>
          <w:color w:val="000000" w:themeColor="text1"/>
          <w:spacing w:val="-2"/>
        </w:rPr>
        <w:t>of</w:t>
      </w:r>
      <w:r w:rsidRPr="001421E2">
        <w:rPr>
          <w:rFonts w:ascii="Arial" w:hAnsi="Arial" w:cs="Arial"/>
          <w:color w:val="000000" w:themeColor="text1"/>
          <w:spacing w:val="-9"/>
        </w:rPr>
        <w:t xml:space="preserve"> </w:t>
      </w:r>
      <w:r w:rsidRPr="001421E2">
        <w:rPr>
          <w:rFonts w:ascii="Arial" w:hAnsi="Arial" w:cs="Arial"/>
          <w:color w:val="000000" w:themeColor="text1"/>
          <w:spacing w:val="-2"/>
        </w:rPr>
        <w:t>plant</w:t>
      </w:r>
      <w:r w:rsidRPr="001421E2">
        <w:rPr>
          <w:rFonts w:ascii="Arial" w:hAnsi="Arial" w:cs="Arial"/>
          <w:color w:val="000000" w:themeColor="text1"/>
          <w:spacing w:val="-9"/>
        </w:rPr>
        <w:t xml:space="preserve"> </w:t>
      </w:r>
      <w:r w:rsidRPr="001421E2">
        <w:rPr>
          <w:rFonts w:ascii="Arial" w:hAnsi="Arial" w:cs="Arial"/>
          <w:color w:val="000000" w:themeColor="text1"/>
          <w:spacing w:val="-2"/>
        </w:rPr>
        <w:t>diseases</w:t>
      </w:r>
      <w:r w:rsidRPr="001421E2">
        <w:rPr>
          <w:rFonts w:ascii="Arial" w:hAnsi="Arial" w:cs="Arial"/>
          <w:color w:val="000000" w:themeColor="text1"/>
          <w:spacing w:val="-9"/>
        </w:rPr>
        <w:t xml:space="preserve"> </w:t>
      </w:r>
      <w:r w:rsidRPr="001421E2">
        <w:rPr>
          <w:rFonts w:ascii="Arial" w:hAnsi="Arial" w:cs="Arial"/>
          <w:color w:val="000000" w:themeColor="text1"/>
          <w:spacing w:val="-2"/>
        </w:rPr>
        <w:t>use</w:t>
      </w:r>
      <w:r w:rsidRPr="001421E2">
        <w:rPr>
          <w:rFonts w:ascii="Arial" w:hAnsi="Arial" w:cs="Arial"/>
          <w:color w:val="000000" w:themeColor="text1"/>
          <w:spacing w:val="-9"/>
        </w:rPr>
        <w:t xml:space="preserve"> </w:t>
      </w:r>
      <w:r w:rsidR="00471536">
        <w:rPr>
          <w:rFonts w:ascii="Arial" w:hAnsi="Arial" w:cs="Arial"/>
          <w:color w:val="000000" w:themeColor="text1"/>
          <w:spacing w:val="-9"/>
        </w:rPr>
        <w:t xml:space="preserve">only </w:t>
      </w:r>
      <w:r w:rsidRPr="001421E2">
        <w:rPr>
          <w:rFonts w:ascii="Arial" w:hAnsi="Arial" w:cs="Arial"/>
          <w:color w:val="000000" w:themeColor="text1"/>
          <w:spacing w:val="-2"/>
        </w:rPr>
        <w:t>a</w:t>
      </w:r>
      <w:r w:rsidRPr="001421E2">
        <w:rPr>
          <w:rFonts w:ascii="Arial" w:hAnsi="Arial" w:cs="Arial"/>
          <w:color w:val="000000" w:themeColor="text1"/>
          <w:spacing w:val="-9"/>
        </w:rPr>
        <w:t xml:space="preserve"> </w:t>
      </w:r>
      <w:r w:rsidRPr="001421E2">
        <w:rPr>
          <w:rFonts w:ascii="Arial" w:hAnsi="Arial" w:cs="Arial"/>
          <w:color w:val="000000" w:themeColor="text1"/>
          <w:spacing w:val="-2"/>
        </w:rPr>
        <w:t xml:space="preserve">few </w:t>
      </w:r>
      <w:r w:rsidRPr="001421E2">
        <w:rPr>
          <w:rFonts w:ascii="Arial" w:hAnsi="Arial" w:cs="Arial"/>
          <w:color w:val="000000" w:themeColor="text1"/>
          <w:w w:val="95"/>
        </w:rPr>
        <w:t xml:space="preserve">wavelengths providing information on specific </w:t>
      </w:r>
      <w:r w:rsidR="00471536">
        <w:rPr>
          <w:rFonts w:ascii="Arial" w:hAnsi="Arial" w:cs="Arial"/>
          <w:color w:val="000000" w:themeColor="text1"/>
          <w:w w:val="95"/>
        </w:rPr>
        <w:t>attributes</w:t>
      </w:r>
      <w:r w:rsidR="00471536" w:rsidRPr="001421E2">
        <w:rPr>
          <w:rFonts w:ascii="Arial" w:hAnsi="Arial" w:cs="Arial"/>
          <w:color w:val="000000" w:themeColor="text1"/>
          <w:w w:val="95"/>
        </w:rPr>
        <w:t xml:space="preserve"> </w:t>
      </w:r>
      <w:r w:rsidRPr="001421E2">
        <w:rPr>
          <w:rFonts w:ascii="Arial" w:hAnsi="Arial" w:cs="Arial"/>
          <w:color w:val="000000" w:themeColor="text1"/>
          <w:w w:val="95"/>
        </w:rPr>
        <w:t xml:space="preserve">such as water </w:t>
      </w:r>
      <w:r w:rsidR="00471536">
        <w:rPr>
          <w:rFonts w:ascii="Arial" w:hAnsi="Arial" w:cs="Arial"/>
          <w:color w:val="000000" w:themeColor="text1"/>
          <w:w w:val="95"/>
        </w:rPr>
        <w:t xml:space="preserve">status </w:t>
      </w:r>
      <w:r w:rsidRPr="001421E2">
        <w:rPr>
          <w:rFonts w:ascii="Arial" w:hAnsi="Arial" w:cs="Arial"/>
          <w:color w:val="000000" w:themeColor="text1"/>
          <w:w w:val="95"/>
        </w:rPr>
        <w:t xml:space="preserve">or pigment </w:t>
      </w:r>
      <w:hyperlink w:anchor="_bookmark42" w:history="1">
        <w:r w:rsidRPr="001421E2">
          <w:rPr>
            <w:rFonts w:ascii="Arial" w:hAnsi="Arial" w:cs="Arial"/>
            <w:color w:val="000000" w:themeColor="text1"/>
            <w:w w:val="95"/>
          </w:rPr>
          <w:t>(Mahlein</w:t>
        </w:r>
      </w:hyperlink>
      <w:r w:rsidRPr="001421E2">
        <w:rPr>
          <w:rFonts w:ascii="Arial" w:hAnsi="Arial" w:cs="Arial"/>
          <w:color w:val="000000" w:themeColor="text1"/>
          <w:w w:val="95"/>
        </w:rPr>
        <w:t xml:space="preserve"> </w:t>
      </w:r>
      <w:hyperlink w:anchor="_bookmark42" w:history="1">
        <w:r w:rsidRPr="001421E2">
          <w:rPr>
            <w:rFonts w:ascii="Arial" w:hAnsi="Arial" w:cs="Arial"/>
            <w:color w:val="000000" w:themeColor="text1"/>
            <w:spacing w:val="-2"/>
          </w:rPr>
          <w:t>et</w:t>
        </w:r>
        <w:r w:rsidRPr="001421E2">
          <w:rPr>
            <w:rFonts w:ascii="Arial" w:hAnsi="Arial" w:cs="Arial"/>
            <w:color w:val="000000" w:themeColor="text1"/>
            <w:spacing w:val="-9"/>
          </w:rPr>
          <w:t xml:space="preserve"> </w:t>
        </w:r>
        <w:r w:rsidRPr="001421E2">
          <w:rPr>
            <w:rFonts w:ascii="Arial" w:hAnsi="Arial" w:cs="Arial"/>
            <w:color w:val="000000" w:themeColor="text1"/>
            <w:spacing w:val="-2"/>
          </w:rPr>
          <w:t>al.,</w:t>
        </w:r>
        <w:r w:rsidRPr="001421E2">
          <w:rPr>
            <w:rFonts w:ascii="Arial" w:hAnsi="Arial" w:cs="Arial"/>
            <w:color w:val="000000" w:themeColor="text1"/>
            <w:spacing w:val="-9"/>
          </w:rPr>
          <w:t xml:space="preserve"> </w:t>
        </w:r>
      </w:hyperlink>
      <w:hyperlink w:anchor="_bookmark42" w:history="1">
        <w:r w:rsidRPr="001421E2">
          <w:rPr>
            <w:rFonts w:ascii="Arial" w:hAnsi="Arial" w:cs="Arial"/>
            <w:color w:val="000000" w:themeColor="text1"/>
            <w:spacing w:val="-2"/>
          </w:rPr>
          <w:t>201</w:t>
        </w:r>
      </w:hyperlink>
      <w:r w:rsidRPr="001421E2">
        <w:rPr>
          <w:rFonts w:ascii="Arial" w:hAnsi="Arial" w:cs="Arial"/>
          <w:color w:val="000000" w:themeColor="text1"/>
          <w:spacing w:val="-2"/>
        </w:rPr>
        <w:t>3),</w:t>
      </w:r>
      <w:r w:rsidRPr="001421E2">
        <w:rPr>
          <w:rFonts w:ascii="Arial" w:hAnsi="Arial" w:cs="Arial"/>
          <w:color w:val="000000" w:themeColor="text1"/>
          <w:spacing w:val="-8"/>
        </w:rPr>
        <w:t xml:space="preserve"> </w:t>
      </w:r>
      <w:r w:rsidR="00471536">
        <w:rPr>
          <w:rFonts w:ascii="Arial" w:hAnsi="Arial" w:cs="Arial"/>
          <w:color w:val="000000" w:themeColor="text1"/>
          <w:spacing w:val="-8"/>
        </w:rPr>
        <w:t xml:space="preserve">more recently </w:t>
      </w:r>
      <w:r w:rsidRPr="001421E2">
        <w:rPr>
          <w:rFonts w:ascii="Arial" w:hAnsi="Arial" w:cs="Arial"/>
          <w:color w:val="000000" w:themeColor="text1"/>
          <w:spacing w:val="-2"/>
        </w:rPr>
        <w:t>machine</w:t>
      </w:r>
      <w:r w:rsidRPr="001421E2">
        <w:rPr>
          <w:rFonts w:ascii="Arial" w:hAnsi="Arial" w:cs="Arial"/>
          <w:color w:val="000000" w:themeColor="text1"/>
          <w:spacing w:val="-10"/>
        </w:rPr>
        <w:t xml:space="preserve"> </w:t>
      </w:r>
      <w:r w:rsidRPr="001421E2">
        <w:rPr>
          <w:rFonts w:ascii="Arial" w:hAnsi="Arial" w:cs="Arial"/>
          <w:color w:val="000000" w:themeColor="text1"/>
          <w:spacing w:val="-2"/>
        </w:rPr>
        <w:t>learning</w:t>
      </w:r>
      <w:r w:rsidRPr="001421E2">
        <w:rPr>
          <w:rFonts w:ascii="Arial" w:hAnsi="Arial" w:cs="Arial"/>
          <w:color w:val="000000" w:themeColor="text1"/>
          <w:spacing w:val="-10"/>
        </w:rPr>
        <w:t xml:space="preserve"> </w:t>
      </w:r>
      <w:r w:rsidRPr="001421E2">
        <w:rPr>
          <w:rFonts w:ascii="Arial" w:hAnsi="Arial" w:cs="Arial"/>
          <w:color w:val="000000" w:themeColor="text1"/>
          <w:spacing w:val="-2"/>
        </w:rPr>
        <w:t>approaches</w:t>
      </w:r>
      <w:r w:rsidR="00471536">
        <w:rPr>
          <w:rFonts w:ascii="Arial" w:hAnsi="Arial" w:cs="Arial"/>
          <w:color w:val="000000" w:themeColor="text1"/>
          <w:spacing w:val="-2"/>
        </w:rPr>
        <w:t>,</w:t>
      </w:r>
      <w:r w:rsidRPr="001421E2">
        <w:rPr>
          <w:rFonts w:ascii="Arial" w:hAnsi="Arial" w:cs="Arial"/>
          <w:color w:val="000000" w:themeColor="text1"/>
          <w:spacing w:val="-9"/>
        </w:rPr>
        <w:t xml:space="preserve"> </w:t>
      </w:r>
      <w:r w:rsidRPr="001421E2">
        <w:rPr>
          <w:rFonts w:ascii="Arial" w:hAnsi="Arial" w:cs="Arial"/>
          <w:color w:val="000000" w:themeColor="text1"/>
          <w:spacing w:val="-2"/>
        </w:rPr>
        <w:t>and</w:t>
      </w:r>
      <w:r w:rsidRPr="001421E2">
        <w:rPr>
          <w:rFonts w:ascii="Arial" w:hAnsi="Arial" w:cs="Arial"/>
          <w:color w:val="000000" w:themeColor="text1"/>
          <w:spacing w:val="-9"/>
        </w:rPr>
        <w:t xml:space="preserve"> </w:t>
      </w:r>
      <w:r w:rsidR="00471536">
        <w:rPr>
          <w:rFonts w:ascii="Arial" w:hAnsi="Arial" w:cs="Arial"/>
          <w:color w:val="000000" w:themeColor="text1"/>
          <w:spacing w:val="-9"/>
        </w:rPr>
        <w:t xml:space="preserve">especially </w:t>
      </w:r>
      <w:r w:rsidRPr="001421E2">
        <w:rPr>
          <w:rFonts w:ascii="Arial" w:hAnsi="Arial" w:cs="Arial"/>
          <w:color w:val="000000" w:themeColor="text1"/>
          <w:spacing w:val="-2"/>
        </w:rPr>
        <w:t>deep</w:t>
      </w:r>
      <w:r w:rsidRPr="001421E2">
        <w:rPr>
          <w:rFonts w:ascii="Arial" w:hAnsi="Arial" w:cs="Arial"/>
          <w:color w:val="000000" w:themeColor="text1"/>
          <w:spacing w:val="-10"/>
        </w:rPr>
        <w:t xml:space="preserve"> </w:t>
      </w:r>
      <w:r w:rsidRPr="001421E2">
        <w:rPr>
          <w:rFonts w:ascii="Arial" w:hAnsi="Arial" w:cs="Arial"/>
          <w:color w:val="000000" w:themeColor="text1"/>
          <w:spacing w:val="-2"/>
        </w:rPr>
        <w:t>learning</w:t>
      </w:r>
      <w:r w:rsidRPr="001421E2">
        <w:rPr>
          <w:rFonts w:ascii="Arial" w:hAnsi="Arial" w:cs="Arial"/>
          <w:color w:val="000000" w:themeColor="text1"/>
          <w:spacing w:val="-9"/>
        </w:rPr>
        <w:t xml:space="preserve"> </w:t>
      </w:r>
      <w:r w:rsidR="00471536">
        <w:rPr>
          <w:rFonts w:ascii="Arial" w:hAnsi="Arial" w:cs="Arial"/>
          <w:color w:val="000000" w:themeColor="text1"/>
          <w:spacing w:val="-9"/>
        </w:rPr>
        <w:t xml:space="preserve">approaches </w:t>
      </w:r>
      <w:r w:rsidRPr="001421E2">
        <w:rPr>
          <w:rFonts w:ascii="Arial" w:hAnsi="Arial" w:cs="Arial"/>
          <w:color w:val="000000" w:themeColor="text1"/>
          <w:spacing w:val="-2"/>
        </w:rPr>
        <w:t>have</w:t>
      </w:r>
      <w:r w:rsidRPr="001421E2">
        <w:rPr>
          <w:rFonts w:ascii="Arial" w:hAnsi="Arial" w:cs="Arial"/>
          <w:color w:val="000000" w:themeColor="text1"/>
          <w:spacing w:val="-9"/>
        </w:rPr>
        <w:t xml:space="preserve"> </w:t>
      </w:r>
      <w:r w:rsidRPr="001421E2">
        <w:rPr>
          <w:rFonts w:ascii="Arial" w:hAnsi="Arial" w:cs="Arial"/>
          <w:color w:val="000000" w:themeColor="text1"/>
          <w:spacing w:val="-2"/>
        </w:rPr>
        <w:t>been</w:t>
      </w:r>
      <w:r w:rsidRPr="001421E2">
        <w:rPr>
          <w:rFonts w:ascii="Arial" w:hAnsi="Arial" w:cs="Arial"/>
          <w:color w:val="000000" w:themeColor="text1"/>
          <w:spacing w:val="-9"/>
        </w:rPr>
        <w:t xml:space="preserve"> </w:t>
      </w:r>
      <w:r w:rsidRPr="001421E2">
        <w:rPr>
          <w:rFonts w:ascii="Arial" w:hAnsi="Arial" w:cs="Arial"/>
          <w:color w:val="000000" w:themeColor="text1"/>
          <w:spacing w:val="-2"/>
        </w:rPr>
        <w:t>used</w:t>
      </w:r>
      <w:r w:rsidRPr="001421E2">
        <w:rPr>
          <w:rFonts w:ascii="Arial" w:hAnsi="Arial" w:cs="Arial"/>
          <w:color w:val="000000" w:themeColor="text1"/>
          <w:spacing w:val="-10"/>
        </w:rPr>
        <w:t xml:space="preserve"> </w:t>
      </w:r>
      <w:r w:rsidRPr="001421E2">
        <w:rPr>
          <w:rFonts w:ascii="Arial" w:hAnsi="Arial" w:cs="Arial"/>
          <w:color w:val="000000" w:themeColor="text1"/>
          <w:w w:val="95"/>
        </w:rPr>
        <w:t xml:space="preserve"> to identify and quantify plant diseases from </w:t>
      </w:r>
      <w:r w:rsidR="00471536">
        <w:rPr>
          <w:rFonts w:ascii="Arial" w:hAnsi="Arial" w:cs="Arial"/>
          <w:color w:val="000000" w:themeColor="text1"/>
          <w:w w:val="95"/>
        </w:rPr>
        <w:t>HSI</w:t>
      </w:r>
      <w:r w:rsidRPr="001421E2">
        <w:rPr>
          <w:rFonts w:ascii="Arial" w:hAnsi="Arial" w:cs="Arial"/>
          <w:color w:val="000000" w:themeColor="text1"/>
          <w:w w:val="95"/>
        </w:rPr>
        <w:t xml:space="preserve"> data.</w:t>
      </w:r>
      <w:r w:rsidRPr="001421E2">
        <w:rPr>
          <w:rFonts w:ascii="Arial" w:hAnsi="Arial" w:cs="Arial"/>
          <w:color w:val="000000" w:themeColor="text1"/>
          <w:spacing w:val="36"/>
        </w:rPr>
        <w:t xml:space="preserve"> </w:t>
      </w:r>
      <w:r w:rsidRPr="001421E2">
        <w:rPr>
          <w:rFonts w:ascii="Arial" w:hAnsi="Arial" w:cs="Arial"/>
          <w:color w:val="000000" w:themeColor="text1"/>
          <w:w w:val="95"/>
        </w:rPr>
        <w:t xml:space="preserve">However, </w:t>
      </w:r>
      <w:r w:rsidR="00471536">
        <w:rPr>
          <w:rFonts w:ascii="Arial" w:hAnsi="Arial" w:cs="Arial"/>
          <w:color w:val="000000" w:themeColor="text1"/>
          <w:w w:val="95"/>
        </w:rPr>
        <w:t>machine learning and deep learning both</w:t>
      </w:r>
      <w:r w:rsidR="00471536" w:rsidRPr="001421E2">
        <w:rPr>
          <w:rFonts w:ascii="Arial" w:hAnsi="Arial" w:cs="Arial"/>
          <w:color w:val="000000" w:themeColor="text1"/>
          <w:w w:val="95"/>
        </w:rPr>
        <w:t xml:space="preserve"> </w:t>
      </w:r>
      <w:r w:rsidRPr="001421E2">
        <w:rPr>
          <w:rFonts w:ascii="Arial" w:hAnsi="Arial" w:cs="Arial"/>
          <w:color w:val="000000" w:themeColor="text1"/>
          <w:w w:val="95"/>
        </w:rPr>
        <w:t xml:space="preserve">require large sets of annotated, standardized and normalized data </w:t>
      </w:r>
      <w:hyperlink w:anchor="_bookmark67" w:history="1">
        <w:r w:rsidRPr="001421E2">
          <w:rPr>
            <w:rFonts w:ascii="Arial" w:hAnsi="Arial" w:cs="Arial"/>
            <w:color w:val="000000" w:themeColor="text1"/>
            <w:w w:val="95"/>
          </w:rPr>
          <w:t>(</w:t>
        </w:r>
        <w:proofErr w:type="spellStart"/>
        <w:r w:rsidRPr="001421E2">
          <w:rPr>
            <w:rFonts w:ascii="Arial" w:hAnsi="Arial" w:cs="Arial"/>
            <w:color w:val="000000" w:themeColor="text1"/>
            <w:w w:val="95"/>
          </w:rPr>
          <w:t>Schramowski</w:t>
        </w:r>
        <w:proofErr w:type="spellEnd"/>
        <w:r w:rsidRPr="001421E2">
          <w:rPr>
            <w:rFonts w:ascii="Arial" w:hAnsi="Arial" w:cs="Arial"/>
            <w:color w:val="000000" w:themeColor="text1"/>
            <w:w w:val="95"/>
          </w:rPr>
          <w:t xml:space="preserve"> et al.,</w:t>
        </w:r>
      </w:hyperlink>
      <w:r w:rsidRPr="001421E2">
        <w:rPr>
          <w:rFonts w:ascii="Arial" w:hAnsi="Arial" w:cs="Arial"/>
          <w:color w:val="000000" w:themeColor="text1"/>
          <w:w w:val="95"/>
        </w:rPr>
        <w:t xml:space="preserve"> </w:t>
      </w:r>
      <w:hyperlink w:anchor="_bookmark67" w:history="1">
        <w:r w:rsidRPr="001421E2">
          <w:rPr>
            <w:rFonts w:ascii="Arial" w:hAnsi="Arial" w:cs="Arial"/>
            <w:color w:val="000000" w:themeColor="text1"/>
          </w:rPr>
          <w:t>2020</w:t>
        </w:r>
        <w:r w:rsidR="0093420A">
          <w:rPr>
            <w:rFonts w:ascii="Arial" w:hAnsi="Arial" w:cs="Arial"/>
            <w:color w:val="000000" w:themeColor="text1"/>
          </w:rPr>
          <w:t>).</w:t>
        </w:r>
        <w:r w:rsidRPr="001421E2">
          <w:rPr>
            <w:rFonts w:ascii="Arial" w:hAnsi="Arial" w:cs="Arial"/>
            <w:color w:val="000000" w:themeColor="text1"/>
          </w:rPr>
          <w:t xml:space="preserve"> </w:t>
        </w:r>
      </w:hyperlink>
      <w:r w:rsidRPr="001421E2">
        <w:rPr>
          <w:rFonts w:ascii="Arial" w:hAnsi="Arial" w:cs="Arial"/>
          <w:color w:val="000000" w:themeColor="text1"/>
          <w:spacing w:val="33"/>
        </w:rPr>
        <w:t xml:space="preserve"> </w:t>
      </w:r>
      <w:ins w:id="25" w:author="Bock, Clive" w:date="2022-06-20T12:32:00Z">
        <w:r w:rsidR="00297D48">
          <w:rPr>
            <w:rFonts w:ascii="Arial" w:hAnsi="Arial" w:cs="Arial"/>
            <w:color w:val="000000" w:themeColor="text1"/>
            <w:spacing w:val="33"/>
          </w:rPr>
          <w:t>For example, b</w:t>
        </w:r>
      </w:ins>
      <w:del w:id="26" w:author="Bock, Clive" w:date="2022-06-20T12:32:00Z">
        <w:r w:rsidR="00471536" w:rsidDel="00297D48">
          <w:rPr>
            <w:rFonts w:ascii="Arial" w:hAnsi="Arial" w:cs="Arial"/>
            <w:color w:val="000000" w:themeColor="text1"/>
            <w:spacing w:val="33"/>
          </w:rPr>
          <w:delText>B</w:delText>
        </w:r>
      </w:del>
      <w:r w:rsidR="00471536">
        <w:rPr>
          <w:rFonts w:ascii="Arial" w:hAnsi="Arial" w:cs="Arial"/>
          <w:color w:val="000000" w:themeColor="text1"/>
          <w:spacing w:val="33"/>
        </w:rPr>
        <w:t xml:space="preserve">ased on </w:t>
      </w:r>
      <w:r w:rsidRPr="001421E2">
        <w:rPr>
          <w:rFonts w:ascii="Arial" w:hAnsi="Arial" w:cs="Arial"/>
          <w:color w:val="000000" w:themeColor="text1"/>
        </w:rPr>
        <w:t>machine learning, potato</w:t>
      </w:r>
      <w:r w:rsidRPr="001421E2">
        <w:rPr>
          <w:rFonts w:ascii="Arial" w:hAnsi="Arial" w:cs="Arial"/>
          <w:color w:val="000000" w:themeColor="text1"/>
          <w:spacing w:val="-8"/>
        </w:rPr>
        <w:t xml:space="preserve"> </w:t>
      </w:r>
      <w:r w:rsidRPr="001421E2">
        <w:rPr>
          <w:rFonts w:ascii="Arial" w:hAnsi="Arial" w:cs="Arial"/>
          <w:color w:val="000000" w:themeColor="text1"/>
        </w:rPr>
        <w:t>virus</w:t>
      </w:r>
      <w:r w:rsidRPr="001421E2">
        <w:rPr>
          <w:rFonts w:ascii="Arial" w:hAnsi="Arial" w:cs="Arial"/>
          <w:color w:val="000000" w:themeColor="text1"/>
          <w:spacing w:val="-8"/>
        </w:rPr>
        <w:t xml:space="preserve"> </w:t>
      </w:r>
      <w:r w:rsidRPr="001421E2">
        <w:rPr>
          <w:rFonts w:ascii="Arial" w:hAnsi="Arial" w:cs="Arial"/>
          <w:color w:val="000000" w:themeColor="text1"/>
        </w:rPr>
        <w:t>Y</w:t>
      </w:r>
      <w:r w:rsidRPr="001421E2">
        <w:rPr>
          <w:rFonts w:ascii="Arial" w:hAnsi="Arial" w:cs="Arial"/>
          <w:color w:val="000000" w:themeColor="text1"/>
          <w:spacing w:val="-8"/>
        </w:rPr>
        <w:t xml:space="preserve"> </w:t>
      </w:r>
      <w:r w:rsidR="00471536">
        <w:rPr>
          <w:rFonts w:ascii="Arial" w:hAnsi="Arial" w:cs="Arial"/>
          <w:color w:val="000000" w:themeColor="text1"/>
          <w:spacing w:val="-8"/>
        </w:rPr>
        <w:t xml:space="preserve">diseased plants </w:t>
      </w:r>
      <w:r w:rsidR="00027A3C">
        <w:rPr>
          <w:rFonts w:ascii="Arial" w:hAnsi="Arial" w:cs="Arial"/>
          <w:color w:val="000000" w:themeColor="text1"/>
        </w:rPr>
        <w:t>were</w:t>
      </w:r>
      <w:r w:rsidRPr="001421E2">
        <w:rPr>
          <w:rFonts w:ascii="Arial" w:hAnsi="Arial" w:cs="Arial"/>
          <w:color w:val="000000" w:themeColor="text1"/>
          <w:spacing w:val="-8"/>
        </w:rPr>
        <w:t xml:space="preserve"> </w:t>
      </w:r>
      <w:r w:rsidR="00471536">
        <w:rPr>
          <w:rFonts w:ascii="Arial" w:hAnsi="Arial" w:cs="Arial"/>
          <w:color w:val="000000" w:themeColor="text1"/>
          <w:spacing w:val="-8"/>
        </w:rPr>
        <w:t xml:space="preserve">readily </w:t>
      </w:r>
      <w:r w:rsidRPr="001421E2">
        <w:rPr>
          <w:rFonts w:ascii="Arial" w:hAnsi="Arial" w:cs="Arial"/>
          <w:color w:val="000000" w:themeColor="text1"/>
        </w:rPr>
        <w:t>detected</w:t>
      </w:r>
      <w:r w:rsidRPr="001421E2">
        <w:rPr>
          <w:rFonts w:ascii="Arial" w:hAnsi="Arial" w:cs="Arial"/>
          <w:color w:val="000000" w:themeColor="text1"/>
          <w:spacing w:val="-8"/>
        </w:rPr>
        <w:t xml:space="preserve"> </w:t>
      </w:r>
      <w:r w:rsidRPr="001421E2">
        <w:rPr>
          <w:rFonts w:ascii="Arial" w:hAnsi="Arial" w:cs="Arial"/>
          <w:color w:val="000000" w:themeColor="text1"/>
        </w:rPr>
        <w:t>(P</w:t>
      </w:r>
      <w:hyperlink w:anchor="_bookmark58" w:history="1">
        <w:r w:rsidRPr="001421E2">
          <w:rPr>
            <w:rFonts w:ascii="Arial" w:hAnsi="Arial" w:cs="Arial"/>
            <w:color w:val="000000" w:themeColor="text1"/>
          </w:rPr>
          <w:t>older</w:t>
        </w:r>
        <w:r w:rsidRPr="001421E2">
          <w:rPr>
            <w:rFonts w:ascii="Arial" w:hAnsi="Arial" w:cs="Arial"/>
            <w:color w:val="000000" w:themeColor="text1"/>
            <w:spacing w:val="-8"/>
          </w:rPr>
          <w:t xml:space="preserve"> </w:t>
        </w:r>
        <w:r w:rsidRPr="001421E2">
          <w:rPr>
            <w:rFonts w:ascii="Arial" w:hAnsi="Arial" w:cs="Arial"/>
            <w:color w:val="000000" w:themeColor="text1"/>
          </w:rPr>
          <w:t>et</w:t>
        </w:r>
        <w:r w:rsidRPr="001421E2">
          <w:rPr>
            <w:rFonts w:ascii="Arial" w:hAnsi="Arial" w:cs="Arial"/>
            <w:color w:val="000000" w:themeColor="text1"/>
            <w:spacing w:val="-8"/>
          </w:rPr>
          <w:t xml:space="preserve"> </w:t>
        </w:r>
        <w:r w:rsidRPr="001421E2">
          <w:rPr>
            <w:rFonts w:ascii="Arial" w:hAnsi="Arial" w:cs="Arial"/>
            <w:color w:val="000000" w:themeColor="text1"/>
          </w:rPr>
          <w:t>al.,</w:t>
        </w:r>
        <w:r w:rsidRPr="001421E2">
          <w:rPr>
            <w:rFonts w:ascii="Arial" w:hAnsi="Arial" w:cs="Arial"/>
            <w:color w:val="000000" w:themeColor="text1"/>
            <w:spacing w:val="-8"/>
          </w:rPr>
          <w:t xml:space="preserve"> </w:t>
        </w:r>
      </w:hyperlink>
      <w:hyperlink w:anchor="_bookmark58" w:history="1">
        <w:r w:rsidRPr="001421E2">
          <w:rPr>
            <w:rFonts w:ascii="Arial" w:hAnsi="Arial" w:cs="Arial"/>
            <w:color w:val="000000" w:themeColor="text1"/>
          </w:rPr>
          <w:t>2019)</w:t>
        </w:r>
        <w:r w:rsidR="007C3803">
          <w:rPr>
            <w:rFonts w:ascii="Arial" w:hAnsi="Arial" w:cs="Arial"/>
            <w:color w:val="000000" w:themeColor="text1"/>
          </w:rPr>
          <w:t xml:space="preserve"> and</w:t>
        </w:r>
        <w:r w:rsidRPr="001421E2">
          <w:rPr>
            <w:rFonts w:ascii="Arial" w:hAnsi="Arial" w:cs="Arial"/>
            <w:color w:val="000000" w:themeColor="text1"/>
            <w:spacing w:val="-8"/>
          </w:rPr>
          <w:t xml:space="preserve"> </w:t>
        </w:r>
      </w:hyperlink>
      <w:r w:rsidRPr="001421E2">
        <w:rPr>
          <w:rFonts w:ascii="Arial" w:hAnsi="Arial" w:cs="Arial"/>
          <w:color w:val="000000" w:themeColor="text1"/>
        </w:rPr>
        <w:t>charcoal</w:t>
      </w:r>
      <w:r w:rsidRPr="001421E2">
        <w:rPr>
          <w:rFonts w:ascii="Arial" w:hAnsi="Arial" w:cs="Arial"/>
          <w:color w:val="000000" w:themeColor="text1"/>
          <w:spacing w:val="-8"/>
        </w:rPr>
        <w:t xml:space="preserve"> </w:t>
      </w:r>
      <w:r w:rsidRPr="001421E2">
        <w:rPr>
          <w:rFonts w:ascii="Arial" w:hAnsi="Arial" w:cs="Arial"/>
          <w:color w:val="000000" w:themeColor="text1"/>
        </w:rPr>
        <w:t>rot</w:t>
      </w:r>
      <w:r w:rsidRPr="001421E2">
        <w:rPr>
          <w:rFonts w:ascii="Arial" w:hAnsi="Arial" w:cs="Arial"/>
          <w:color w:val="000000" w:themeColor="text1"/>
          <w:spacing w:val="-8"/>
        </w:rPr>
        <w:t xml:space="preserve"> </w:t>
      </w:r>
      <w:r w:rsidRPr="001421E2">
        <w:rPr>
          <w:rFonts w:ascii="Arial" w:hAnsi="Arial" w:cs="Arial"/>
          <w:color w:val="000000" w:themeColor="text1"/>
        </w:rPr>
        <w:t>dis</w:t>
      </w:r>
      <w:r w:rsidRPr="001421E2">
        <w:rPr>
          <w:rFonts w:ascii="Arial" w:hAnsi="Arial" w:cs="Arial"/>
          <w:color w:val="000000" w:themeColor="text1"/>
          <w:w w:val="95"/>
        </w:rPr>
        <w:t xml:space="preserve">ease was detected in soybean stems </w:t>
      </w:r>
      <w:hyperlink w:anchor="_bookmark52" w:history="1">
        <w:r w:rsidRPr="001421E2">
          <w:rPr>
            <w:rFonts w:ascii="Arial" w:hAnsi="Arial" w:cs="Arial"/>
            <w:color w:val="000000" w:themeColor="text1"/>
            <w:w w:val="95"/>
          </w:rPr>
          <w:t>(</w:t>
        </w:r>
        <w:proofErr w:type="spellStart"/>
        <w:r w:rsidRPr="001421E2">
          <w:rPr>
            <w:rFonts w:ascii="Arial" w:hAnsi="Arial" w:cs="Arial"/>
            <w:color w:val="000000" w:themeColor="text1"/>
            <w:w w:val="95"/>
          </w:rPr>
          <w:t>Nagasubramanian</w:t>
        </w:r>
        <w:proofErr w:type="spellEnd"/>
        <w:r w:rsidRPr="001421E2">
          <w:rPr>
            <w:rFonts w:ascii="Arial" w:hAnsi="Arial" w:cs="Arial"/>
            <w:color w:val="000000" w:themeColor="text1"/>
            <w:w w:val="95"/>
          </w:rPr>
          <w:t xml:space="preserve"> et al., </w:t>
        </w:r>
      </w:hyperlink>
      <w:r w:rsidR="005970DC" w:rsidRPr="001421E2">
        <w:rPr>
          <w:color w:val="000000" w:themeColor="text1"/>
        </w:rPr>
        <w:fldChar w:fldCharType="begin"/>
      </w:r>
      <w:r w:rsidR="005970DC" w:rsidRPr="001421E2">
        <w:rPr>
          <w:color w:val="000000" w:themeColor="text1"/>
        </w:rPr>
        <w:instrText xml:space="preserve"> HYPERLINK \l "_bookmark52" </w:instrText>
      </w:r>
      <w:r w:rsidR="005970DC" w:rsidRPr="001421E2">
        <w:rPr>
          <w:color w:val="000000" w:themeColor="text1"/>
        </w:rPr>
        <w:fldChar w:fldCharType="separate"/>
      </w:r>
      <w:r w:rsidRPr="001421E2">
        <w:rPr>
          <w:rFonts w:ascii="Arial" w:hAnsi="Arial" w:cs="Arial"/>
          <w:color w:val="000000" w:themeColor="text1"/>
          <w:w w:val="95"/>
        </w:rPr>
        <w:t>2019)</w:t>
      </w:r>
      <w:del w:id="27" w:author="Bock, Clive" w:date="2022-06-20T12:32:00Z">
        <w:r w:rsidR="00471536" w:rsidDel="000413B1">
          <w:rPr>
            <w:rFonts w:ascii="Arial" w:hAnsi="Arial" w:cs="Arial"/>
            <w:color w:val="000000" w:themeColor="text1"/>
            <w:w w:val="95"/>
          </w:rPr>
          <w:delText>,</w:delText>
        </w:r>
      </w:del>
      <w:r w:rsidR="007C3803">
        <w:rPr>
          <w:rFonts w:ascii="Arial" w:hAnsi="Arial" w:cs="Arial"/>
          <w:color w:val="000000" w:themeColor="text1"/>
          <w:w w:val="95"/>
        </w:rPr>
        <w:t>.</w:t>
      </w:r>
      <w:r w:rsidR="005970DC" w:rsidRPr="001421E2">
        <w:rPr>
          <w:rFonts w:ascii="Arial" w:hAnsi="Arial" w:cs="Arial"/>
          <w:color w:val="000000" w:themeColor="text1"/>
          <w:w w:val="95"/>
        </w:rPr>
        <w:fldChar w:fldCharType="end"/>
      </w:r>
      <w:r w:rsidRPr="001421E2">
        <w:rPr>
          <w:rFonts w:ascii="Arial" w:hAnsi="Arial" w:cs="Arial"/>
          <w:color w:val="000000" w:themeColor="text1"/>
        </w:rPr>
        <w:t>The</w:t>
      </w:r>
      <w:r w:rsidRPr="001421E2">
        <w:rPr>
          <w:rFonts w:ascii="Arial" w:hAnsi="Arial" w:cs="Arial"/>
          <w:color w:val="000000" w:themeColor="text1"/>
          <w:spacing w:val="-10"/>
        </w:rPr>
        <w:t xml:space="preserve"> </w:t>
      </w:r>
      <w:r w:rsidR="00027A3C">
        <w:rPr>
          <w:rFonts w:ascii="Arial" w:hAnsi="Arial" w:cs="Arial"/>
          <w:color w:val="000000" w:themeColor="text1"/>
          <w:spacing w:val="-10"/>
        </w:rPr>
        <w:t>afore</w:t>
      </w:r>
      <w:r w:rsidRPr="001421E2">
        <w:rPr>
          <w:rFonts w:ascii="Arial" w:hAnsi="Arial" w:cs="Arial"/>
          <w:color w:val="000000" w:themeColor="text1"/>
        </w:rPr>
        <w:t>mentioned</w:t>
      </w:r>
      <w:r w:rsidRPr="001421E2">
        <w:rPr>
          <w:rFonts w:ascii="Arial" w:hAnsi="Arial" w:cs="Arial"/>
          <w:color w:val="000000" w:themeColor="text1"/>
          <w:spacing w:val="-10"/>
        </w:rPr>
        <w:t xml:space="preserve"> </w:t>
      </w:r>
      <w:r w:rsidRPr="001421E2">
        <w:rPr>
          <w:rFonts w:ascii="Arial" w:hAnsi="Arial" w:cs="Arial"/>
          <w:color w:val="000000" w:themeColor="text1"/>
        </w:rPr>
        <w:t>studies</w:t>
      </w:r>
      <w:r w:rsidRPr="001421E2">
        <w:rPr>
          <w:rFonts w:ascii="Arial" w:hAnsi="Arial" w:cs="Arial"/>
          <w:color w:val="000000" w:themeColor="text1"/>
          <w:spacing w:val="-10"/>
        </w:rPr>
        <w:t xml:space="preserve"> </w:t>
      </w:r>
      <w:r w:rsidRPr="001421E2">
        <w:rPr>
          <w:rFonts w:ascii="Arial" w:hAnsi="Arial" w:cs="Arial"/>
          <w:color w:val="000000" w:themeColor="text1"/>
        </w:rPr>
        <w:t>are</w:t>
      </w:r>
      <w:r w:rsidRPr="001421E2">
        <w:rPr>
          <w:rFonts w:ascii="Arial" w:hAnsi="Arial" w:cs="Arial"/>
          <w:color w:val="000000" w:themeColor="text1"/>
          <w:spacing w:val="-10"/>
        </w:rPr>
        <w:t xml:space="preserve"> </w:t>
      </w:r>
      <w:r w:rsidRPr="001421E2">
        <w:rPr>
          <w:rFonts w:ascii="Arial" w:hAnsi="Arial" w:cs="Arial"/>
          <w:color w:val="000000" w:themeColor="text1"/>
        </w:rPr>
        <w:t>limited</w:t>
      </w:r>
      <w:r w:rsidRPr="001421E2">
        <w:rPr>
          <w:rFonts w:ascii="Arial" w:hAnsi="Arial" w:cs="Arial"/>
          <w:color w:val="000000" w:themeColor="text1"/>
          <w:spacing w:val="-10"/>
        </w:rPr>
        <w:t xml:space="preserve"> </w:t>
      </w:r>
      <w:r w:rsidRPr="001421E2">
        <w:rPr>
          <w:rFonts w:ascii="Arial" w:hAnsi="Arial" w:cs="Arial"/>
          <w:color w:val="000000" w:themeColor="text1"/>
        </w:rPr>
        <w:t>to</w:t>
      </w:r>
      <w:r w:rsidRPr="001421E2">
        <w:rPr>
          <w:rFonts w:ascii="Arial" w:hAnsi="Arial" w:cs="Arial"/>
          <w:color w:val="000000" w:themeColor="text1"/>
          <w:spacing w:val="-10"/>
        </w:rPr>
        <w:t xml:space="preserve"> </w:t>
      </w:r>
      <w:r w:rsidRPr="001421E2">
        <w:rPr>
          <w:rFonts w:ascii="Arial" w:hAnsi="Arial" w:cs="Arial"/>
          <w:color w:val="000000" w:themeColor="text1"/>
        </w:rPr>
        <w:t>using</w:t>
      </w:r>
      <w:r w:rsidRPr="001421E2">
        <w:rPr>
          <w:rFonts w:ascii="Arial" w:hAnsi="Arial" w:cs="Arial"/>
          <w:color w:val="000000" w:themeColor="text1"/>
          <w:spacing w:val="-10"/>
        </w:rPr>
        <w:t xml:space="preserve"> </w:t>
      </w:r>
      <w:r w:rsidRPr="001421E2">
        <w:rPr>
          <w:rFonts w:ascii="Arial" w:hAnsi="Arial" w:cs="Arial"/>
          <w:color w:val="000000" w:themeColor="text1"/>
        </w:rPr>
        <w:t>HSI for</w:t>
      </w:r>
      <w:r w:rsidRPr="001421E2">
        <w:rPr>
          <w:rFonts w:ascii="Arial" w:hAnsi="Arial" w:cs="Arial"/>
          <w:color w:val="000000" w:themeColor="text1"/>
          <w:spacing w:val="-15"/>
        </w:rPr>
        <w:t xml:space="preserve"> </w:t>
      </w:r>
      <w:r w:rsidRPr="001421E2">
        <w:rPr>
          <w:rFonts w:ascii="Arial" w:hAnsi="Arial" w:cs="Arial"/>
          <w:color w:val="000000" w:themeColor="text1"/>
        </w:rPr>
        <w:t>detection,</w:t>
      </w:r>
      <w:r w:rsidRPr="001421E2">
        <w:rPr>
          <w:rFonts w:ascii="Arial" w:hAnsi="Arial" w:cs="Arial"/>
          <w:color w:val="000000" w:themeColor="text1"/>
          <w:spacing w:val="-15"/>
        </w:rPr>
        <w:t xml:space="preserve"> </w:t>
      </w:r>
      <w:r w:rsidRPr="001421E2">
        <w:rPr>
          <w:rFonts w:ascii="Arial" w:hAnsi="Arial" w:cs="Arial"/>
          <w:color w:val="000000" w:themeColor="text1"/>
        </w:rPr>
        <w:t>identification,</w:t>
      </w:r>
      <w:r w:rsidRPr="001421E2">
        <w:rPr>
          <w:rFonts w:ascii="Arial" w:hAnsi="Arial" w:cs="Arial"/>
          <w:color w:val="000000" w:themeColor="text1"/>
          <w:spacing w:val="-15"/>
        </w:rPr>
        <w:t xml:space="preserve"> </w:t>
      </w:r>
      <w:r w:rsidRPr="001421E2">
        <w:rPr>
          <w:rFonts w:ascii="Arial" w:hAnsi="Arial" w:cs="Arial"/>
          <w:color w:val="000000" w:themeColor="text1"/>
        </w:rPr>
        <w:t>classification</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quantification</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plant</w:t>
      </w:r>
      <w:r w:rsidRPr="001421E2">
        <w:rPr>
          <w:rFonts w:ascii="Arial" w:hAnsi="Arial" w:cs="Arial"/>
          <w:color w:val="000000" w:themeColor="text1"/>
          <w:spacing w:val="-15"/>
        </w:rPr>
        <w:t xml:space="preserve"> </w:t>
      </w:r>
      <w:r w:rsidRPr="001421E2">
        <w:rPr>
          <w:rFonts w:ascii="Arial" w:hAnsi="Arial" w:cs="Arial"/>
          <w:color w:val="000000" w:themeColor="text1"/>
        </w:rPr>
        <w:t>diseases.</w:t>
      </w:r>
      <w:r w:rsidRPr="001421E2">
        <w:rPr>
          <w:rFonts w:ascii="Arial" w:hAnsi="Arial" w:cs="Arial"/>
          <w:color w:val="000000" w:themeColor="text1"/>
          <w:spacing w:val="-15"/>
        </w:rPr>
        <w:t xml:space="preserve"> </w:t>
      </w:r>
      <w:r w:rsidRPr="001421E2">
        <w:rPr>
          <w:rFonts w:ascii="Arial" w:hAnsi="Arial" w:cs="Arial"/>
          <w:color w:val="000000" w:themeColor="text1"/>
        </w:rPr>
        <w:t>Changes</w:t>
      </w:r>
      <w:r w:rsidRPr="001421E2">
        <w:rPr>
          <w:rFonts w:ascii="Arial" w:hAnsi="Arial" w:cs="Arial"/>
          <w:color w:val="000000" w:themeColor="text1"/>
          <w:spacing w:val="-15"/>
        </w:rPr>
        <w:t xml:space="preserve"> </w:t>
      </w:r>
      <w:r w:rsidRPr="001421E2">
        <w:rPr>
          <w:rFonts w:ascii="Arial" w:hAnsi="Arial" w:cs="Arial"/>
          <w:color w:val="000000" w:themeColor="text1"/>
        </w:rPr>
        <w:t xml:space="preserve">in </w:t>
      </w:r>
      <w:r w:rsidRPr="001421E2">
        <w:rPr>
          <w:rFonts w:ascii="Arial" w:hAnsi="Arial" w:cs="Arial"/>
          <w:color w:val="000000" w:themeColor="text1"/>
          <w:w w:val="95"/>
        </w:rPr>
        <w:t xml:space="preserve">reflectance are explained by changes in photosynthesis, chemical composition of leaves and </w:t>
      </w:r>
      <w:r w:rsidRPr="001421E2">
        <w:rPr>
          <w:rFonts w:ascii="Arial" w:hAnsi="Arial" w:cs="Arial"/>
          <w:color w:val="000000" w:themeColor="text1"/>
        </w:rPr>
        <w:t>structural</w:t>
      </w:r>
      <w:r w:rsidRPr="001421E2">
        <w:rPr>
          <w:rFonts w:ascii="Arial" w:hAnsi="Arial" w:cs="Arial"/>
          <w:color w:val="000000" w:themeColor="text1"/>
          <w:spacing w:val="-15"/>
        </w:rPr>
        <w:t xml:space="preserve"> </w:t>
      </w:r>
      <w:r w:rsidRPr="001421E2">
        <w:rPr>
          <w:rFonts w:ascii="Arial" w:hAnsi="Arial" w:cs="Arial"/>
          <w:color w:val="000000" w:themeColor="text1"/>
        </w:rPr>
        <w:t>changes.</w:t>
      </w:r>
      <w:r w:rsidRPr="001421E2">
        <w:rPr>
          <w:rFonts w:ascii="Arial" w:hAnsi="Arial" w:cs="Arial"/>
          <w:color w:val="000000" w:themeColor="text1"/>
          <w:spacing w:val="14"/>
        </w:rPr>
        <w:t xml:space="preserve"> </w:t>
      </w:r>
      <w:r w:rsidRPr="001421E2">
        <w:rPr>
          <w:rFonts w:ascii="Arial" w:hAnsi="Arial" w:cs="Arial"/>
          <w:color w:val="000000" w:themeColor="text1"/>
        </w:rPr>
        <w:t>With</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exception</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chlorophyll</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potassium,</w:t>
      </w:r>
      <w:r w:rsidRPr="001421E2">
        <w:rPr>
          <w:rFonts w:ascii="Arial" w:hAnsi="Arial" w:cs="Arial"/>
          <w:color w:val="000000" w:themeColor="text1"/>
          <w:spacing w:val="-13"/>
        </w:rPr>
        <w:t xml:space="preserve"> </w:t>
      </w:r>
      <w:r w:rsidRPr="001421E2">
        <w:rPr>
          <w:rFonts w:ascii="Arial" w:hAnsi="Arial" w:cs="Arial"/>
          <w:color w:val="000000" w:themeColor="text1"/>
        </w:rPr>
        <w:t>reflectance</w:t>
      </w:r>
      <w:r w:rsidRPr="001421E2">
        <w:rPr>
          <w:rFonts w:ascii="Arial" w:hAnsi="Arial" w:cs="Arial"/>
          <w:color w:val="000000" w:themeColor="text1"/>
          <w:spacing w:val="-15"/>
        </w:rPr>
        <w:t xml:space="preserve"> </w:t>
      </w:r>
      <w:r w:rsidRPr="001421E2">
        <w:rPr>
          <w:rFonts w:ascii="Arial" w:hAnsi="Arial" w:cs="Arial"/>
          <w:color w:val="000000" w:themeColor="text1"/>
        </w:rPr>
        <w:t xml:space="preserve">changes </w:t>
      </w:r>
      <w:r w:rsidRPr="001421E2">
        <w:rPr>
          <w:rFonts w:ascii="Arial" w:hAnsi="Arial" w:cs="Arial"/>
          <w:color w:val="000000" w:themeColor="text1"/>
          <w:w w:val="95"/>
        </w:rPr>
        <w:t xml:space="preserve">from </w:t>
      </w:r>
      <w:r w:rsidR="00F84FA2">
        <w:rPr>
          <w:rFonts w:ascii="Arial" w:hAnsi="Arial" w:cs="Arial"/>
          <w:color w:val="000000" w:themeColor="text1"/>
          <w:w w:val="95"/>
        </w:rPr>
        <w:t>imaging hyperspectral</w:t>
      </w:r>
      <w:r w:rsidR="00F84FA2" w:rsidRPr="001421E2">
        <w:rPr>
          <w:rFonts w:ascii="Arial" w:hAnsi="Arial" w:cs="Arial"/>
          <w:color w:val="000000" w:themeColor="text1"/>
          <w:w w:val="95"/>
        </w:rPr>
        <w:t xml:space="preserve"> </w:t>
      </w:r>
      <w:r w:rsidRPr="001421E2">
        <w:rPr>
          <w:rFonts w:ascii="Arial" w:hAnsi="Arial" w:cs="Arial"/>
          <w:color w:val="000000" w:themeColor="text1"/>
          <w:w w:val="95"/>
        </w:rPr>
        <w:t xml:space="preserve">data have not been linked to individual plant metabolites </w:t>
      </w:r>
      <w:hyperlink w:anchor="_bookmark16" w:history="1">
        <w:r w:rsidRPr="001421E2">
          <w:rPr>
            <w:rFonts w:ascii="Arial" w:hAnsi="Arial" w:cs="Arial"/>
            <w:color w:val="000000" w:themeColor="text1"/>
            <w:w w:val="95"/>
          </w:rPr>
          <w:t>(do Prado Ribeiro et al.,</w:t>
        </w:r>
      </w:hyperlink>
      <w:r w:rsidRPr="001421E2">
        <w:rPr>
          <w:rFonts w:ascii="Arial" w:hAnsi="Arial" w:cs="Arial"/>
          <w:color w:val="000000" w:themeColor="text1"/>
          <w:w w:val="95"/>
        </w:rPr>
        <w:t xml:space="preserve"> </w:t>
      </w:r>
      <w:hyperlink w:anchor="_bookmark16" w:history="1">
        <w:r w:rsidRPr="001421E2">
          <w:rPr>
            <w:rFonts w:ascii="Arial" w:hAnsi="Arial" w:cs="Arial"/>
            <w:color w:val="000000" w:themeColor="text1"/>
          </w:rPr>
          <w:t>2018).</w:t>
        </w:r>
      </w:hyperlink>
      <w:r w:rsidR="00E06B81">
        <w:rPr>
          <w:rFonts w:ascii="Arial" w:hAnsi="Arial" w:cs="Arial"/>
          <w:color w:val="000000" w:themeColor="text1"/>
        </w:rPr>
        <w:t xml:space="preserve"> While imaging hyperspectral data includes spectral and spatial data, non-imaging sensors lack spatial information and the measured area is not displayed.</w:t>
      </w:r>
      <w:r w:rsidRPr="001421E2">
        <w:rPr>
          <w:rFonts w:ascii="Arial" w:hAnsi="Arial" w:cs="Arial"/>
          <w:color w:val="000000" w:themeColor="text1"/>
          <w:spacing w:val="40"/>
        </w:rPr>
        <w:t xml:space="preserve"> </w:t>
      </w:r>
      <w:r w:rsidR="00E06B81">
        <w:rPr>
          <w:rFonts w:ascii="Arial" w:hAnsi="Arial" w:cs="Arial"/>
          <w:color w:val="000000" w:themeColor="text1"/>
        </w:rPr>
        <w:t>N</w:t>
      </w:r>
      <w:r w:rsidRPr="001421E2">
        <w:rPr>
          <w:rFonts w:ascii="Arial" w:hAnsi="Arial" w:cs="Arial"/>
          <w:color w:val="000000" w:themeColor="text1"/>
        </w:rPr>
        <w:t xml:space="preserve">on-imaging </w:t>
      </w:r>
      <w:r w:rsidR="00F84FA2">
        <w:rPr>
          <w:rFonts w:ascii="Arial" w:hAnsi="Arial" w:cs="Arial"/>
          <w:color w:val="000000" w:themeColor="text1"/>
        </w:rPr>
        <w:t>hyperspectral</w:t>
      </w:r>
      <w:r w:rsidR="00F84FA2" w:rsidRPr="001421E2">
        <w:rPr>
          <w:rFonts w:ascii="Arial" w:hAnsi="Arial" w:cs="Arial"/>
          <w:color w:val="000000" w:themeColor="text1"/>
        </w:rPr>
        <w:t xml:space="preserve"> </w:t>
      </w:r>
      <w:r w:rsidRPr="001421E2">
        <w:rPr>
          <w:rFonts w:ascii="Arial" w:hAnsi="Arial" w:cs="Arial"/>
          <w:color w:val="000000" w:themeColor="text1"/>
        </w:rPr>
        <w:t xml:space="preserve">data have been used to link changes in reflectance to specific metabolites </w:t>
      </w:r>
      <w:hyperlink w:anchor="_bookmark13" w:history="1">
        <w:r w:rsidRPr="001421E2">
          <w:rPr>
            <w:rFonts w:ascii="Arial" w:hAnsi="Arial" w:cs="Arial"/>
            <w:color w:val="000000" w:themeColor="text1"/>
          </w:rPr>
          <w:t>(Couture et al.,</w:t>
        </w:r>
      </w:hyperlink>
      <w:r w:rsidRPr="001421E2">
        <w:rPr>
          <w:rFonts w:ascii="Arial" w:hAnsi="Arial" w:cs="Arial"/>
          <w:color w:val="000000" w:themeColor="text1"/>
        </w:rPr>
        <w:t xml:space="preserve"> </w:t>
      </w:r>
      <w:hyperlink w:anchor="_bookmark13" w:history="1">
        <w:r w:rsidRPr="001421E2">
          <w:rPr>
            <w:rFonts w:ascii="Arial" w:hAnsi="Arial" w:cs="Arial"/>
            <w:color w:val="000000" w:themeColor="text1"/>
          </w:rPr>
          <w:t>2016;</w:t>
        </w:r>
      </w:hyperlink>
      <w:r w:rsidRPr="001421E2">
        <w:rPr>
          <w:rFonts w:ascii="Arial" w:hAnsi="Arial" w:cs="Arial"/>
          <w:color w:val="000000" w:themeColor="text1"/>
        </w:rPr>
        <w:t xml:space="preserve"> </w:t>
      </w:r>
      <w:hyperlink w:anchor="_bookmark74" w:history="1">
        <w:r w:rsidRPr="001421E2">
          <w:rPr>
            <w:rFonts w:ascii="Arial" w:hAnsi="Arial" w:cs="Arial"/>
            <w:color w:val="000000" w:themeColor="text1"/>
          </w:rPr>
          <w:t>Vergara-Diaz</w:t>
        </w:r>
      </w:hyperlink>
      <w:r w:rsidRPr="001421E2">
        <w:rPr>
          <w:rFonts w:ascii="Arial" w:hAnsi="Arial" w:cs="Arial"/>
          <w:color w:val="000000" w:themeColor="text1"/>
        </w:rPr>
        <w:t xml:space="preserve"> </w:t>
      </w:r>
      <w:hyperlink w:anchor="_bookmark74" w:history="1">
        <w:r w:rsidRPr="001421E2">
          <w:rPr>
            <w:rFonts w:ascii="Arial" w:hAnsi="Arial" w:cs="Arial"/>
            <w:color w:val="000000" w:themeColor="text1"/>
          </w:rPr>
          <w:t>et</w:t>
        </w:r>
        <w:r w:rsidRPr="001421E2">
          <w:rPr>
            <w:rFonts w:ascii="Arial" w:hAnsi="Arial" w:cs="Arial"/>
            <w:color w:val="000000" w:themeColor="text1"/>
            <w:spacing w:val="-15"/>
          </w:rPr>
          <w:t xml:space="preserve"> </w:t>
        </w:r>
        <w:r w:rsidRPr="001421E2">
          <w:rPr>
            <w:rFonts w:ascii="Arial" w:hAnsi="Arial" w:cs="Arial"/>
            <w:color w:val="000000" w:themeColor="text1"/>
          </w:rPr>
          <w:t>al.,</w:t>
        </w:r>
        <w:r w:rsidRPr="001421E2">
          <w:rPr>
            <w:rFonts w:ascii="Arial" w:hAnsi="Arial" w:cs="Arial"/>
            <w:color w:val="000000" w:themeColor="text1"/>
            <w:spacing w:val="-15"/>
          </w:rPr>
          <w:t xml:space="preserve"> </w:t>
        </w:r>
      </w:hyperlink>
      <w:hyperlink w:anchor="_bookmark74" w:history="1">
        <w:r w:rsidRPr="001421E2">
          <w:rPr>
            <w:rFonts w:ascii="Arial" w:hAnsi="Arial" w:cs="Arial"/>
            <w:color w:val="000000" w:themeColor="text1"/>
          </w:rPr>
          <w:t>2020).</w:t>
        </w:r>
      </w:hyperlink>
      <w:r w:rsidRPr="001421E2">
        <w:rPr>
          <w:rFonts w:ascii="Arial" w:hAnsi="Arial" w:cs="Arial"/>
          <w:color w:val="000000" w:themeColor="text1"/>
          <w:spacing w:val="-15"/>
        </w:rPr>
        <w:t xml:space="preserve"> </w:t>
      </w:r>
      <w:ins w:id="28" w:author="Bock, Clive" w:date="2022-06-20T12:35:00Z">
        <w:r w:rsidR="000413B1">
          <w:rPr>
            <w:rFonts w:ascii="Arial" w:hAnsi="Arial" w:cs="Arial"/>
            <w:color w:val="000000" w:themeColor="text1"/>
            <w:w w:val="95"/>
          </w:rPr>
          <w:t>In</w:t>
        </w:r>
        <w:r w:rsidR="000413B1" w:rsidRPr="001421E2">
          <w:rPr>
            <w:rFonts w:ascii="Arial" w:hAnsi="Arial" w:cs="Arial"/>
            <w:color w:val="000000" w:themeColor="text1"/>
            <w:w w:val="95"/>
          </w:rPr>
          <w:t xml:space="preserve"> durum wheat</w:t>
        </w:r>
        <w:r w:rsidR="000413B1">
          <w:rPr>
            <w:rFonts w:ascii="Arial" w:hAnsi="Arial" w:cs="Arial"/>
            <w:color w:val="000000" w:themeColor="text1"/>
            <w:w w:val="95"/>
          </w:rPr>
          <w:t xml:space="preserve">, </w:t>
        </w:r>
      </w:ins>
      <w:del w:id="29" w:author="Bock, Clive" w:date="2022-06-20T12:35:00Z">
        <w:r w:rsidR="00CE6A69" w:rsidDel="000413B1">
          <w:rPr>
            <w:rFonts w:ascii="Arial" w:hAnsi="Arial" w:cs="Arial"/>
            <w:color w:val="000000" w:themeColor="text1"/>
          </w:rPr>
          <w:delText>Based on</w:delText>
        </w:r>
        <w:r w:rsidR="00CE6A69" w:rsidRPr="001421E2" w:rsidDel="000413B1">
          <w:rPr>
            <w:rFonts w:ascii="Arial" w:hAnsi="Arial" w:cs="Arial"/>
            <w:color w:val="000000" w:themeColor="text1"/>
            <w:spacing w:val="-15"/>
          </w:rPr>
          <w:delText xml:space="preserve"> </w:delText>
        </w:r>
      </w:del>
      <w:r w:rsidRPr="001421E2">
        <w:rPr>
          <w:rFonts w:ascii="Arial" w:hAnsi="Arial" w:cs="Arial"/>
          <w:color w:val="000000" w:themeColor="text1"/>
        </w:rPr>
        <w:t>partial</w:t>
      </w:r>
      <w:r w:rsidRPr="001421E2">
        <w:rPr>
          <w:rFonts w:ascii="Arial" w:hAnsi="Arial" w:cs="Arial"/>
          <w:color w:val="000000" w:themeColor="text1"/>
          <w:spacing w:val="-15"/>
        </w:rPr>
        <w:t xml:space="preserve"> </w:t>
      </w:r>
      <w:r w:rsidRPr="001421E2">
        <w:rPr>
          <w:rFonts w:ascii="Arial" w:hAnsi="Arial" w:cs="Arial"/>
          <w:color w:val="000000" w:themeColor="text1"/>
        </w:rPr>
        <w:t>least</w:t>
      </w:r>
      <w:r w:rsidRPr="001421E2">
        <w:rPr>
          <w:rFonts w:ascii="Arial" w:hAnsi="Arial" w:cs="Arial"/>
          <w:color w:val="000000" w:themeColor="text1"/>
          <w:spacing w:val="-15"/>
        </w:rPr>
        <w:t xml:space="preserve"> </w:t>
      </w:r>
      <w:r w:rsidRPr="001421E2">
        <w:rPr>
          <w:rFonts w:ascii="Arial" w:hAnsi="Arial" w:cs="Arial"/>
          <w:color w:val="000000" w:themeColor="text1"/>
        </w:rPr>
        <w:t>squares</w:t>
      </w:r>
      <w:r w:rsidRPr="001421E2">
        <w:rPr>
          <w:rFonts w:ascii="Arial" w:hAnsi="Arial" w:cs="Arial"/>
          <w:color w:val="000000" w:themeColor="text1"/>
          <w:spacing w:val="-15"/>
        </w:rPr>
        <w:t xml:space="preserve"> </w:t>
      </w:r>
      <w:r w:rsidRPr="001421E2">
        <w:rPr>
          <w:rFonts w:ascii="Arial" w:hAnsi="Arial" w:cs="Arial"/>
          <w:color w:val="000000" w:themeColor="text1"/>
        </w:rPr>
        <w:t>regression</w:t>
      </w:r>
      <w:r w:rsidRPr="001421E2">
        <w:rPr>
          <w:rFonts w:ascii="Arial" w:hAnsi="Arial" w:cs="Arial"/>
          <w:color w:val="000000" w:themeColor="text1"/>
          <w:spacing w:val="-15"/>
        </w:rPr>
        <w:t xml:space="preserve"> </w:t>
      </w:r>
      <w:r w:rsidRPr="001421E2">
        <w:rPr>
          <w:rFonts w:ascii="Arial" w:hAnsi="Arial" w:cs="Arial"/>
          <w:color w:val="000000" w:themeColor="text1"/>
        </w:rPr>
        <w:t>(PLSR)</w:t>
      </w:r>
      <w:r w:rsidRPr="001421E2">
        <w:rPr>
          <w:rFonts w:ascii="Arial" w:hAnsi="Arial" w:cs="Arial"/>
          <w:color w:val="000000" w:themeColor="text1"/>
          <w:spacing w:val="-15"/>
        </w:rPr>
        <w:t xml:space="preserve"> </w:t>
      </w:r>
      <w:ins w:id="30" w:author="Bock, Clive" w:date="2022-06-20T12:35:00Z">
        <w:r w:rsidR="000413B1">
          <w:rPr>
            <w:rFonts w:ascii="Arial" w:hAnsi="Arial" w:cs="Arial"/>
            <w:color w:val="000000" w:themeColor="text1"/>
            <w:spacing w:val="-15"/>
          </w:rPr>
          <w:t xml:space="preserve">was used to establish </w:t>
        </w:r>
      </w:ins>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relationship</w:t>
      </w:r>
      <w:r w:rsidRPr="001421E2">
        <w:rPr>
          <w:rFonts w:ascii="Arial" w:hAnsi="Arial" w:cs="Arial"/>
          <w:color w:val="000000" w:themeColor="text1"/>
          <w:spacing w:val="-15"/>
        </w:rPr>
        <w:t xml:space="preserve"> </w:t>
      </w:r>
      <w:r w:rsidRPr="001421E2">
        <w:rPr>
          <w:rFonts w:ascii="Arial" w:hAnsi="Arial" w:cs="Arial"/>
          <w:color w:val="000000" w:themeColor="text1"/>
        </w:rPr>
        <w:t>between</w:t>
      </w:r>
      <w:r w:rsidRPr="001421E2">
        <w:rPr>
          <w:rFonts w:ascii="Arial" w:hAnsi="Arial" w:cs="Arial"/>
          <w:color w:val="000000" w:themeColor="text1"/>
          <w:spacing w:val="-15"/>
        </w:rPr>
        <w:t xml:space="preserve"> </w:t>
      </w:r>
      <w:r w:rsidRPr="001421E2">
        <w:rPr>
          <w:rFonts w:ascii="Arial" w:hAnsi="Arial" w:cs="Arial"/>
          <w:color w:val="000000" w:themeColor="text1"/>
        </w:rPr>
        <w:t xml:space="preserve">spectral </w:t>
      </w:r>
      <w:r w:rsidRPr="001421E2">
        <w:rPr>
          <w:rFonts w:ascii="Arial" w:hAnsi="Arial" w:cs="Arial"/>
          <w:color w:val="000000" w:themeColor="text1"/>
          <w:w w:val="95"/>
        </w:rPr>
        <w:t xml:space="preserve">measurements and </w:t>
      </w:r>
      <w:ins w:id="31" w:author="Bock, Clive" w:date="2022-06-20T12:36:00Z">
        <w:r w:rsidR="000413B1">
          <w:rPr>
            <w:rFonts w:ascii="Arial" w:hAnsi="Arial" w:cs="Arial"/>
            <w:color w:val="000000" w:themeColor="text1"/>
            <w:w w:val="95"/>
          </w:rPr>
          <w:t xml:space="preserve">74 </w:t>
        </w:r>
      </w:ins>
      <w:r w:rsidRPr="001421E2">
        <w:rPr>
          <w:rFonts w:ascii="Arial" w:hAnsi="Arial" w:cs="Arial"/>
          <w:color w:val="000000" w:themeColor="text1"/>
          <w:w w:val="95"/>
        </w:rPr>
        <w:t>specific plant metabolite</w:t>
      </w:r>
      <w:del w:id="32" w:author="Bock, Clive" w:date="2022-06-20T12:33:00Z">
        <w:r w:rsidRPr="001421E2" w:rsidDel="000413B1">
          <w:rPr>
            <w:rFonts w:ascii="Arial" w:hAnsi="Arial" w:cs="Arial"/>
            <w:color w:val="000000" w:themeColor="text1"/>
            <w:w w:val="95"/>
          </w:rPr>
          <w:delText>s</w:delText>
        </w:r>
      </w:del>
      <w:r w:rsidRPr="001421E2">
        <w:rPr>
          <w:rFonts w:ascii="Arial" w:hAnsi="Arial" w:cs="Arial"/>
          <w:color w:val="000000" w:themeColor="text1"/>
          <w:w w:val="95"/>
        </w:rPr>
        <w:t xml:space="preserve"> </w:t>
      </w:r>
      <w:del w:id="33" w:author="Bock, Clive" w:date="2022-06-20T12:35:00Z">
        <w:r w:rsidRPr="001421E2" w:rsidDel="000413B1">
          <w:rPr>
            <w:rFonts w:ascii="Arial" w:hAnsi="Arial" w:cs="Arial"/>
            <w:color w:val="000000" w:themeColor="text1"/>
            <w:w w:val="95"/>
          </w:rPr>
          <w:delText>link</w:delText>
        </w:r>
        <w:r w:rsidR="00CE6A69" w:rsidDel="000413B1">
          <w:rPr>
            <w:rFonts w:ascii="Arial" w:hAnsi="Arial" w:cs="Arial"/>
            <w:color w:val="000000" w:themeColor="text1"/>
            <w:w w:val="95"/>
          </w:rPr>
          <w:delText>ed</w:delText>
        </w:r>
        <w:r w:rsidRPr="001421E2" w:rsidDel="000413B1">
          <w:rPr>
            <w:rFonts w:ascii="Arial" w:hAnsi="Arial" w:cs="Arial"/>
            <w:color w:val="000000" w:themeColor="text1"/>
            <w:w w:val="95"/>
          </w:rPr>
          <w:delText xml:space="preserve"> spectral changes </w:delText>
        </w:r>
        <w:r w:rsidR="00CE6A69" w:rsidDel="000413B1">
          <w:rPr>
            <w:rFonts w:ascii="Arial" w:hAnsi="Arial" w:cs="Arial"/>
            <w:color w:val="000000" w:themeColor="text1"/>
            <w:w w:val="95"/>
          </w:rPr>
          <w:delText>in</w:delText>
        </w:r>
        <w:r w:rsidRPr="001421E2" w:rsidDel="000413B1">
          <w:rPr>
            <w:rFonts w:ascii="Arial" w:hAnsi="Arial" w:cs="Arial"/>
            <w:color w:val="000000" w:themeColor="text1"/>
            <w:w w:val="95"/>
          </w:rPr>
          <w:delText xml:space="preserve"> durum wheat </w:delText>
        </w:r>
      </w:del>
      <w:r w:rsidR="00CE6A69">
        <w:rPr>
          <w:rFonts w:ascii="Arial" w:hAnsi="Arial" w:cs="Arial"/>
          <w:color w:val="000000" w:themeColor="text1"/>
          <w:w w:val="95"/>
        </w:rPr>
        <w:t xml:space="preserve">based on </w:t>
      </w:r>
      <w:r w:rsidR="00CE6A69" w:rsidRPr="00CE6A69">
        <w:rPr>
          <w:rFonts w:ascii="Arial" w:hAnsi="Arial" w:cs="Arial"/>
          <w:color w:val="000000" w:themeColor="text1"/>
          <w:w w:val="95"/>
        </w:rPr>
        <w:t>genotype</w:t>
      </w:r>
      <w:r w:rsidR="00CE6A69">
        <w:rPr>
          <w:rFonts w:ascii="Arial" w:hAnsi="Arial" w:cs="Arial"/>
          <w:color w:val="000000" w:themeColor="text1"/>
          <w:w w:val="95"/>
        </w:rPr>
        <w:t xml:space="preserve">, </w:t>
      </w:r>
      <w:r w:rsidR="00CE6A69" w:rsidRPr="00CE6A69">
        <w:rPr>
          <w:rFonts w:ascii="Arial" w:hAnsi="Arial" w:cs="Arial"/>
          <w:color w:val="000000" w:themeColor="text1"/>
          <w:w w:val="95"/>
        </w:rPr>
        <w:t>environment</w:t>
      </w:r>
      <w:del w:id="34" w:author="Bock, Clive" w:date="2022-06-20T12:36:00Z">
        <w:r w:rsidR="00CE6A69" w:rsidRPr="00CE6A69" w:rsidDel="000413B1">
          <w:rPr>
            <w:rFonts w:ascii="Arial" w:hAnsi="Arial" w:cs="Arial"/>
            <w:color w:val="000000" w:themeColor="text1"/>
            <w:w w:val="95"/>
          </w:rPr>
          <w:delText>s</w:delText>
        </w:r>
      </w:del>
      <w:r w:rsidR="00CE6A69" w:rsidRPr="00CE6A69">
        <w:rPr>
          <w:rFonts w:ascii="Arial" w:hAnsi="Arial" w:cs="Arial"/>
          <w:color w:val="000000" w:themeColor="text1"/>
          <w:w w:val="95"/>
        </w:rPr>
        <w:t xml:space="preserve"> </w:t>
      </w:r>
      <w:r w:rsidR="00CE6A69">
        <w:rPr>
          <w:rFonts w:ascii="Arial" w:hAnsi="Arial" w:cs="Arial"/>
          <w:color w:val="000000" w:themeColor="text1"/>
          <w:w w:val="95"/>
        </w:rPr>
        <w:t>and w</w:t>
      </w:r>
      <w:r w:rsidR="00CE6A69" w:rsidRPr="00CE6A69">
        <w:rPr>
          <w:rFonts w:ascii="Arial" w:hAnsi="Arial" w:cs="Arial"/>
          <w:color w:val="000000" w:themeColor="text1"/>
          <w:w w:val="95"/>
        </w:rPr>
        <w:t>ater regime</w:t>
      </w:r>
      <w:del w:id="35" w:author="Bock, Clive" w:date="2022-06-20T12:36:00Z">
        <w:r w:rsidR="00CE6A69" w:rsidDel="000413B1">
          <w:rPr>
            <w:rFonts w:ascii="Arial" w:hAnsi="Arial" w:cs="Arial"/>
            <w:color w:val="000000" w:themeColor="text1"/>
            <w:w w:val="95"/>
          </w:rPr>
          <w:delText xml:space="preserve"> to</w:delText>
        </w:r>
        <w:r w:rsidR="00CE6A69" w:rsidRPr="001421E2" w:rsidDel="000413B1">
          <w:rPr>
            <w:rFonts w:ascii="Arial" w:hAnsi="Arial" w:cs="Arial"/>
            <w:color w:val="000000" w:themeColor="text1"/>
            <w:w w:val="95"/>
          </w:rPr>
          <w:delText xml:space="preserve"> </w:delText>
        </w:r>
        <w:r w:rsidRPr="001421E2" w:rsidDel="000413B1">
          <w:rPr>
            <w:rFonts w:ascii="Arial" w:hAnsi="Arial" w:cs="Arial"/>
            <w:color w:val="000000" w:themeColor="text1"/>
            <w:w w:val="95"/>
          </w:rPr>
          <w:delText>74 metabolites</w:delText>
        </w:r>
      </w:del>
      <w:r w:rsidR="00CE6A69">
        <w:rPr>
          <w:rFonts w:ascii="Arial" w:hAnsi="Arial" w:cs="Arial"/>
          <w:color w:val="000000" w:themeColor="text1"/>
          <w:w w:val="95"/>
        </w:rPr>
        <w:t>,</w:t>
      </w:r>
      <w:r w:rsidRPr="001421E2">
        <w:rPr>
          <w:rFonts w:ascii="Arial" w:hAnsi="Arial" w:cs="Arial"/>
          <w:color w:val="000000" w:themeColor="text1"/>
          <w:w w:val="95"/>
        </w:rPr>
        <w:t xml:space="preserve"> </w:t>
      </w:r>
      <w:r w:rsidR="00CE6A69">
        <w:rPr>
          <w:rFonts w:ascii="Arial" w:hAnsi="Arial" w:cs="Arial"/>
          <w:color w:val="000000" w:themeColor="text1"/>
          <w:w w:val="95"/>
        </w:rPr>
        <w:t>with coefficients of determination ranging</w:t>
      </w:r>
      <w:r w:rsidRPr="001421E2">
        <w:rPr>
          <w:rFonts w:ascii="Arial" w:hAnsi="Arial" w:cs="Arial"/>
          <w:color w:val="000000" w:themeColor="text1"/>
          <w:w w:val="95"/>
        </w:rPr>
        <w:t xml:space="preserve"> </w:t>
      </w:r>
      <w:r w:rsidRPr="001421E2">
        <w:rPr>
          <w:rFonts w:ascii="Arial" w:hAnsi="Arial" w:cs="Arial"/>
          <w:color w:val="000000" w:themeColor="text1"/>
        </w:rPr>
        <w:t>from 12.4% (isoleucine) to 81.7% (malate)</w:t>
      </w:r>
      <w:r w:rsidR="00CE6A69" w:rsidRPr="001421E2">
        <w:rPr>
          <w:rFonts w:ascii="Arial" w:hAnsi="Arial" w:cs="Arial"/>
          <w:color w:val="000000" w:themeColor="text1"/>
          <w:spacing w:val="34"/>
        </w:rPr>
        <w:t xml:space="preserve"> </w:t>
      </w:r>
      <w:r w:rsidR="00CE6A69">
        <w:rPr>
          <w:rFonts w:ascii="Arial" w:hAnsi="Arial" w:cs="Arial"/>
          <w:color w:val="000000" w:themeColor="text1"/>
          <w:spacing w:val="34"/>
        </w:rPr>
        <w:t>(</w:t>
      </w:r>
      <w:hyperlink w:anchor="_bookmark74" w:history="1">
        <w:r w:rsidR="00CE6A69" w:rsidRPr="001421E2">
          <w:rPr>
            <w:rFonts w:ascii="Arial" w:hAnsi="Arial" w:cs="Arial"/>
            <w:color w:val="000000" w:themeColor="text1"/>
            <w:w w:val="95"/>
          </w:rPr>
          <w:t xml:space="preserve">Vergara-Diaz et al. </w:t>
        </w:r>
      </w:hyperlink>
      <w:hyperlink w:anchor="_bookmark74" w:history="1">
        <w:r w:rsidR="00CE6A69" w:rsidRPr="001421E2">
          <w:rPr>
            <w:rFonts w:ascii="Arial" w:hAnsi="Arial" w:cs="Arial"/>
            <w:color w:val="000000" w:themeColor="text1"/>
            <w:w w:val="95"/>
          </w:rPr>
          <w:t>2020)</w:t>
        </w:r>
      </w:hyperlink>
      <w:r w:rsidR="00E05FA5">
        <w:rPr>
          <w:rFonts w:ascii="Arial" w:hAnsi="Arial" w:cs="Arial"/>
          <w:color w:val="000000" w:themeColor="text1"/>
          <w:w w:val="95"/>
        </w:rPr>
        <w:t>)</w:t>
      </w:r>
      <w:r w:rsidRPr="001421E2">
        <w:rPr>
          <w:rFonts w:ascii="Arial" w:hAnsi="Arial" w:cs="Arial"/>
          <w:color w:val="000000" w:themeColor="text1"/>
        </w:rPr>
        <w:t>.</w:t>
      </w:r>
    </w:p>
    <w:p w14:paraId="3AE7BD11" w14:textId="54E63DCA" w:rsidR="00AC04B3" w:rsidRPr="001421E2" w:rsidRDefault="00EF7C6C" w:rsidP="00F81C5B">
      <w:pPr>
        <w:spacing w:line="480" w:lineRule="auto"/>
        <w:ind w:firstLine="708"/>
        <w:jc w:val="both"/>
        <w:rPr>
          <w:rFonts w:ascii="Arial" w:hAnsi="Arial" w:cs="Arial"/>
          <w:color w:val="000000" w:themeColor="text1"/>
        </w:rPr>
      </w:pPr>
      <w:r>
        <w:rPr>
          <w:noProof/>
          <w:lang w:val="de-DE" w:eastAsia="de-DE"/>
        </w:rPr>
        <w:lastRenderedPageBreak/>
        <mc:AlternateContent>
          <mc:Choice Requires="wps">
            <w:drawing>
              <wp:anchor distT="4294967295" distB="4294967295" distL="114300" distR="114300" simplePos="0" relativeHeight="251658752" behindDoc="1" locked="0" layoutInCell="1" allowOverlap="1" wp14:anchorId="08787A8C" wp14:editId="4CFF103F">
                <wp:simplePos x="0" y="0"/>
                <wp:positionH relativeFrom="page">
                  <wp:posOffset>4171950</wp:posOffset>
                </wp:positionH>
                <wp:positionV relativeFrom="paragraph">
                  <wp:posOffset>109219</wp:posOffset>
                </wp:positionV>
                <wp:extent cx="46990" cy="0"/>
                <wp:effectExtent l="0" t="0" r="0" b="0"/>
                <wp:wrapNone/>
                <wp:docPr id="1" name="Gerader Verbinde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990" cy="0"/>
                        </a:xfrm>
                        <a:prstGeom prst="line">
                          <a:avLst/>
                        </a:prstGeom>
                        <a:noFill/>
                        <a:ln w="505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A09FA7" id="Gerader Verbinder 1" o:spid="_x0000_s1026" style="position:absolute;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328.5pt,8.6pt" to="332.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" strokeweight=".14042mm">
                <w10:wrap anchorx="page"/>
              </v:line>
            </w:pict>
          </mc:Fallback>
        </mc:AlternateContent>
      </w:r>
      <w:r w:rsidR="00AC04B3" w:rsidRPr="001421E2">
        <w:rPr>
          <w:rFonts w:ascii="Arial" w:hAnsi="Arial" w:cs="Arial"/>
          <w:color w:val="000000" w:themeColor="text1"/>
          <w:w w:val="95"/>
        </w:rPr>
        <w:t>However, the spectral ranges used in the</w:t>
      </w:r>
      <w:del w:id="36" w:author="Bock, Clive" w:date="2022-06-20T12:36:00Z">
        <w:r w:rsidR="00AC04B3" w:rsidRPr="001421E2" w:rsidDel="003F13D3">
          <w:rPr>
            <w:rFonts w:ascii="Arial" w:hAnsi="Arial" w:cs="Arial"/>
            <w:color w:val="000000" w:themeColor="text1"/>
            <w:w w:val="95"/>
          </w:rPr>
          <w:delText>se</w:delText>
        </w:r>
      </w:del>
      <w:r w:rsidR="00AC04B3" w:rsidRPr="001421E2">
        <w:rPr>
          <w:rFonts w:ascii="Arial" w:hAnsi="Arial" w:cs="Arial"/>
          <w:color w:val="000000" w:themeColor="text1"/>
          <w:w w:val="95"/>
        </w:rPr>
        <w:t xml:space="preserve"> </w:t>
      </w:r>
      <w:r w:rsidR="007F60E2">
        <w:rPr>
          <w:rFonts w:ascii="Arial" w:hAnsi="Arial" w:cs="Arial"/>
          <w:color w:val="000000" w:themeColor="text1"/>
          <w:w w:val="95"/>
        </w:rPr>
        <w:t>prev</w:t>
      </w:r>
      <w:r w:rsidR="007F60E2" w:rsidRPr="00583840">
        <w:rPr>
          <w:rFonts w:ascii="Arial" w:hAnsi="Arial" w:cs="Arial"/>
          <w:color w:val="000000" w:themeColor="text1"/>
          <w:w w:val="95"/>
        </w:rPr>
        <w:t>i</w:t>
      </w:r>
      <w:r w:rsidR="007F60E2">
        <w:rPr>
          <w:rFonts w:ascii="Arial" w:hAnsi="Arial" w:cs="Arial"/>
          <w:color w:val="000000" w:themeColor="text1"/>
          <w:w w:val="95"/>
        </w:rPr>
        <w:t xml:space="preserve">ous </w:t>
      </w:r>
      <w:r w:rsidR="00824504">
        <w:rPr>
          <w:rFonts w:ascii="Arial" w:hAnsi="Arial" w:cs="Arial"/>
          <w:color w:val="000000" w:themeColor="text1"/>
          <w:w w:val="95"/>
        </w:rPr>
        <w:t xml:space="preserve">studies </w:t>
      </w:r>
      <w:r w:rsidR="007F60E2">
        <w:rPr>
          <w:rFonts w:ascii="Arial" w:hAnsi="Arial" w:cs="Arial"/>
          <w:color w:val="000000" w:themeColor="text1"/>
          <w:w w:val="95"/>
        </w:rPr>
        <w:t>used</w:t>
      </w:r>
      <w:r w:rsidR="00AC04B3" w:rsidRPr="001421E2">
        <w:rPr>
          <w:rFonts w:ascii="Arial" w:hAnsi="Arial" w:cs="Arial"/>
          <w:color w:val="000000" w:themeColor="text1"/>
          <w:w w:val="95"/>
        </w:rPr>
        <w:t xml:space="preserve"> wavelength</w:t>
      </w:r>
      <w:r w:rsidR="007F60E2">
        <w:rPr>
          <w:rFonts w:ascii="Arial" w:hAnsi="Arial" w:cs="Arial"/>
          <w:color w:val="000000" w:themeColor="text1"/>
          <w:w w:val="95"/>
        </w:rPr>
        <w:t>s</w:t>
      </w:r>
      <w:r w:rsidR="00AC04B3" w:rsidRPr="001421E2">
        <w:rPr>
          <w:rFonts w:ascii="Arial" w:hAnsi="Arial" w:cs="Arial"/>
          <w:color w:val="000000" w:themeColor="text1"/>
          <w:w w:val="95"/>
        </w:rPr>
        <w:t xml:space="preserve"> </w:t>
      </w:r>
      <w:r w:rsidR="007F60E2">
        <w:rPr>
          <w:rFonts w:ascii="Arial" w:hAnsi="Arial" w:cs="Arial"/>
          <w:color w:val="000000" w:themeColor="text1"/>
          <w:w w:val="95"/>
        </w:rPr>
        <w:t xml:space="preserve">in the </w:t>
      </w:r>
      <w:r w:rsidR="00AC04B3" w:rsidRPr="001421E2">
        <w:rPr>
          <w:rFonts w:ascii="Arial" w:hAnsi="Arial" w:cs="Arial"/>
          <w:color w:val="000000" w:themeColor="text1"/>
          <w:w w:val="95"/>
        </w:rPr>
        <w:t>range</w:t>
      </w:r>
      <w:r w:rsidR="007F60E2">
        <w:rPr>
          <w:rFonts w:ascii="Arial" w:hAnsi="Arial" w:cs="Arial"/>
          <w:color w:val="000000" w:themeColor="text1"/>
          <w:w w:val="95"/>
        </w:rPr>
        <w:t xml:space="preserve"> </w:t>
      </w:r>
      <w:r w:rsidR="00AC04B3" w:rsidRPr="001421E2">
        <w:rPr>
          <w:rFonts w:ascii="Arial" w:hAnsi="Arial" w:cs="Arial"/>
          <w:color w:val="000000" w:themeColor="text1"/>
          <w:w w:val="95"/>
        </w:rPr>
        <w:t>400</w:t>
      </w:r>
      <w:r w:rsidR="007F60E2">
        <w:rPr>
          <w:rFonts w:ascii="Arial" w:hAnsi="Arial" w:cs="Arial"/>
          <w:color w:val="000000" w:themeColor="text1"/>
          <w:w w:val="95"/>
        </w:rPr>
        <w:t xml:space="preserve"> to </w:t>
      </w:r>
      <w:r w:rsidR="00AC04B3" w:rsidRPr="001421E2">
        <w:rPr>
          <w:rFonts w:ascii="Arial" w:hAnsi="Arial" w:cs="Arial"/>
          <w:color w:val="000000" w:themeColor="text1"/>
        </w:rPr>
        <w:t>2500 nm.</w:t>
      </w:r>
      <w:r w:rsidR="00AC04B3" w:rsidRPr="001421E2">
        <w:rPr>
          <w:rFonts w:ascii="Arial" w:hAnsi="Arial" w:cs="Arial"/>
          <w:color w:val="000000" w:themeColor="text1"/>
          <w:spacing w:val="40"/>
        </w:rPr>
        <w:t xml:space="preserve"> </w:t>
      </w:r>
      <w:r w:rsidR="00AC04B3" w:rsidRPr="001421E2">
        <w:rPr>
          <w:rFonts w:ascii="Arial" w:hAnsi="Arial" w:cs="Arial"/>
          <w:color w:val="000000" w:themeColor="text1"/>
        </w:rPr>
        <w:t xml:space="preserve">An extension of hyperspectral measurements to the UV-range from </w:t>
      </w:r>
      <w:r w:rsidR="00AC04B3" w:rsidRPr="001421E2">
        <w:rPr>
          <w:rFonts w:ascii="Arial" w:hAnsi="Arial" w:cs="Arial"/>
          <w:color w:val="000000" w:themeColor="text1"/>
          <w:w w:val="95"/>
        </w:rPr>
        <w:t>250</w:t>
      </w:r>
      <w:r w:rsidR="00B36FF9">
        <w:rPr>
          <w:rFonts w:ascii="Arial" w:hAnsi="Arial" w:cs="Arial"/>
          <w:color w:val="000000" w:themeColor="text1"/>
          <w:w w:val="95"/>
        </w:rPr>
        <w:t xml:space="preserve"> to </w:t>
      </w:r>
      <w:r w:rsidR="00AC04B3" w:rsidRPr="001421E2">
        <w:rPr>
          <w:rFonts w:ascii="Arial" w:hAnsi="Arial" w:cs="Arial"/>
          <w:color w:val="000000" w:themeColor="text1"/>
          <w:w w:val="95"/>
        </w:rPr>
        <w:t xml:space="preserve">400 nm, which </w:t>
      </w:r>
      <w:r w:rsidR="00B36FF9">
        <w:rPr>
          <w:rFonts w:ascii="Arial" w:hAnsi="Arial" w:cs="Arial"/>
          <w:color w:val="000000" w:themeColor="text1"/>
          <w:w w:val="95"/>
        </w:rPr>
        <w:t>includes</w:t>
      </w:r>
      <w:r w:rsidR="00AC04B3" w:rsidRPr="001421E2">
        <w:rPr>
          <w:rFonts w:ascii="Arial" w:hAnsi="Arial" w:cs="Arial"/>
          <w:color w:val="000000" w:themeColor="text1"/>
          <w:w w:val="95"/>
        </w:rPr>
        <w:t xml:space="preserve"> absorption maxima of secondary plant metabolites (T</w:t>
      </w:r>
      <w:hyperlink w:anchor="_bookmark70" w:history="1">
        <w:r w:rsidR="00AC04B3" w:rsidRPr="001421E2">
          <w:rPr>
            <w:rFonts w:ascii="Arial" w:hAnsi="Arial" w:cs="Arial"/>
            <w:color w:val="000000" w:themeColor="text1"/>
            <w:w w:val="95"/>
          </w:rPr>
          <w:t xml:space="preserve">aniguchi and Lindsey, </w:t>
        </w:r>
      </w:hyperlink>
      <w:hyperlink w:anchor="_bookmark70" w:history="1">
        <w:r w:rsidR="00AC04B3" w:rsidRPr="001421E2">
          <w:rPr>
            <w:rFonts w:ascii="Arial" w:hAnsi="Arial" w:cs="Arial"/>
            <w:color w:val="000000" w:themeColor="text1"/>
            <w:w w:val="95"/>
          </w:rPr>
          <w:t>2018)</w:t>
        </w:r>
        <w:r w:rsidR="00B36FF9">
          <w:rPr>
            <w:rFonts w:ascii="Arial" w:hAnsi="Arial" w:cs="Arial"/>
            <w:color w:val="000000" w:themeColor="text1"/>
            <w:w w:val="95"/>
          </w:rPr>
          <w:t>,</w:t>
        </w:r>
        <w:r w:rsidR="00AC04B3" w:rsidRPr="001421E2">
          <w:rPr>
            <w:rFonts w:ascii="Arial" w:hAnsi="Arial" w:cs="Arial"/>
            <w:color w:val="000000" w:themeColor="text1"/>
            <w:w w:val="95"/>
          </w:rPr>
          <w:t xml:space="preserve"> </w:t>
        </w:r>
      </w:hyperlink>
      <w:r w:rsidR="00AC04B3" w:rsidRPr="001421E2">
        <w:rPr>
          <w:rFonts w:ascii="Arial" w:hAnsi="Arial" w:cs="Arial"/>
          <w:color w:val="000000" w:themeColor="text1"/>
          <w:w w:val="95"/>
        </w:rPr>
        <w:t xml:space="preserve">allows for a more precise analysis of metabolite changes during </w:t>
      </w:r>
      <w:r w:rsidR="00B36FF9" w:rsidRPr="00F81C5B">
        <w:rPr>
          <w:rFonts w:ascii="Arial" w:hAnsi="Arial" w:cs="Arial"/>
          <w:color w:val="000000" w:themeColor="text1"/>
          <w:w w:val="95"/>
        </w:rPr>
        <w:t>pathogenesis</w:t>
      </w:r>
      <w:r w:rsidR="00AC04B3" w:rsidRPr="001421E2">
        <w:rPr>
          <w:rFonts w:ascii="Arial" w:hAnsi="Arial" w:cs="Arial"/>
          <w:color w:val="000000" w:themeColor="text1"/>
          <w:w w:val="95"/>
        </w:rPr>
        <w:t>.</w:t>
      </w:r>
      <w:r w:rsidR="00AC04B3" w:rsidRPr="001421E2">
        <w:rPr>
          <w:rFonts w:ascii="Arial" w:hAnsi="Arial" w:cs="Arial"/>
          <w:color w:val="000000" w:themeColor="text1"/>
          <w:spacing w:val="31"/>
        </w:rPr>
        <w:t xml:space="preserve"> </w:t>
      </w:r>
      <w:r w:rsidR="00471536">
        <w:rPr>
          <w:rFonts w:ascii="Arial" w:hAnsi="Arial" w:cs="Arial"/>
          <w:color w:val="000000" w:themeColor="text1"/>
          <w:w w:val="95"/>
        </w:rPr>
        <w:t>HSI</w:t>
      </w:r>
      <w:r w:rsidR="00AC04B3" w:rsidRPr="001421E2">
        <w:rPr>
          <w:rFonts w:ascii="Arial" w:hAnsi="Arial" w:cs="Arial"/>
          <w:color w:val="000000" w:themeColor="text1"/>
          <w:w w:val="95"/>
        </w:rPr>
        <w:t xml:space="preserve"> in the UV-range has been previously used to study abiotic and biotic stress in barley leaves, </w:t>
      </w:r>
      <w:r w:rsidR="00AB50B2" w:rsidRPr="001421E2">
        <w:rPr>
          <w:rFonts w:ascii="Arial" w:hAnsi="Arial" w:cs="Arial"/>
          <w:color w:val="000000" w:themeColor="text1"/>
          <w:w w:val="95"/>
        </w:rPr>
        <w:t>distinguish</w:t>
      </w:r>
      <w:r w:rsidR="00AB50B2">
        <w:rPr>
          <w:rFonts w:ascii="Arial" w:hAnsi="Arial" w:cs="Arial"/>
          <w:color w:val="000000" w:themeColor="text1"/>
          <w:w w:val="95"/>
        </w:rPr>
        <w:t>ing</w:t>
      </w:r>
      <w:r w:rsidR="00AC04B3" w:rsidRPr="001421E2">
        <w:rPr>
          <w:rFonts w:ascii="Arial" w:hAnsi="Arial" w:cs="Arial"/>
          <w:color w:val="000000" w:themeColor="text1"/>
          <w:w w:val="95"/>
        </w:rPr>
        <w:t xml:space="preserve"> different </w:t>
      </w:r>
      <w:r w:rsidR="00AC04B3" w:rsidRPr="001421E2">
        <w:rPr>
          <w:rFonts w:ascii="Arial" w:hAnsi="Arial" w:cs="Arial"/>
          <w:color w:val="000000" w:themeColor="text1"/>
          <w:spacing w:val="-2"/>
        </w:rPr>
        <w:t>resistance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reactions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of</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barley</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spacing w:val="-2"/>
        </w:rPr>
        <w:t>inoculated</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with</w:t>
      </w:r>
      <w:r w:rsidR="00AC04B3" w:rsidRPr="001421E2">
        <w:rPr>
          <w:rFonts w:ascii="Arial" w:hAnsi="Arial" w:cs="Arial"/>
          <w:color w:val="000000" w:themeColor="text1"/>
          <w:spacing w:val="-10"/>
        </w:rPr>
        <w:t xml:space="preserve"> </w:t>
      </w:r>
      <w:proofErr w:type="spellStart"/>
      <w:r w:rsidR="00AC04B3" w:rsidRPr="001421E2">
        <w:rPr>
          <w:rFonts w:ascii="Arial" w:hAnsi="Arial" w:cs="Arial"/>
          <w:i/>
          <w:color w:val="000000" w:themeColor="text1"/>
          <w:spacing w:val="-2"/>
        </w:rPr>
        <w:t>Blumeria</w:t>
      </w:r>
      <w:proofErr w:type="spellEnd"/>
      <w:r w:rsidR="00AC04B3" w:rsidRPr="001421E2">
        <w:rPr>
          <w:rFonts w:ascii="Arial" w:hAnsi="Arial" w:cs="Arial"/>
          <w:i/>
          <w:color w:val="000000" w:themeColor="text1"/>
          <w:spacing w:val="-5"/>
        </w:rPr>
        <w:t xml:space="preserve"> </w:t>
      </w:r>
      <w:proofErr w:type="spellStart"/>
      <w:r w:rsidR="00AC04B3" w:rsidRPr="001421E2">
        <w:rPr>
          <w:rFonts w:ascii="Arial" w:hAnsi="Arial" w:cs="Arial"/>
          <w:i/>
          <w:color w:val="000000" w:themeColor="text1"/>
          <w:spacing w:val="-2"/>
        </w:rPr>
        <w:t>graminis</w:t>
      </w:r>
      <w:proofErr w:type="spellEnd"/>
      <w:r w:rsidR="00AC04B3" w:rsidRPr="001421E2">
        <w:rPr>
          <w:rFonts w:ascii="Arial" w:hAnsi="Arial" w:cs="Arial"/>
          <w:i/>
          <w:color w:val="000000" w:themeColor="text1"/>
          <w:spacing w:val="-2"/>
        </w:rPr>
        <w:t xml:space="preserve"> </w:t>
      </w:r>
      <w:proofErr w:type="spellStart"/>
      <w:r w:rsidR="00AC04B3" w:rsidRPr="001421E2">
        <w:rPr>
          <w:rFonts w:ascii="Arial" w:hAnsi="Arial" w:cs="Arial"/>
          <w:color w:val="000000" w:themeColor="text1"/>
          <w:spacing w:val="-2"/>
        </w:rPr>
        <w:t>f.sp</w:t>
      </w:r>
      <w:proofErr w:type="spellEnd"/>
      <w:r w:rsidR="00AC04B3" w:rsidRPr="001421E2">
        <w:rPr>
          <w:rFonts w:ascii="Arial" w:hAnsi="Arial" w:cs="Arial"/>
          <w:color w:val="000000" w:themeColor="text1"/>
          <w:spacing w:val="-2"/>
        </w:rPr>
        <w:t>.</w:t>
      </w:r>
      <w:r w:rsidR="00AC04B3" w:rsidRPr="001421E2">
        <w:rPr>
          <w:rFonts w:ascii="Arial" w:hAnsi="Arial" w:cs="Arial"/>
          <w:color w:val="000000" w:themeColor="text1"/>
          <w:spacing w:val="17"/>
        </w:rPr>
        <w:t xml:space="preserve"> </w:t>
      </w:r>
      <w:proofErr w:type="spellStart"/>
      <w:r w:rsidR="00AC04B3" w:rsidRPr="001421E2">
        <w:rPr>
          <w:rFonts w:ascii="Arial" w:hAnsi="Arial" w:cs="Arial"/>
          <w:i/>
          <w:color w:val="000000" w:themeColor="text1"/>
          <w:spacing w:val="-2"/>
        </w:rPr>
        <w:t>hordei</w:t>
      </w:r>
      <w:proofErr w:type="spellEnd"/>
      <w:r w:rsidR="00AC04B3" w:rsidRPr="001421E2">
        <w:rPr>
          <w:rFonts w:ascii="Arial" w:hAnsi="Arial" w:cs="Arial"/>
          <w:i/>
          <w:color w:val="000000" w:themeColor="text1"/>
        </w:rPr>
        <w:t xml:space="preserve"> </w:t>
      </w:r>
      <w:r w:rsidR="00AB50B2">
        <w:rPr>
          <w:rFonts w:ascii="Arial" w:hAnsi="Arial" w:cs="Arial"/>
          <w:color w:val="000000" w:themeColor="text1"/>
          <w:spacing w:val="-2"/>
        </w:rPr>
        <w:t>based on the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 xml:space="preserve">different </w:t>
      </w:r>
      <w:r w:rsidR="00AC04B3" w:rsidRPr="001421E2">
        <w:rPr>
          <w:rFonts w:ascii="Arial" w:hAnsi="Arial" w:cs="Arial"/>
          <w:color w:val="000000" w:themeColor="text1"/>
        </w:rPr>
        <w:t>reflectance</w:t>
      </w:r>
      <w:r w:rsidR="00AC04B3" w:rsidRPr="001421E2">
        <w:rPr>
          <w:rFonts w:ascii="Arial" w:hAnsi="Arial" w:cs="Arial"/>
          <w:color w:val="000000" w:themeColor="text1"/>
          <w:spacing w:val="-15"/>
        </w:rPr>
        <w:t xml:space="preserve"> </w:t>
      </w:r>
      <w:r w:rsidR="00AB50B2">
        <w:rPr>
          <w:rFonts w:ascii="Arial" w:hAnsi="Arial" w:cs="Arial"/>
          <w:color w:val="000000" w:themeColor="text1"/>
        </w:rPr>
        <w:t>spectra</w:t>
      </w:r>
      <w:r w:rsidR="00AC04B3" w:rsidRPr="001421E2">
        <w:rPr>
          <w:rFonts w:ascii="Arial" w:hAnsi="Arial" w:cs="Arial"/>
          <w:color w:val="000000" w:themeColor="text1"/>
        </w:rPr>
        <w:t>.</w:t>
      </w:r>
      <w:r w:rsidR="00AC04B3" w:rsidRPr="001421E2">
        <w:rPr>
          <w:rFonts w:ascii="Arial" w:hAnsi="Arial" w:cs="Arial"/>
          <w:color w:val="000000" w:themeColor="text1"/>
          <w:spacing w:val="-7"/>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addition,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changes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were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linked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changes</w:t>
      </w:r>
      <w:r w:rsidR="00AC04B3" w:rsidRPr="001421E2">
        <w:rPr>
          <w:rFonts w:ascii="Arial" w:hAnsi="Arial" w:cs="Arial"/>
          <w:color w:val="000000" w:themeColor="text1"/>
          <w:spacing w:val="-15"/>
        </w:rPr>
        <w:t xml:space="preserve"> </w:t>
      </w:r>
      <w:r w:rsidR="00AB50B2">
        <w:rPr>
          <w:rFonts w:ascii="Arial" w:hAnsi="Arial" w:cs="Arial"/>
          <w:color w:val="000000" w:themeColor="text1"/>
        </w:rPr>
        <w:t>in</w:t>
      </w:r>
      <w:r w:rsidR="00AB50B2" w:rsidRPr="001421E2">
        <w:rPr>
          <w:rFonts w:ascii="Arial" w:hAnsi="Arial" w:cs="Arial"/>
          <w:color w:val="000000" w:themeColor="text1"/>
          <w:spacing w:val="-15"/>
        </w:rPr>
        <w:t xml:space="preserve"> </w:t>
      </w:r>
      <w:r w:rsidR="00AC04B3" w:rsidRPr="001421E2">
        <w:rPr>
          <w:rFonts w:ascii="Arial" w:hAnsi="Arial" w:cs="Arial"/>
          <w:color w:val="000000" w:themeColor="text1"/>
        </w:rPr>
        <w:t>secondary</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 xml:space="preserve">plant metabolites </w:t>
      </w:r>
      <w:hyperlink w:anchor="_bookmark11" w:history="1">
        <w:r w:rsidR="00AC04B3" w:rsidRPr="001421E2">
          <w:rPr>
            <w:rFonts w:ascii="Arial" w:hAnsi="Arial" w:cs="Arial"/>
            <w:color w:val="000000" w:themeColor="text1"/>
          </w:rPr>
          <w:t>(Brugger et al.</w:t>
        </w:r>
      </w:hyperlink>
      <w:r w:rsidR="00AC04B3" w:rsidRPr="001421E2">
        <w:rPr>
          <w:rFonts w:ascii="Arial" w:hAnsi="Arial" w:cs="Arial"/>
          <w:color w:val="000000" w:themeColor="text1"/>
        </w:rPr>
        <w:t xml:space="preserve"> </w:t>
      </w:r>
      <w:hyperlink w:anchor="_bookmark11" w:history="1">
        <w:r w:rsidR="00AC04B3" w:rsidRPr="001421E2">
          <w:rPr>
            <w:rFonts w:ascii="Arial" w:hAnsi="Arial" w:cs="Arial"/>
            <w:color w:val="000000" w:themeColor="text1"/>
          </w:rPr>
          <w:t>2021).</w:t>
        </w:r>
      </w:hyperlink>
      <w:r w:rsidR="00AC04B3" w:rsidRPr="001421E2">
        <w:rPr>
          <w:rFonts w:ascii="Arial" w:hAnsi="Arial" w:cs="Arial"/>
          <w:color w:val="000000" w:themeColor="text1"/>
          <w:spacing w:val="40"/>
        </w:rPr>
        <w:t xml:space="preserve"> </w:t>
      </w:r>
      <w:r w:rsidR="00AB50B2">
        <w:rPr>
          <w:rFonts w:ascii="Arial" w:hAnsi="Arial" w:cs="Arial"/>
          <w:color w:val="000000" w:themeColor="text1"/>
          <w:spacing w:val="40"/>
        </w:rPr>
        <w:t xml:space="preserve">Reflectance from </w:t>
      </w:r>
      <w:r w:rsidR="00AC04B3" w:rsidRPr="001421E2">
        <w:rPr>
          <w:rFonts w:ascii="Arial" w:hAnsi="Arial" w:cs="Arial"/>
          <w:color w:val="000000" w:themeColor="text1"/>
        </w:rPr>
        <w:t xml:space="preserve">CLS and BR </w:t>
      </w:r>
      <w:r w:rsidR="006C0477">
        <w:rPr>
          <w:rFonts w:ascii="Arial" w:hAnsi="Arial" w:cs="Arial"/>
          <w:color w:val="000000" w:themeColor="text1"/>
        </w:rPr>
        <w:t xml:space="preserve">diseased </w:t>
      </w:r>
      <w:r w:rsidR="00AB50B2">
        <w:rPr>
          <w:rFonts w:ascii="Arial" w:hAnsi="Arial" w:cs="Arial"/>
          <w:color w:val="000000" w:themeColor="text1"/>
        </w:rPr>
        <w:t xml:space="preserve">sugar beet </w:t>
      </w:r>
      <w:r w:rsidR="00AB50B2" w:rsidRPr="001421E2">
        <w:rPr>
          <w:rFonts w:ascii="Arial" w:hAnsi="Arial" w:cs="Arial"/>
          <w:color w:val="000000" w:themeColor="text1"/>
          <w:w w:val="95"/>
        </w:rPr>
        <w:t>in the UV-range</w:t>
      </w:r>
      <w:r w:rsidR="00AB50B2" w:rsidRPr="001421E2">
        <w:rPr>
          <w:rFonts w:ascii="Arial" w:hAnsi="Arial" w:cs="Arial"/>
          <w:color w:val="000000" w:themeColor="text1"/>
        </w:rPr>
        <w:t xml:space="preserve"> </w:t>
      </w:r>
      <w:r w:rsidR="00AC04B3" w:rsidRPr="001421E2">
        <w:rPr>
          <w:rFonts w:ascii="Arial" w:hAnsi="Arial" w:cs="Arial"/>
          <w:color w:val="000000" w:themeColor="text1"/>
        </w:rPr>
        <w:t>ha</w:t>
      </w:r>
      <w:r w:rsidR="006C0477">
        <w:rPr>
          <w:rFonts w:ascii="Arial" w:hAnsi="Arial" w:cs="Arial"/>
          <w:color w:val="000000" w:themeColor="text1"/>
        </w:rPr>
        <w:t>s</w:t>
      </w:r>
      <w:r w:rsidR="00AC04B3" w:rsidRPr="001421E2">
        <w:rPr>
          <w:rFonts w:ascii="Arial" w:hAnsi="Arial" w:cs="Arial"/>
          <w:color w:val="000000" w:themeColor="text1"/>
        </w:rPr>
        <w:t xml:space="preserve"> not been </w:t>
      </w:r>
      <w:r w:rsidR="00AB50B2">
        <w:rPr>
          <w:rFonts w:ascii="Arial" w:hAnsi="Arial" w:cs="Arial"/>
          <w:color w:val="000000" w:themeColor="text1"/>
          <w:w w:val="95"/>
        </w:rPr>
        <w:t>measured</w:t>
      </w:r>
      <w:r w:rsidR="00AB50B2" w:rsidRPr="001421E2">
        <w:rPr>
          <w:rFonts w:ascii="Arial" w:hAnsi="Arial" w:cs="Arial"/>
          <w:color w:val="000000" w:themeColor="text1"/>
          <w:w w:val="95"/>
        </w:rPr>
        <w:t xml:space="preserve"> </w:t>
      </w:r>
      <w:r w:rsidR="00AB50B2">
        <w:rPr>
          <w:rFonts w:ascii="Arial" w:hAnsi="Arial" w:cs="Arial"/>
          <w:color w:val="000000" w:themeColor="text1"/>
          <w:w w:val="95"/>
        </w:rPr>
        <w:t>using</w:t>
      </w:r>
      <w:r w:rsidR="00AC04B3" w:rsidRPr="001421E2">
        <w:rPr>
          <w:rFonts w:ascii="Arial" w:hAnsi="Arial" w:cs="Arial"/>
          <w:color w:val="000000" w:themeColor="text1"/>
          <w:w w:val="95"/>
        </w:rPr>
        <w:t xml:space="preserve"> </w:t>
      </w:r>
      <w:r w:rsidR="00471536">
        <w:rPr>
          <w:rFonts w:ascii="Arial" w:hAnsi="Arial" w:cs="Arial"/>
          <w:color w:val="000000" w:themeColor="text1"/>
          <w:w w:val="95"/>
        </w:rPr>
        <w:t>HSI</w:t>
      </w:r>
      <w:r w:rsidR="00AC04B3" w:rsidRPr="001421E2">
        <w:rPr>
          <w:rFonts w:ascii="Arial" w:hAnsi="Arial" w:cs="Arial"/>
          <w:color w:val="000000" w:themeColor="text1"/>
          <w:w w:val="95"/>
        </w:rPr>
        <w:t>.</w:t>
      </w:r>
      <w:r w:rsidR="00AC04B3" w:rsidRPr="001421E2">
        <w:rPr>
          <w:rFonts w:ascii="Arial" w:hAnsi="Arial" w:cs="Arial"/>
          <w:color w:val="000000" w:themeColor="text1"/>
          <w:spacing w:val="27"/>
        </w:rPr>
        <w:t xml:space="preserve"> </w:t>
      </w:r>
      <w:r w:rsidR="00AC04B3" w:rsidRPr="001421E2">
        <w:rPr>
          <w:rFonts w:ascii="Arial" w:hAnsi="Arial" w:cs="Arial"/>
          <w:color w:val="000000" w:themeColor="text1"/>
          <w:w w:val="95"/>
        </w:rPr>
        <w:t xml:space="preserve">Since UV-radiation can </w:t>
      </w:r>
      <w:r w:rsidR="006C0477">
        <w:rPr>
          <w:rFonts w:ascii="Arial" w:hAnsi="Arial" w:cs="Arial"/>
          <w:color w:val="000000" w:themeColor="text1"/>
          <w:w w:val="95"/>
        </w:rPr>
        <w:t>be</w:t>
      </w:r>
      <w:r w:rsidR="00AC04B3" w:rsidRPr="001421E2">
        <w:rPr>
          <w:rFonts w:ascii="Arial" w:hAnsi="Arial" w:cs="Arial"/>
          <w:color w:val="000000" w:themeColor="text1"/>
          <w:w w:val="95"/>
        </w:rPr>
        <w:t xml:space="preserve"> pho</w:t>
      </w:r>
      <w:r w:rsidR="00AC04B3" w:rsidRPr="001421E2">
        <w:rPr>
          <w:rFonts w:ascii="Arial" w:hAnsi="Arial" w:cs="Arial"/>
          <w:color w:val="000000" w:themeColor="text1"/>
          <w:spacing w:val="-2"/>
        </w:rPr>
        <w:t>totoxic,</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spacing w:val="-2"/>
        </w:rPr>
        <w:t>measurement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conditions</w:t>
      </w:r>
      <w:r w:rsidR="00AC04B3" w:rsidRPr="001421E2">
        <w:rPr>
          <w:rFonts w:ascii="Arial" w:hAnsi="Arial" w:cs="Arial"/>
          <w:color w:val="000000" w:themeColor="text1"/>
          <w:spacing w:val="-9"/>
        </w:rPr>
        <w:t xml:space="preserve"> </w:t>
      </w:r>
      <w:r w:rsidR="006C0477">
        <w:rPr>
          <w:rFonts w:ascii="Arial" w:hAnsi="Arial" w:cs="Arial"/>
          <w:color w:val="000000" w:themeColor="text1"/>
          <w:spacing w:val="-2"/>
        </w:rPr>
        <w:t>must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 xml:space="preserve">be </w:t>
      </w:r>
      <w:r w:rsidR="006C0477">
        <w:rPr>
          <w:rFonts w:ascii="Arial" w:hAnsi="Arial" w:cs="Arial"/>
          <w:color w:val="000000" w:themeColor="text1"/>
          <w:spacing w:val="-2"/>
        </w:rPr>
        <w:t xml:space="preserve">previously </w:t>
      </w:r>
      <w:r w:rsidR="00AC04B3" w:rsidRPr="001421E2">
        <w:rPr>
          <w:rFonts w:ascii="Arial" w:hAnsi="Arial" w:cs="Arial"/>
          <w:color w:val="000000" w:themeColor="text1"/>
        </w:rPr>
        <w:t>defined</w:t>
      </w:r>
      <w:r w:rsidR="00AC04B3" w:rsidRPr="001421E2">
        <w:rPr>
          <w:rFonts w:ascii="Arial" w:hAnsi="Arial" w:cs="Arial"/>
          <w:color w:val="000000" w:themeColor="text1"/>
          <w:spacing w:val="-2"/>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2"/>
        </w:rPr>
        <w:t xml:space="preserve"> </w:t>
      </w:r>
      <w:r w:rsidR="00AC04B3" w:rsidRPr="001421E2">
        <w:rPr>
          <w:rFonts w:ascii="Arial" w:hAnsi="Arial" w:cs="Arial"/>
          <w:color w:val="000000" w:themeColor="text1"/>
        </w:rPr>
        <w:t>prevent</w:t>
      </w:r>
      <w:r w:rsidR="006C0477">
        <w:rPr>
          <w:rFonts w:ascii="Arial" w:hAnsi="Arial" w:cs="Arial"/>
          <w:color w:val="000000" w:themeColor="text1"/>
          <w:spacing w:val="-2"/>
        </w:rPr>
        <w:t xml:space="preserve"> </w:t>
      </w:r>
      <w:r w:rsidR="00AC04B3" w:rsidRPr="001421E2">
        <w:rPr>
          <w:rFonts w:ascii="Arial" w:hAnsi="Arial" w:cs="Arial"/>
          <w:color w:val="000000" w:themeColor="text1"/>
        </w:rPr>
        <w:t>phototoxic</w:t>
      </w:r>
      <w:r w:rsidR="006C0477">
        <w:rPr>
          <w:rFonts w:ascii="Arial" w:hAnsi="Arial" w:cs="Arial"/>
          <w:color w:val="000000" w:themeColor="text1"/>
        </w:rPr>
        <w:t xml:space="preserve">ity. </w:t>
      </w:r>
      <w:hyperlink w:anchor="_bookmark12" w:history="1">
        <w:r w:rsidR="00AC04B3" w:rsidRPr="001421E2">
          <w:rPr>
            <w:rFonts w:ascii="Arial" w:hAnsi="Arial" w:cs="Arial"/>
            <w:color w:val="000000" w:themeColor="text1"/>
          </w:rPr>
          <w:t>Brugger</w:t>
        </w:r>
        <w:r w:rsidR="00AC04B3" w:rsidRPr="001421E2">
          <w:rPr>
            <w:rFonts w:ascii="Arial" w:hAnsi="Arial" w:cs="Arial"/>
            <w:color w:val="000000" w:themeColor="text1"/>
            <w:spacing w:val="-2"/>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2"/>
          </w:rPr>
          <w:t xml:space="preserve"> </w:t>
        </w:r>
        <w:r w:rsidR="00AC04B3" w:rsidRPr="001421E2">
          <w:rPr>
            <w:rFonts w:ascii="Arial" w:hAnsi="Arial" w:cs="Arial"/>
            <w:color w:val="000000" w:themeColor="text1"/>
          </w:rPr>
          <w:t>al.</w:t>
        </w:r>
        <w:r w:rsidR="006C0477">
          <w:rPr>
            <w:rFonts w:ascii="Arial" w:hAnsi="Arial" w:cs="Arial"/>
            <w:color w:val="000000" w:themeColor="text1"/>
          </w:rPr>
          <w:t xml:space="preserve"> (2021)</w:t>
        </w:r>
        <w:r w:rsidR="00AC04B3" w:rsidRPr="001421E2">
          <w:rPr>
            <w:rFonts w:ascii="Arial" w:hAnsi="Arial" w:cs="Arial"/>
            <w:color w:val="000000" w:themeColor="text1"/>
            <w:spacing w:val="-2"/>
          </w:rPr>
          <w:t xml:space="preserve"> </w:t>
        </w:r>
      </w:hyperlink>
      <w:r w:rsidR="00AC04B3" w:rsidRPr="001421E2">
        <w:rPr>
          <w:rFonts w:ascii="Arial" w:hAnsi="Arial" w:cs="Arial"/>
          <w:color w:val="000000" w:themeColor="text1"/>
        </w:rPr>
        <w:t>established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that</w:t>
      </w:r>
      <w:r w:rsidR="00AC04B3" w:rsidRPr="001421E2">
        <w:rPr>
          <w:rFonts w:ascii="Arial" w:hAnsi="Arial" w:cs="Arial"/>
          <w:color w:val="000000" w:themeColor="text1"/>
          <w:spacing w:val="-15"/>
        </w:rPr>
        <w:t xml:space="preserve"> </w:t>
      </w:r>
      <w:r w:rsidR="006C0477" w:rsidRPr="001421E2">
        <w:rPr>
          <w:rFonts w:ascii="Arial" w:hAnsi="Arial" w:cs="Arial"/>
          <w:color w:val="000000" w:themeColor="text1"/>
        </w:rPr>
        <w:t>2000</w:t>
      </w:r>
      <w:r w:rsidR="006C0477" w:rsidRPr="001421E2">
        <w:rPr>
          <w:rFonts w:ascii="Arial" w:hAnsi="Arial" w:cs="Arial"/>
          <w:color w:val="000000" w:themeColor="text1"/>
          <w:spacing w:val="-15"/>
        </w:rPr>
        <w:t xml:space="preserve"> </w:t>
      </w:r>
      <w:r w:rsidR="006C0477" w:rsidRPr="001421E2">
        <w:rPr>
          <w:rFonts w:ascii="Arial" w:hAnsi="Arial" w:cs="Arial"/>
          <w:color w:val="000000" w:themeColor="text1"/>
        </w:rPr>
        <w:t xml:space="preserve">Lux </w:t>
      </w:r>
      <w:r w:rsidR="006C0477">
        <w:rPr>
          <w:rFonts w:ascii="Arial" w:hAnsi="Arial" w:cs="Arial"/>
          <w:color w:val="000000" w:themeColor="text1"/>
        </w:rPr>
        <w:t>was the maximum illumination</w:t>
      </w:r>
      <w:del w:id="37" w:author="Bock, Clive" w:date="2022-06-20T12:41:00Z">
        <w:r w:rsidR="006C0477" w:rsidDel="003F13D3">
          <w:rPr>
            <w:rFonts w:ascii="Arial" w:hAnsi="Arial" w:cs="Arial"/>
            <w:color w:val="000000" w:themeColor="text1"/>
          </w:rPr>
          <w:delText>s</w:delText>
        </w:r>
      </w:del>
      <w:r w:rsidR="006C0477">
        <w:rPr>
          <w:rFonts w:ascii="Arial" w:hAnsi="Arial" w:cs="Arial"/>
          <w:color w:val="000000" w:themeColor="text1"/>
        </w:rPr>
        <w:t xml:space="preserve"> for</w:t>
      </w:r>
      <w:r w:rsidR="006C0477" w:rsidRPr="001421E2">
        <w:rPr>
          <w:rFonts w:ascii="Arial" w:hAnsi="Arial" w:cs="Arial"/>
          <w:color w:val="000000" w:themeColor="text1"/>
          <w:spacing w:val="-12"/>
        </w:rPr>
        <w:t xml:space="preserve"> </w:t>
      </w:r>
      <w:r w:rsidR="00AC04B3" w:rsidRPr="001421E2">
        <w:rPr>
          <w:rFonts w:ascii="Arial" w:hAnsi="Arial" w:cs="Arial"/>
          <w:color w:val="000000" w:themeColor="text1"/>
        </w:rPr>
        <w:t>sugar</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beet</w:t>
      </w:r>
      <w:r w:rsidR="00AC04B3" w:rsidRPr="001421E2">
        <w:rPr>
          <w:rFonts w:ascii="Arial" w:hAnsi="Arial" w:cs="Arial"/>
          <w:color w:val="000000" w:themeColor="text1"/>
          <w:spacing w:val="-15"/>
        </w:rPr>
        <w:t xml:space="preserve"> </w:t>
      </w:r>
      <w:r w:rsidR="006C0477">
        <w:rPr>
          <w:rFonts w:ascii="Arial" w:hAnsi="Arial" w:cs="Arial"/>
          <w:color w:val="000000" w:themeColor="text1"/>
          <w:spacing w:val="-15"/>
        </w:rPr>
        <w:t xml:space="preserve">without causing </w:t>
      </w:r>
      <w:r w:rsidR="00AC04B3" w:rsidRPr="001421E2">
        <w:rPr>
          <w:rFonts w:ascii="Arial" w:hAnsi="Arial" w:cs="Arial"/>
          <w:color w:val="000000" w:themeColor="text1"/>
        </w:rPr>
        <w:t>tissue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damage.</w:t>
      </w:r>
      <w:r w:rsidR="00AC04B3" w:rsidRPr="001421E2">
        <w:rPr>
          <w:rFonts w:ascii="Arial" w:hAnsi="Arial" w:cs="Arial"/>
          <w:color w:val="000000" w:themeColor="text1"/>
          <w:spacing w:val="18"/>
        </w:rPr>
        <w:t xml:space="preserve"> </w:t>
      </w:r>
      <w:r w:rsidR="00AC04B3" w:rsidRPr="001421E2">
        <w:rPr>
          <w:rFonts w:ascii="Arial" w:hAnsi="Arial" w:cs="Arial"/>
          <w:color w:val="000000" w:themeColor="text1"/>
        </w:rPr>
        <w:t>Although</w:t>
      </w:r>
      <w:r w:rsidR="00AC04B3" w:rsidRPr="001421E2">
        <w:rPr>
          <w:rFonts w:ascii="Arial" w:hAnsi="Arial" w:cs="Arial"/>
          <w:color w:val="000000" w:themeColor="text1"/>
          <w:spacing w:val="-12"/>
        </w:rPr>
        <w:t xml:space="preserve"> </w:t>
      </w:r>
      <w:r w:rsidR="006C0477">
        <w:rPr>
          <w:rFonts w:ascii="Arial" w:hAnsi="Arial" w:cs="Arial"/>
          <w:color w:val="000000" w:themeColor="text1"/>
        </w:rPr>
        <w:t>the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leaves</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did</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not</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exhibit</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any</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macroscopic or</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microscopic</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damage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after</w:t>
      </w:r>
      <w:r w:rsidR="00AC04B3" w:rsidRPr="001421E2">
        <w:rPr>
          <w:rFonts w:ascii="Arial" w:hAnsi="Arial" w:cs="Arial"/>
          <w:color w:val="000000" w:themeColor="text1"/>
          <w:spacing w:val="-15"/>
        </w:rPr>
        <w:t xml:space="preserve"> </w:t>
      </w:r>
      <w:r w:rsidR="006C0477">
        <w:rPr>
          <w:rFonts w:ascii="Arial" w:hAnsi="Arial" w:cs="Arial"/>
          <w:color w:val="000000" w:themeColor="text1"/>
          <w:spacing w:val="-15"/>
        </w:rPr>
        <w:t xml:space="preserve">a </w:t>
      </w:r>
      <w:r w:rsidR="00AC04B3" w:rsidRPr="001421E2">
        <w:rPr>
          <w:rFonts w:ascii="Arial" w:hAnsi="Arial" w:cs="Arial"/>
          <w:color w:val="000000" w:themeColor="text1"/>
        </w:rPr>
        <w:t>single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illumination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with</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less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than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2000</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Lux,</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 xml:space="preserve">time-series </w:t>
      </w:r>
      <w:r w:rsidR="00AC04B3" w:rsidRPr="001421E2">
        <w:rPr>
          <w:rFonts w:ascii="Arial" w:hAnsi="Arial" w:cs="Arial"/>
          <w:color w:val="000000" w:themeColor="text1"/>
          <w:w w:val="95"/>
        </w:rPr>
        <w:t xml:space="preserve">measurements revealed that multiple </w:t>
      </w:r>
      <w:r w:rsidR="006C0477">
        <w:rPr>
          <w:rFonts w:ascii="Arial" w:hAnsi="Arial" w:cs="Arial"/>
          <w:color w:val="000000" w:themeColor="text1"/>
          <w:w w:val="95"/>
        </w:rPr>
        <w:t>exposures of the same specimen to</w:t>
      </w:r>
      <w:r w:rsidR="00AC04B3" w:rsidRPr="001421E2">
        <w:rPr>
          <w:rFonts w:ascii="Arial" w:hAnsi="Arial" w:cs="Arial"/>
          <w:color w:val="000000" w:themeColor="text1"/>
          <w:w w:val="95"/>
        </w:rPr>
        <w:t xml:space="preserve"> </w:t>
      </w:r>
      <w:ins w:id="38" w:author="Bock, Clive" w:date="2022-06-20T12:41:00Z">
        <w:r w:rsidR="003F13D3">
          <w:rPr>
            <w:rFonts w:ascii="Arial" w:hAnsi="Arial" w:cs="Arial"/>
            <w:color w:val="000000" w:themeColor="text1"/>
            <w:w w:val="95"/>
          </w:rPr>
          <w:t xml:space="preserve">the </w:t>
        </w:r>
      </w:ins>
      <w:r w:rsidR="00AC04B3" w:rsidRPr="001421E2">
        <w:rPr>
          <w:rFonts w:ascii="Arial" w:hAnsi="Arial" w:cs="Arial"/>
          <w:color w:val="000000" w:themeColor="text1"/>
          <w:w w:val="95"/>
        </w:rPr>
        <w:t xml:space="preserve">UV-radiation </w:t>
      </w:r>
      <w:r w:rsidR="006C0477">
        <w:rPr>
          <w:rFonts w:ascii="Arial" w:hAnsi="Arial" w:cs="Arial"/>
          <w:color w:val="000000" w:themeColor="text1"/>
          <w:w w:val="95"/>
        </w:rPr>
        <w:t>did result in</w:t>
      </w:r>
      <w:r w:rsidR="006C0477">
        <w:rPr>
          <w:rFonts w:ascii="Arial" w:hAnsi="Arial" w:cs="Arial"/>
          <w:color w:val="000000" w:themeColor="text1"/>
          <w:spacing w:val="-11"/>
        </w:rPr>
        <w:t xml:space="preserve"> </w:t>
      </w:r>
      <w:r w:rsidR="00AC04B3" w:rsidRPr="001421E2">
        <w:rPr>
          <w:rFonts w:ascii="Arial" w:hAnsi="Arial" w:cs="Arial"/>
          <w:color w:val="000000" w:themeColor="text1"/>
          <w:spacing w:val="-2"/>
        </w:rPr>
        <w:t>tissue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damage.</w:t>
      </w:r>
      <w:r w:rsidR="00AC04B3" w:rsidRPr="001421E2">
        <w:rPr>
          <w:rFonts w:ascii="Arial" w:hAnsi="Arial" w:cs="Arial"/>
          <w:color w:val="000000" w:themeColor="text1"/>
          <w:spacing w:val="6"/>
        </w:rPr>
        <w:t xml:space="preserve"> </w:t>
      </w:r>
      <w:r w:rsidR="006C0477">
        <w:rPr>
          <w:rFonts w:ascii="Arial" w:hAnsi="Arial" w:cs="Arial"/>
          <w:color w:val="000000" w:themeColor="text1"/>
          <w:spacing w:val="6"/>
        </w:rPr>
        <w:t xml:space="preserve">Thus, </w:t>
      </w:r>
      <w:r w:rsidR="00AC04B3" w:rsidRPr="001421E2">
        <w:rPr>
          <w:rFonts w:ascii="Arial" w:hAnsi="Arial" w:cs="Arial"/>
          <w:color w:val="000000" w:themeColor="text1"/>
          <w:spacing w:val="-2"/>
        </w:rPr>
        <w:t>no</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time-series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measurements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can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be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per</w:t>
      </w:r>
      <w:r w:rsidR="00AC04B3" w:rsidRPr="001421E2">
        <w:rPr>
          <w:rFonts w:ascii="Arial" w:hAnsi="Arial" w:cs="Arial"/>
          <w:color w:val="000000" w:themeColor="text1"/>
          <w:w w:val="95"/>
        </w:rPr>
        <w:t xml:space="preserve">formed with </w:t>
      </w:r>
      <w:ins w:id="39" w:author="Bock, Clive" w:date="2022-06-20T12:42:00Z">
        <w:r w:rsidR="003F13D3">
          <w:rPr>
            <w:rFonts w:ascii="Arial" w:hAnsi="Arial" w:cs="Arial"/>
            <w:color w:val="000000" w:themeColor="text1"/>
            <w:w w:val="95"/>
          </w:rPr>
          <w:t xml:space="preserve">the same </w:t>
        </w:r>
      </w:ins>
      <w:r w:rsidR="00AC04B3" w:rsidRPr="001421E2">
        <w:rPr>
          <w:rFonts w:ascii="Arial" w:hAnsi="Arial" w:cs="Arial"/>
          <w:color w:val="000000" w:themeColor="text1"/>
          <w:w w:val="95"/>
        </w:rPr>
        <w:t xml:space="preserve">sugar beet leaves, but simulated time-series measurements </w:t>
      </w:r>
      <w:del w:id="40" w:author="Bock, Clive" w:date="2022-06-20T12:42:00Z">
        <w:r w:rsidR="006C0477" w:rsidDel="003F13D3">
          <w:rPr>
            <w:rFonts w:ascii="Arial" w:hAnsi="Arial" w:cs="Arial"/>
            <w:color w:val="000000" w:themeColor="text1"/>
            <w:w w:val="95"/>
          </w:rPr>
          <w:delText>have to</w:delText>
        </w:r>
      </w:del>
      <w:ins w:id="41" w:author="Bock, Clive" w:date="2022-06-20T12:42:00Z">
        <w:r w:rsidR="003F13D3">
          <w:rPr>
            <w:rFonts w:ascii="Arial" w:hAnsi="Arial" w:cs="Arial"/>
            <w:color w:val="000000" w:themeColor="text1"/>
            <w:w w:val="95"/>
          </w:rPr>
          <w:t>may</w:t>
        </w:r>
      </w:ins>
      <w:r w:rsidR="006C0477">
        <w:rPr>
          <w:rFonts w:ascii="Arial" w:hAnsi="Arial" w:cs="Arial"/>
          <w:color w:val="000000" w:themeColor="text1"/>
          <w:w w:val="95"/>
        </w:rPr>
        <w:t xml:space="preserve"> </w:t>
      </w:r>
      <w:r w:rsidR="00AC04B3" w:rsidRPr="001421E2">
        <w:rPr>
          <w:rFonts w:ascii="Arial" w:hAnsi="Arial" w:cs="Arial"/>
          <w:color w:val="000000" w:themeColor="text1"/>
          <w:w w:val="95"/>
        </w:rPr>
        <w:t xml:space="preserve">be performed </w:t>
      </w:r>
      <w:del w:id="42" w:author="Bock, Clive" w:date="2022-06-20T12:43:00Z">
        <w:r w:rsidR="006C0477" w:rsidDel="003F13D3">
          <w:rPr>
            <w:rFonts w:ascii="Arial" w:hAnsi="Arial" w:cs="Arial"/>
            <w:color w:val="000000" w:themeColor="text1"/>
            <w:w w:val="95"/>
          </w:rPr>
          <w:delText xml:space="preserve">using </w:delText>
        </w:r>
      </w:del>
      <w:ins w:id="43" w:author="Bock, Clive" w:date="2022-06-20T12:43:00Z">
        <w:r w:rsidR="003F13D3">
          <w:rPr>
            <w:rFonts w:ascii="Arial" w:hAnsi="Arial" w:cs="Arial"/>
            <w:color w:val="000000" w:themeColor="text1"/>
            <w:w w:val="95"/>
          </w:rPr>
          <w:t xml:space="preserve">with </w:t>
        </w:r>
      </w:ins>
      <w:ins w:id="44" w:author="Bock, Clive" w:date="2022-06-20T12:42:00Z">
        <w:r w:rsidR="003F13D3">
          <w:rPr>
            <w:rFonts w:ascii="Arial" w:hAnsi="Arial" w:cs="Arial"/>
            <w:color w:val="000000" w:themeColor="text1"/>
            <w:w w:val="95"/>
          </w:rPr>
          <w:t xml:space="preserve">different </w:t>
        </w:r>
      </w:ins>
      <w:del w:id="45" w:author="Bock, Clive" w:date="2022-06-20T12:43:00Z">
        <w:r w:rsidR="006C0477" w:rsidDel="003F13D3">
          <w:rPr>
            <w:rFonts w:ascii="Arial" w:hAnsi="Arial" w:cs="Arial"/>
            <w:color w:val="000000" w:themeColor="text1"/>
            <w:w w:val="95"/>
          </w:rPr>
          <w:delText xml:space="preserve">single </w:delText>
        </w:r>
      </w:del>
      <w:r w:rsidR="006C0477">
        <w:rPr>
          <w:rFonts w:ascii="Arial" w:hAnsi="Arial" w:cs="Arial"/>
          <w:color w:val="000000" w:themeColor="text1"/>
          <w:w w:val="95"/>
        </w:rPr>
        <w:t xml:space="preserve">specimens </w:t>
      </w:r>
      <w:r w:rsidR="006C0477">
        <w:rPr>
          <w:rFonts w:ascii="Arial" w:hAnsi="Arial" w:cs="Arial"/>
          <w:color w:val="000000" w:themeColor="text1"/>
        </w:rPr>
        <w:t>used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only</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once</w:t>
      </w:r>
      <w:r w:rsidR="00AC04B3" w:rsidRPr="001421E2">
        <w:rPr>
          <w:rFonts w:ascii="Arial" w:hAnsi="Arial" w:cs="Arial"/>
          <w:color w:val="000000" w:themeColor="text1"/>
          <w:spacing w:val="-15"/>
        </w:rPr>
        <w:t xml:space="preserve"> </w:t>
      </w:r>
      <w:hyperlink w:anchor="_bookmark10" w:history="1">
        <w:r w:rsidR="00AC04B3" w:rsidRPr="001421E2">
          <w:rPr>
            <w:rFonts w:ascii="Arial" w:hAnsi="Arial" w:cs="Arial"/>
            <w:color w:val="000000" w:themeColor="text1"/>
          </w:rPr>
          <w:t>(Brugger</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al.,</w:t>
        </w:r>
        <w:r w:rsidR="00AC04B3" w:rsidRPr="001421E2">
          <w:rPr>
            <w:rFonts w:ascii="Arial" w:hAnsi="Arial" w:cs="Arial"/>
            <w:color w:val="000000" w:themeColor="text1"/>
            <w:spacing w:val="-15"/>
          </w:rPr>
          <w:t xml:space="preserve"> </w:t>
        </w:r>
      </w:hyperlink>
      <w:hyperlink w:anchor="_bookmark10" w:history="1">
        <w:r w:rsidR="00AC04B3" w:rsidRPr="001421E2">
          <w:rPr>
            <w:rFonts w:ascii="Arial" w:hAnsi="Arial" w:cs="Arial"/>
            <w:color w:val="000000" w:themeColor="text1"/>
          </w:rPr>
          <w:t>2019a).</w:t>
        </w:r>
      </w:hyperlink>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Therefore,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this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 xml:space="preserve">study, </w:t>
      </w:r>
      <w:r w:rsidR="00AC04B3" w:rsidRPr="001421E2">
        <w:rPr>
          <w:rFonts w:ascii="Arial" w:hAnsi="Arial" w:cs="Arial"/>
          <w:color w:val="000000" w:themeColor="text1"/>
          <w:w w:val="95"/>
        </w:rPr>
        <w:t xml:space="preserve">disease development classes were defined and used to study the influence of CLS and BR on </w:t>
      </w:r>
      <w:r w:rsidR="00AC04B3" w:rsidRPr="001421E2">
        <w:rPr>
          <w:rFonts w:ascii="Arial" w:hAnsi="Arial" w:cs="Arial"/>
          <w:color w:val="000000" w:themeColor="text1"/>
        </w:rPr>
        <w:t>sugar beet leaves in the UV-range.</w:t>
      </w:r>
    </w:p>
    <w:p w14:paraId="7F778EB5" w14:textId="66C458D7"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spacing w:val="-2"/>
        </w:rPr>
        <w:t>The</w:t>
      </w:r>
      <w:r w:rsidRPr="001421E2">
        <w:rPr>
          <w:rFonts w:ascii="Arial" w:hAnsi="Arial" w:cs="Arial"/>
          <w:color w:val="000000" w:themeColor="text1"/>
          <w:spacing w:val="-6"/>
        </w:rPr>
        <w:t xml:space="preserve"> </w:t>
      </w:r>
      <w:r w:rsidR="006C0477">
        <w:rPr>
          <w:rFonts w:ascii="Arial" w:hAnsi="Arial" w:cs="Arial"/>
          <w:color w:val="000000" w:themeColor="text1"/>
          <w:spacing w:val="-6"/>
        </w:rPr>
        <w:t xml:space="preserve">objective </w:t>
      </w:r>
      <w:r w:rsidRPr="001421E2">
        <w:rPr>
          <w:rFonts w:ascii="Arial" w:hAnsi="Arial" w:cs="Arial"/>
          <w:color w:val="000000" w:themeColor="text1"/>
          <w:spacing w:val="-2"/>
        </w:rPr>
        <w:t>of</w:t>
      </w:r>
      <w:r w:rsidRPr="001421E2">
        <w:rPr>
          <w:rFonts w:ascii="Arial" w:hAnsi="Arial" w:cs="Arial"/>
          <w:color w:val="000000" w:themeColor="text1"/>
          <w:spacing w:val="-6"/>
        </w:rPr>
        <w:t xml:space="preserve"> </w:t>
      </w:r>
      <w:r w:rsidRPr="001421E2">
        <w:rPr>
          <w:rFonts w:ascii="Arial" w:hAnsi="Arial" w:cs="Arial"/>
          <w:color w:val="000000" w:themeColor="text1"/>
          <w:spacing w:val="-2"/>
        </w:rPr>
        <w:t>this</w:t>
      </w:r>
      <w:r w:rsidRPr="001421E2">
        <w:rPr>
          <w:rFonts w:ascii="Arial" w:hAnsi="Arial" w:cs="Arial"/>
          <w:color w:val="000000" w:themeColor="text1"/>
          <w:spacing w:val="-6"/>
        </w:rPr>
        <w:t xml:space="preserve"> </w:t>
      </w:r>
      <w:r w:rsidRPr="001421E2">
        <w:rPr>
          <w:rFonts w:ascii="Arial" w:hAnsi="Arial" w:cs="Arial"/>
          <w:color w:val="000000" w:themeColor="text1"/>
          <w:spacing w:val="-2"/>
        </w:rPr>
        <w:t>study</w:t>
      </w:r>
      <w:r w:rsidRPr="001421E2">
        <w:rPr>
          <w:rFonts w:ascii="Arial" w:hAnsi="Arial" w:cs="Arial"/>
          <w:color w:val="000000" w:themeColor="text1"/>
          <w:spacing w:val="-6"/>
        </w:rPr>
        <w:t xml:space="preserve"> </w:t>
      </w:r>
      <w:r w:rsidRPr="001421E2">
        <w:rPr>
          <w:rFonts w:ascii="Arial" w:hAnsi="Arial" w:cs="Arial"/>
          <w:color w:val="000000" w:themeColor="text1"/>
          <w:spacing w:val="-2"/>
        </w:rPr>
        <w:t>was</w:t>
      </w:r>
      <w:r w:rsidRPr="001421E2">
        <w:rPr>
          <w:rFonts w:ascii="Arial" w:hAnsi="Arial" w:cs="Arial"/>
          <w:color w:val="000000" w:themeColor="text1"/>
          <w:spacing w:val="-6"/>
        </w:rPr>
        <w:t xml:space="preserve"> </w:t>
      </w:r>
      <w:r w:rsidR="00F351CF">
        <w:rPr>
          <w:rFonts w:ascii="Arial" w:hAnsi="Arial" w:cs="Arial"/>
          <w:color w:val="000000" w:themeColor="text1"/>
          <w:spacing w:val="-6"/>
        </w:rPr>
        <w:t xml:space="preserve">firstly </w:t>
      </w:r>
      <w:r w:rsidRPr="001421E2">
        <w:rPr>
          <w:rFonts w:ascii="Arial" w:hAnsi="Arial" w:cs="Arial"/>
          <w:color w:val="000000" w:themeColor="text1"/>
          <w:spacing w:val="-2"/>
        </w:rPr>
        <w:t>to</w:t>
      </w:r>
      <w:r w:rsidRPr="001421E2">
        <w:rPr>
          <w:rFonts w:ascii="Arial" w:hAnsi="Arial" w:cs="Arial"/>
          <w:color w:val="000000" w:themeColor="text1"/>
          <w:spacing w:val="-6"/>
        </w:rPr>
        <w:t xml:space="preserve"> </w:t>
      </w:r>
      <w:r w:rsidRPr="001421E2">
        <w:rPr>
          <w:rFonts w:ascii="Arial" w:hAnsi="Arial" w:cs="Arial"/>
          <w:color w:val="000000" w:themeColor="text1"/>
          <w:spacing w:val="-2"/>
        </w:rPr>
        <w:t>investigate</w:t>
      </w:r>
      <w:r w:rsidRPr="001421E2">
        <w:rPr>
          <w:rFonts w:ascii="Arial" w:hAnsi="Arial" w:cs="Arial"/>
          <w:color w:val="000000" w:themeColor="text1"/>
          <w:spacing w:val="-6"/>
        </w:rPr>
        <w:t xml:space="preserve"> </w:t>
      </w:r>
      <w:r w:rsidRPr="001421E2">
        <w:rPr>
          <w:rFonts w:ascii="Arial" w:hAnsi="Arial" w:cs="Arial"/>
          <w:color w:val="000000" w:themeColor="text1"/>
          <w:spacing w:val="-2"/>
        </w:rPr>
        <w:t>spectral</w:t>
      </w:r>
      <w:r w:rsidRPr="001421E2">
        <w:rPr>
          <w:rFonts w:ascii="Arial" w:hAnsi="Arial" w:cs="Arial"/>
          <w:color w:val="000000" w:themeColor="text1"/>
          <w:spacing w:val="-6"/>
        </w:rPr>
        <w:t xml:space="preserve"> </w:t>
      </w:r>
      <w:r w:rsidRPr="001421E2">
        <w:rPr>
          <w:rFonts w:ascii="Arial" w:hAnsi="Arial" w:cs="Arial"/>
          <w:color w:val="000000" w:themeColor="text1"/>
          <w:spacing w:val="-2"/>
        </w:rPr>
        <w:t>changes</w:t>
      </w:r>
      <w:r w:rsidRPr="001421E2">
        <w:rPr>
          <w:rFonts w:ascii="Arial" w:hAnsi="Arial" w:cs="Arial"/>
          <w:color w:val="000000" w:themeColor="text1"/>
          <w:spacing w:val="-6"/>
        </w:rPr>
        <w:t xml:space="preserve"> </w:t>
      </w:r>
      <w:r w:rsidRPr="001421E2">
        <w:rPr>
          <w:rFonts w:ascii="Arial" w:hAnsi="Arial" w:cs="Arial"/>
          <w:color w:val="000000" w:themeColor="text1"/>
          <w:spacing w:val="-2"/>
        </w:rPr>
        <w:t>of</w:t>
      </w:r>
      <w:r w:rsidRPr="001421E2">
        <w:rPr>
          <w:rFonts w:ascii="Arial" w:hAnsi="Arial" w:cs="Arial"/>
          <w:color w:val="000000" w:themeColor="text1"/>
          <w:spacing w:val="-6"/>
        </w:rPr>
        <w:t xml:space="preserve"> </w:t>
      </w:r>
      <w:r w:rsidRPr="001421E2">
        <w:rPr>
          <w:rFonts w:ascii="Arial" w:hAnsi="Arial" w:cs="Arial"/>
          <w:color w:val="000000" w:themeColor="text1"/>
          <w:spacing w:val="-2"/>
        </w:rPr>
        <w:t>different</w:t>
      </w:r>
      <w:r w:rsidRPr="001421E2">
        <w:rPr>
          <w:rFonts w:ascii="Arial" w:hAnsi="Arial" w:cs="Arial"/>
          <w:color w:val="000000" w:themeColor="text1"/>
          <w:spacing w:val="-6"/>
        </w:rPr>
        <w:t xml:space="preserve"> </w:t>
      </w:r>
      <w:r w:rsidRPr="001421E2">
        <w:rPr>
          <w:rFonts w:ascii="Arial" w:hAnsi="Arial" w:cs="Arial"/>
          <w:color w:val="000000" w:themeColor="text1"/>
          <w:spacing w:val="-2"/>
        </w:rPr>
        <w:t>foliar</w:t>
      </w:r>
      <w:r w:rsidRPr="001421E2">
        <w:rPr>
          <w:rFonts w:ascii="Arial" w:hAnsi="Arial" w:cs="Arial"/>
          <w:color w:val="000000" w:themeColor="text1"/>
          <w:spacing w:val="-6"/>
        </w:rPr>
        <w:t xml:space="preserve"> </w:t>
      </w:r>
      <w:r w:rsidRPr="001421E2">
        <w:rPr>
          <w:rFonts w:ascii="Arial" w:hAnsi="Arial" w:cs="Arial"/>
          <w:color w:val="000000" w:themeColor="text1"/>
          <w:spacing w:val="-2"/>
        </w:rPr>
        <w:t>leaf</w:t>
      </w:r>
      <w:r w:rsidRPr="001421E2">
        <w:rPr>
          <w:rFonts w:ascii="Arial" w:hAnsi="Arial" w:cs="Arial"/>
          <w:color w:val="000000" w:themeColor="text1"/>
          <w:spacing w:val="-6"/>
        </w:rPr>
        <w:t xml:space="preserve"> </w:t>
      </w:r>
      <w:r w:rsidRPr="001421E2">
        <w:rPr>
          <w:rFonts w:ascii="Arial" w:hAnsi="Arial" w:cs="Arial"/>
          <w:color w:val="000000" w:themeColor="text1"/>
          <w:spacing w:val="-2"/>
        </w:rPr>
        <w:t>dis</w:t>
      </w:r>
      <w:r w:rsidRPr="001421E2">
        <w:rPr>
          <w:rFonts w:ascii="Arial" w:hAnsi="Arial" w:cs="Arial"/>
          <w:color w:val="000000" w:themeColor="text1"/>
          <w:w w:val="95"/>
        </w:rPr>
        <w:t>eases of sugar beet in the UV-range</w:t>
      </w:r>
      <w:r w:rsidR="006C0477">
        <w:rPr>
          <w:rFonts w:ascii="Arial" w:hAnsi="Arial" w:cs="Arial"/>
          <w:color w:val="000000" w:themeColor="text1"/>
          <w:w w:val="95"/>
        </w:rPr>
        <w:t xml:space="preserve"> using HSI</w:t>
      </w:r>
      <w:r w:rsidRPr="001421E2">
        <w:rPr>
          <w:rFonts w:ascii="Arial" w:hAnsi="Arial" w:cs="Arial"/>
          <w:color w:val="000000" w:themeColor="text1"/>
          <w:w w:val="95"/>
        </w:rPr>
        <w:t xml:space="preserve">, </w:t>
      </w:r>
      <w:r w:rsidR="00F351CF">
        <w:rPr>
          <w:rFonts w:ascii="Arial" w:hAnsi="Arial" w:cs="Arial"/>
          <w:color w:val="000000" w:themeColor="text1"/>
          <w:w w:val="95"/>
        </w:rPr>
        <w:t xml:space="preserve">secondly, </w:t>
      </w:r>
      <w:ins w:id="46" w:author="Bock, Clive" w:date="2022-06-20T12:43:00Z">
        <w:r w:rsidR="003107AE">
          <w:rPr>
            <w:rFonts w:ascii="Arial" w:hAnsi="Arial" w:cs="Arial"/>
            <w:color w:val="000000" w:themeColor="text1"/>
            <w:w w:val="95"/>
          </w:rPr>
          <w:t xml:space="preserve">to </w:t>
        </w:r>
      </w:ins>
      <w:r w:rsidRPr="001421E2">
        <w:rPr>
          <w:rFonts w:ascii="Arial" w:hAnsi="Arial" w:cs="Arial"/>
          <w:color w:val="000000" w:themeColor="text1"/>
          <w:w w:val="95"/>
        </w:rPr>
        <w:t xml:space="preserve">determine </w:t>
      </w:r>
      <w:r w:rsidR="006C0477">
        <w:rPr>
          <w:rFonts w:ascii="Arial" w:hAnsi="Arial" w:cs="Arial"/>
          <w:color w:val="000000" w:themeColor="text1"/>
          <w:w w:val="95"/>
        </w:rPr>
        <w:t xml:space="preserve">the </w:t>
      </w:r>
      <w:r w:rsidRPr="001421E2">
        <w:rPr>
          <w:rFonts w:ascii="Arial" w:hAnsi="Arial" w:cs="Arial"/>
          <w:color w:val="000000" w:themeColor="text1"/>
          <w:w w:val="95"/>
        </w:rPr>
        <w:t xml:space="preserve">secondary plant metabolite content of </w:t>
      </w:r>
      <w:r w:rsidR="006C0477">
        <w:rPr>
          <w:rFonts w:ascii="Arial" w:hAnsi="Arial" w:cs="Arial"/>
          <w:color w:val="000000" w:themeColor="text1"/>
          <w:w w:val="95"/>
        </w:rPr>
        <w:t xml:space="preserve">the diseased </w:t>
      </w:r>
      <w:r w:rsidRPr="001421E2">
        <w:rPr>
          <w:rFonts w:ascii="Arial" w:hAnsi="Arial" w:cs="Arial"/>
          <w:color w:val="000000" w:themeColor="text1"/>
          <w:w w:val="95"/>
        </w:rPr>
        <w:t>leaves</w:t>
      </w:r>
      <w:r w:rsidR="006C0477">
        <w:rPr>
          <w:rFonts w:ascii="Arial" w:hAnsi="Arial" w:cs="Arial"/>
          <w:color w:val="000000" w:themeColor="text1"/>
          <w:w w:val="95"/>
        </w:rPr>
        <w:t xml:space="preserve"> using</w:t>
      </w:r>
      <w:r w:rsidRPr="001421E2">
        <w:rPr>
          <w:rFonts w:ascii="Arial" w:hAnsi="Arial" w:cs="Arial"/>
          <w:color w:val="000000" w:themeColor="text1"/>
          <w:spacing w:val="21"/>
        </w:rPr>
        <w:t xml:space="preserve"> </w:t>
      </w:r>
      <w:r w:rsidRPr="001421E2">
        <w:rPr>
          <w:rFonts w:ascii="Arial" w:hAnsi="Arial" w:cs="Arial"/>
          <w:color w:val="000000" w:themeColor="text1"/>
          <w:w w:val="95"/>
        </w:rPr>
        <w:t>HPLC</w:t>
      </w:r>
      <w:r w:rsidR="00782ECD">
        <w:rPr>
          <w:rFonts w:ascii="Arial" w:hAnsi="Arial" w:cs="Arial"/>
          <w:color w:val="000000" w:themeColor="text1"/>
          <w:w w:val="95"/>
        </w:rPr>
        <w:t>-Mass Spectroscopy (MS)</w:t>
      </w:r>
      <w:r w:rsidRPr="001421E2">
        <w:rPr>
          <w:rFonts w:ascii="Arial" w:hAnsi="Arial" w:cs="Arial"/>
          <w:color w:val="000000" w:themeColor="text1"/>
          <w:spacing w:val="21"/>
        </w:rPr>
        <w:t xml:space="preserve"> </w:t>
      </w:r>
      <w:r w:rsidRPr="001421E2">
        <w:rPr>
          <w:rFonts w:ascii="Arial" w:hAnsi="Arial" w:cs="Arial"/>
          <w:color w:val="000000" w:themeColor="text1"/>
          <w:w w:val="95"/>
        </w:rPr>
        <w:t>and</w:t>
      </w:r>
      <w:r w:rsidRPr="001421E2">
        <w:rPr>
          <w:rFonts w:ascii="Arial" w:hAnsi="Arial" w:cs="Arial"/>
          <w:color w:val="000000" w:themeColor="text1"/>
          <w:spacing w:val="22"/>
        </w:rPr>
        <w:t xml:space="preserve"> </w:t>
      </w:r>
      <w:r w:rsidRPr="001421E2">
        <w:rPr>
          <w:rFonts w:ascii="Arial" w:hAnsi="Arial" w:cs="Arial"/>
          <w:color w:val="000000" w:themeColor="text1"/>
          <w:w w:val="95"/>
        </w:rPr>
        <w:t>photometric</w:t>
      </w:r>
      <w:r w:rsidRPr="001421E2">
        <w:rPr>
          <w:rFonts w:ascii="Arial" w:hAnsi="Arial" w:cs="Arial"/>
          <w:color w:val="000000" w:themeColor="text1"/>
          <w:spacing w:val="21"/>
        </w:rPr>
        <w:t xml:space="preserve"> </w:t>
      </w:r>
      <w:r w:rsidRPr="001421E2">
        <w:rPr>
          <w:rFonts w:ascii="Arial" w:hAnsi="Arial" w:cs="Arial"/>
          <w:color w:val="000000" w:themeColor="text1"/>
          <w:w w:val="95"/>
        </w:rPr>
        <w:t>determination</w:t>
      </w:r>
      <w:r w:rsidR="006C0477">
        <w:rPr>
          <w:rFonts w:ascii="Arial" w:hAnsi="Arial" w:cs="Arial"/>
          <w:color w:val="000000" w:themeColor="text1"/>
          <w:w w:val="95"/>
        </w:rPr>
        <w:t>,</w:t>
      </w:r>
      <w:r w:rsidRPr="001421E2">
        <w:rPr>
          <w:rFonts w:ascii="Arial" w:hAnsi="Arial" w:cs="Arial"/>
          <w:color w:val="000000" w:themeColor="text1"/>
          <w:w w:val="95"/>
        </w:rPr>
        <w:t xml:space="preserve"> and</w:t>
      </w:r>
      <w:r w:rsidRPr="001421E2">
        <w:rPr>
          <w:rFonts w:ascii="Arial" w:hAnsi="Arial" w:cs="Arial"/>
          <w:color w:val="000000" w:themeColor="text1"/>
          <w:spacing w:val="-5"/>
        </w:rPr>
        <w:t xml:space="preserve"> </w:t>
      </w:r>
      <w:r w:rsidR="00F351CF">
        <w:rPr>
          <w:rFonts w:ascii="Arial" w:hAnsi="Arial" w:cs="Arial"/>
          <w:color w:val="000000" w:themeColor="text1"/>
          <w:spacing w:val="-5"/>
        </w:rPr>
        <w:t xml:space="preserve">thirdly, </w:t>
      </w:r>
      <w:ins w:id="47" w:author="Bock, Clive" w:date="2022-06-20T12:43:00Z">
        <w:r w:rsidR="003107AE">
          <w:rPr>
            <w:rFonts w:ascii="Arial" w:hAnsi="Arial" w:cs="Arial"/>
            <w:color w:val="000000" w:themeColor="text1"/>
            <w:spacing w:val="-5"/>
          </w:rPr>
          <w:t>to</w:t>
        </w:r>
      </w:ins>
      <w:ins w:id="48" w:author="Bock, Clive" w:date="2022-06-20T12:44:00Z">
        <w:r w:rsidR="003107AE">
          <w:rPr>
            <w:rFonts w:ascii="Arial" w:hAnsi="Arial" w:cs="Arial"/>
            <w:color w:val="000000" w:themeColor="text1"/>
            <w:spacing w:val="-5"/>
          </w:rPr>
          <w:t xml:space="preserve"> </w:t>
        </w:r>
      </w:ins>
      <w:r w:rsidR="006C0477">
        <w:rPr>
          <w:rFonts w:ascii="Arial" w:hAnsi="Arial" w:cs="Arial"/>
          <w:color w:val="000000" w:themeColor="text1"/>
          <w:w w:val="95"/>
        </w:rPr>
        <w:t>relate</w:t>
      </w:r>
      <w:r w:rsidR="006C0477" w:rsidRPr="001421E2">
        <w:rPr>
          <w:rFonts w:ascii="Arial" w:hAnsi="Arial" w:cs="Arial"/>
          <w:color w:val="000000" w:themeColor="text1"/>
          <w:spacing w:val="-3"/>
        </w:rPr>
        <w:t xml:space="preserve"> </w:t>
      </w:r>
      <w:r w:rsidR="006C0477">
        <w:rPr>
          <w:rFonts w:ascii="Arial" w:hAnsi="Arial" w:cs="Arial"/>
          <w:color w:val="000000" w:themeColor="text1"/>
          <w:w w:val="95"/>
        </w:rPr>
        <w:t>specific</w:t>
      </w:r>
      <w:r w:rsidR="006C0477" w:rsidRPr="001421E2">
        <w:rPr>
          <w:rFonts w:ascii="Arial" w:hAnsi="Arial" w:cs="Arial"/>
          <w:color w:val="000000" w:themeColor="text1"/>
          <w:spacing w:val="-3"/>
        </w:rPr>
        <w:t xml:space="preserve"> </w:t>
      </w:r>
      <w:r w:rsidRPr="001421E2">
        <w:rPr>
          <w:rFonts w:ascii="Arial" w:hAnsi="Arial" w:cs="Arial"/>
          <w:color w:val="000000" w:themeColor="text1"/>
          <w:w w:val="95"/>
        </w:rPr>
        <w:t>wavelengths and</w:t>
      </w:r>
      <w:r w:rsidRPr="001421E2">
        <w:rPr>
          <w:rFonts w:ascii="Arial" w:hAnsi="Arial" w:cs="Arial"/>
          <w:color w:val="000000" w:themeColor="text1"/>
          <w:spacing w:val="-3"/>
        </w:rPr>
        <w:t xml:space="preserve"> </w:t>
      </w:r>
      <w:r w:rsidR="00F351CF">
        <w:rPr>
          <w:rFonts w:ascii="Arial" w:hAnsi="Arial" w:cs="Arial"/>
          <w:color w:val="000000" w:themeColor="text1"/>
          <w:spacing w:val="-3"/>
        </w:rPr>
        <w:t xml:space="preserve">secondary </w:t>
      </w:r>
      <w:r w:rsidRPr="001421E2">
        <w:rPr>
          <w:rFonts w:ascii="Arial" w:hAnsi="Arial" w:cs="Arial"/>
          <w:color w:val="000000" w:themeColor="text1"/>
          <w:w w:val="95"/>
        </w:rPr>
        <w:t>metaboli</w:t>
      </w:r>
      <w:r w:rsidR="00F351CF">
        <w:rPr>
          <w:rFonts w:ascii="Arial" w:hAnsi="Arial" w:cs="Arial"/>
          <w:color w:val="000000" w:themeColor="text1"/>
          <w:w w:val="95"/>
        </w:rPr>
        <w:t>te</w:t>
      </w:r>
      <w:r w:rsidR="00F351CF">
        <w:rPr>
          <w:rFonts w:ascii="Arial" w:hAnsi="Arial" w:cs="Arial"/>
          <w:color w:val="000000" w:themeColor="text1"/>
          <w:spacing w:val="-3"/>
        </w:rPr>
        <w:t xml:space="preserve"> </w:t>
      </w:r>
      <w:r w:rsidRPr="001421E2">
        <w:rPr>
          <w:rFonts w:ascii="Arial" w:hAnsi="Arial" w:cs="Arial"/>
          <w:color w:val="000000" w:themeColor="text1"/>
          <w:w w:val="95"/>
        </w:rPr>
        <w:t>content</w:t>
      </w:r>
      <w:r w:rsidR="006C0477">
        <w:rPr>
          <w:rFonts w:ascii="Arial" w:hAnsi="Arial" w:cs="Arial"/>
          <w:color w:val="000000" w:themeColor="text1"/>
          <w:w w:val="95"/>
        </w:rPr>
        <w:t>s</w:t>
      </w:r>
      <w:r w:rsidRPr="001421E2">
        <w:rPr>
          <w:rFonts w:ascii="Arial" w:hAnsi="Arial" w:cs="Arial"/>
          <w:color w:val="000000" w:themeColor="text1"/>
          <w:spacing w:val="-3"/>
        </w:rPr>
        <w:t xml:space="preserve"> </w:t>
      </w:r>
      <w:r w:rsidR="00F351CF">
        <w:rPr>
          <w:rFonts w:ascii="Arial" w:hAnsi="Arial" w:cs="Arial"/>
          <w:color w:val="000000" w:themeColor="text1"/>
          <w:spacing w:val="-3"/>
        </w:rPr>
        <w:t>to one another based</w:t>
      </w:r>
      <w:r w:rsidR="006C0477">
        <w:rPr>
          <w:rFonts w:ascii="Arial" w:hAnsi="Arial" w:cs="Arial"/>
          <w:color w:val="000000" w:themeColor="text1"/>
          <w:spacing w:val="-3"/>
        </w:rPr>
        <w:t xml:space="preserve"> </w:t>
      </w:r>
      <w:r w:rsidR="00F351CF">
        <w:rPr>
          <w:rFonts w:ascii="Arial" w:hAnsi="Arial" w:cs="Arial"/>
          <w:color w:val="000000" w:themeColor="text1"/>
          <w:spacing w:val="-3"/>
        </w:rPr>
        <w:t xml:space="preserve">on </w:t>
      </w:r>
      <w:r w:rsidRPr="001421E2">
        <w:rPr>
          <w:rFonts w:ascii="Arial" w:hAnsi="Arial" w:cs="Arial"/>
          <w:color w:val="000000" w:themeColor="text1"/>
          <w:w w:val="95"/>
        </w:rPr>
        <w:t>deep</w:t>
      </w:r>
      <w:r w:rsidRPr="001421E2">
        <w:rPr>
          <w:rFonts w:ascii="Arial" w:hAnsi="Arial" w:cs="Arial"/>
          <w:color w:val="000000" w:themeColor="text1"/>
          <w:spacing w:val="-3"/>
        </w:rPr>
        <w:t xml:space="preserve"> </w:t>
      </w:r>
      <w:r w:rsidRPr="001421E2">
        <w:rPr>
          <w:rFonts w:ascii="Arial" w:hAnsi="Arial" w:cs="Arial"/>
          <w:color w:val="000000" w:themeColor="text1"/>
          <w:w w:val="95"/>
        </w:rPr>
        <w:t xml:space="preserve">learning </w:t>
      </w:r>
      <w:r w:rsidRPr="001421E2">
        <w:rPr>
          <w:rFonts w:ascii="Arial" w:hAnsi="Arial" w:cs="Arial"/>
          <w:color w:val="000000" w:themeColor="text1"/>
          <w:spacing w:val="-2"/>
          <w:w w:val="95"/>
        </w:rPr>
        <w:t>algorithms.</w:t>
      </w:r>
    </w:p>
    <w:p w14:paraId="36054158" w14:textId="77777777" w:rsidR="00AC04B3" w:rsidRPr="001421E2" w:rsidRDefault="00AC04B3" w:rsidP="00F81C5B">
      <w:pPr>
        <w:spacing w:line="480" w:lineRule="auto"/>
        <w:jc w:val="both"/>
        <w:rPr>
          <w:rFonts w:ascii="Arial" w:hAnsi="Arial" w:cs="Arial"/>
          <w:color w:val="000000" w:themeColor="text1"/>
        </w:rPr>
      </w:pPr>
    </w:p>
    <w:p w14:paraId="02A89940" w14:textId="4548234A" w:rsidR="00AC04B3" w:rsidRPr="00F81C5B" w:rsidRDefault="00116A1C"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rPr>
        <w:t>MATERIALS AND METHODS</w:t>
      </w:r>
    </w:p>
    <w:p w14:paraId="190BDC48" w14:textId="77777777" w:rsidR="00AC04B3" w:rsidRPr="001421E2" w:rsidRDefault="00AC04B3" w:rsidP="00F81C5B">
      <w:pPr>
        <w:spacing w:line="480" w:lineRule="auto"/>
        <w:jc w:val="both"/>
        <w:rPr>
          <w:rFonts w:ascii="Arial" w:hAnsi="Arial" w:cs="Arial"/>
          <w:b/>
          <w:color w:val="000000" w:themeColor="text1"/>
        </w:rPr>
      </w:pPr>
    </w:p>
    <w:p w14:paraId="243BF95B" w14:textId="27D34FF7"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10"/>
        </w:rPr>
        <w:lastRenderedPageBreak/>
        <w:t>Plant</w:t>
      </w:r>
      <w:r w:rsidRPr="00F81C5B">
        <w:rPr>
          <w:rFonts w:ascii="Arial" w:hAnsi="Arial" w:cs="Arial"/>
          <w:b/>
          <w:bCs/>
          <w:color w:val="000000" w:themeColor="text1"/>
          <w:spacing w:val="38"/>
          <w:w w:val="110"/>
        </w:rPr>
        <w:t xml:space="preserve"> </w:t>
      </w:r>
      <w:r w:rsidRPr="00F81C5B">
        <w:rPr>
          <w:rFonts w:ascii="Arial" w:hAnsi="Arial" w:cs="Arial"/>
          <w:b/>
          <w:bCs/>
          <w:color w:val="000000" w:themeColor="text1"/>
          <w:spacing w:val="-2"/>
          <w:w w:val="110"/>
        </w:rPr>
        <w:t>cultivation</w:t>
      </w:r>
      <w:r w:rsidR="00116A1C">
        <w:rPr>
          <w:rFonts w:ascii="Arial" w:hAnsi="Arial" w:cs="Arial"/>
          <w:b/>
          <w:bCs/>
          <w:color w:val="000000" w:themeColor="text1"/>
          <w:spacing w:val="-2"/>
          <w:w w:val="110"/>
        </w:rPr>
        <w:t xml:space="preserve">. </w:t>
      </w:r>
      <w:r w:rsidRPr="001421E2">
        <w:rPr>
          <w:rFonts w:ascii="Arial" w:hAnsi="Arial" w:cs="Arial"/>
          <w:color w:val="000000" w:themeColor="text1"/>
        </w:rPr>
        <w:t xml:space="preserve">Sugar beet plants </w:t>
      </w:r>
      <w:r w:rsidR="00116A1C">
        <w:rPr>
          <w:rFonts w:ascii="Arial" w:hAnsi="Arial" w:cs="Arial"/>
          <w:color w:val="000000" w:themeColor="text1"/>
        </w:rPr>
        <w:t>(</w:t>
      </w:r>
      <w:r w:rsidRPr="001421E2">
        <w:rPr>
          <w:rFonts w:ascii="Arial" w:hAnsi="Arial" w:cs="Arial"/>
          <w:color w:val="000000" w:themeColor="text1"/>
        </w:rPr>
        <w:t>cv.</w:t>
      </w:r>
      <w:r w:rsidRPr="001421E2">
        <w:rPr>
          <w:rFonts w:ascii="Arial" w:hAnsi="Arial" w:cs="Arial"/>
          <w:color w:val="000000" w:themeColor="text1"/>
          <w:spacing w:val="40"/>
        </w:rPr>
        <w:t xml:space="preserve"> </w:t>
      </w:r>
      <w:r w:rsidRPr="001421E2">
        <w:rPr>
          <w:rFonts w:ascii="Arial" w:hAnsi="Arial" w:cs="Arial"/>
          <w:color w:val="000000" w:themeColor="text1"/>
        </w:rPr>
        <w:t>Isabella</w:t>
      </w:r>
      <w:r w:rsidR="00116A1C">
        <w:rPr>
          <w:rFonts w:ascii="Arial" w:hAnsi="Arial" w:cs="Arial"/>
          <w:color w:val="000000" w:themeColor="text1"/>
        </w:rPr>
        <w:t xml:space="preserve">, </w:t>
      </w:r>
      <w:r w:rsidRPr="001421E2">
        <w:rPr>
          <w:rFonts w:ascii="Arial" w:hAnsi="Arial" w:cs="Arial"/>
          <w:color w:val="000000" w:themeColor="text1"/>
        </w:rPr>
        <w:t xml:space="preserve">KWS GmbH, </w:t>
      </w:r>
      <w:proofErr w:type="spellStart"/>
      <w:r w:rsidRPr="001421E2">
        <w:rPr>
          <w:rFonts w:ascii="Arial" w:hAnsi="Arial" w:cs="Arial"/>
          <w:color w:val="000000" w:themeColor="text1"/>
        </w:rPr>
        <w:t>Einbeck</w:t>
      </w:r>
      <w:proofErr w:type="spellEnd"/>
      <w:r w:rsidRPr="001421E2">
        <w:rPr>
          <w:rFonts w:ascii="Arial" w:hAnsi="Arial" w:cs="Arial"/>
          <w:color w:val="000000" w:themeColor="text1"/>
        </w:rPr>
        <w:t>, Germany) were grown in a greenhouse</w:t>
      </w:r>
      <w:r w:rsidRPr="001421E2">
        <w:rPr>
          <w:rFonts w:ascii="Arial" w:hAnsi="Arial" w:cs="Arial"/>
          <w:color w:val="000000" w:themeColor="text1"/>
          <w:spacing w:val="-3"/>
        </w:rPr>
        <w:t xml:space="preserve"> </w:t>
      </w:r>
      <w:r w:rsidRPr="001421E2">
        <w:rPr>
          <w:rFonts w:ascii="Arial" w:hAnsi="Arial" w:cs="Arial"/>
          <w:color w:val="000000" w:themeColor="text1"/>
        </w:rPr>
        <w:t>environment</w:t>
      </w:r>
      <w:r w:rsidRPr="001421E2">
        <w:rPr>
          <w:rFonts w:ascii="Arial" w:hAnsi="Arial" w:cs="Arial"/>
          <w:color w:val="000000" w:themeColor="text1"/>
          <w:spacing w:val="-3"/>
        </w:rPr>
        <w:t xml:space="preserve"> </w:t>
      </w:r>
      <w:r w:rsidRPr="001421E2">
        <w:rPr>
          <w:rFonts w:ascii="Arial" w:hAnsi="Arial" w:cs="Arial"/>
          <w:color w:val="000000" w:themeColor="text1"/>
        </w:rPr>
        <w:t>according</w:t>
      </w:r>
      <w:r w:rsidRPr="001421E2">
        <w:rPr>
          <w:rFonts w:ascii="Arial" w:hAnsi="Arial" w:cs="Arial"/>
          <w:color w:val="000000" w:themeColor="text1"/>
          <w:spacing w:val="-3"/>
        </w:rPr>
        <w:t xml:space="preserve"> </w:t>
      </w:r>
      <w:r w:rsidRPr="001421E2">
        <w:rPr>
          <w:rFonts w:ascii="Arial" w:hAnsi="Arial" w:cs="Arial"/>
          <w:color w:val="000000" w:themeColor="text1"/>
        </w:rPr>
        <w:t>to</w:t>
      </w:r>
      <w:r w:rsidRPr="001421E2">
        <w:rPr>
          <w:rFonts w:ascii="Arial" w:hAnsi="Arial" w:cs="Arial"/>
          <w:color w:val="000000" w:themeColor="text1"/>
          <w:spacing w:val="-3"/>
        </w:rPr>
        <w:t xml:space="preserve"> </w:t>
      </w:r>
      <w:hyperlink w:anchor="_bookmark44" w:history="1">
        <w:r w:rsidRPr="001421E2">
          <w:rPr>
            <w:rFonts w:ascii="Arial" w:hAnsi="Arial" w:cs="Arial"/>
            <w:color w:val="000000" w:themeColor="text1"/>
          </w:rPr>
          <w:t>Mahlein</w:t>
        </w:r>
        <w:r w:rsidRPr="001421E2">
          <w:rPr>
            <w:rFonts w:ascii="Arial" w:hAnsi="Arial" w:cs="Arial"/>
            <w:color w:val="000000" w:themeColor="text1"/>
            <w:spacing w:val="-3"/>
          </w:rPr>
          <w:t xml:space="preserve"> </w:t>
        </w:r>
        <w:r w:rsidRPr="001421E2">
          <w:rPr>
            <w:rFonts w:ascii="Arial" w:hAnsi="Arial" w:cs="Arial"/>
            <w:color w:val="000000" w:themeColor="text1"/>
          </w:rPr>
          <w:t>et</w:t>
        </w:r>
        <w:r w:rsidRPr="001421E2">
          <w:rPr>
            <w:rFonts w:ascii="Arial" w:hAnsi="Arial" w:cs="Arial"/>
            <w:color w:val="000000" w:themeColor="text1"/>
            <w:spacing w:val="-3"/>
          </w:rPr>
          <w:t xml:space="preserve"> </w:t>
        </w:r>
        <w:r w:rsidRPr="001421E2">
          <w:rPr>
            <w:rFonts w:ascii="Arial" w:hAnsi="Arial" w:cs="Arial"/>
            <w:color w:val="000000" w:themeColor="text1"/>
          </w:rPr>
          <w:t>al.</w:t>
        </w:r>
      </w:hyperlink>
      <w:r w:rsidRPr="001421E2">
        <w:rPr>
          <w:rFonts w:ascii="Arial" w:hAnsi="Arial" w:cs="Arial"/>
          <w:color w:val="000000" w:themeColor="text1"/>
          <w:spacing w:val="-3"/>
        </w:rPr>
        <w:t xml:space="preserve"> </w:t>
      </w:r>
      <w:hyperlink w:anchor="_bookmark44" w:history="1">
        <w:r w:rsidRPr="001421E2">
          <w:rPr>
            <w:rFonts w:ascii="Arial" w:hAnsi="Arial" w:cs="Arial"/>
            <w:color w:val="000000" w:themeColor="text1"/>
          </w:rPr>
          <w:t>(2012)</w:t>
        </w:r>
      </w:hyperlink>
      <w:r w:rsidRPr="001421E2">
        <w:rPr>
          <w:rFonts w:ascii="Arial" w:hAnsi="Arial" w:cs="Arial"/>
          <w:color w:val="000000" w:themeColor="text1"/>
          <w:spacing w:val="-3"/>
        </w:rPr>
        <w:t xml:space="preserve"> </w:t>
      </w:r>
      <w:r w:rsidRPr="001421E2">
        <w:rPr>
          <w:rFonts w:ascii="Arial" w:hAnsi="Arial" w:cs="Arial"/>
          <w:color w:val="000000" w:themeColor="text1"/>
        </w:rPr>
        <w:t>in</w:t>
      </w:r>
      <w:r w:rsidRPr="001421E2">
        <w:rPr>
          <w:rFonts w:ascii="Arial" w:hAnsi="Arial" w:cs="Arial"/>
          <w:color w:val="000000" w:themeColor="text1"/>
          <w:spacing w:val="-3"/>
        </w:rPr>
        <w:t xml:space="preserve"> </w:t>
      </w:r>
      <w:r w:rsidRPr="001421E2">
        <w:rPr>
          <w:rFonts w:ascii="Arial" w:hAnsi="Arial" w:cs="Arial"/>
          <w:color w:val="000000" w:themeColor="text1"/>
        </w:rPr>
        <w:t>plastic</w:t>
      </w:r>
      <w:r w:rsidRPr="001421E2">
        <w:rPr>
          <w:rFonts w:ascii="Arial" w:hAnsi="Arial" w:cs="Arial"/>
          <w:color w:val="000000" w:themeColor="text1"/>
          <w:spacing w:val="-3"/>
        </w:rPr>
        <w:t xml:space="preserve"> </w:t>
      </w:r>
      <w:r w:rsidRPr="001421E2">
        <w:rPr>
          <w:rFonts w:ascii="Arial" w:hAnsi="Arial" w:cs="Arial"/>
          <w:color w:val="000000" w:themeColor="text1"/>
        </w:rPr>
        <w:t>pots</w:t>
      </w:r>
      <w:r w:rsidRPr="001421E2">
        <w:rPr>
          <w:rFonts w:ascii="Arial" w:hAnsi="Arial" w:cs="Arial"/>
          <w:color w:val="000000" w:themeColor="text1"/>
          <w:spacing w:val="-3"/>
        </w:rPr>
        <w:t xml:space="preserve"> </w:t>
      </w:r>
      <w:r w:rsidRPr="001421E2">
        <w:rPr>
          <w:rFonts w:ascii="Arial" w:hAnsi="Arial" w:cs="Arial"/>
          <w:color w:val="000000" w:themeColor="text1"/>
        </w:rPr>
        <w:t>(13</w:t>
      </w:r>
      <w:r w:rsidRPr="001421E2">
        <w:rPr>
          <w:rFonts w:ascii="Arial" w:hAnsi="Arial" w:cs="Arial"/>
          <w:color w:val="000000" w:themeColor="text1"/>
          <w:spacing w:val="-3"/>
        </w:rPr>
        <w:t xml:space="preserve"> </w:t>
      </w:r>
      <w:r w:rsidRPr="001421E2">
        <w:rPr>
          <w:rFonts w:ascii="Arial" w:hAnsi="Arial" w:cs="Arial"/>
          <w:color w:val="000000" w:themeColor="text1"/>
        </w:rPr>
        <w:t>cm</w:t>
      </w:r>
      <w:r w:rsidR="00116A1C">
        <w:rPr>
          <w:rFonts w:ascii="Arial" w:hAnsi="Arial" w:cs="Arial"/>
          <w:color w:val="000000" w:themeColor="text1"/>
        </w:rPr>
        <w:t xml:space="preserve"> diameter</w:t>
      </w:r>
      <w:r w:rsidRPr="001421E2">
        <w:rPr>
          <w:rFonts w:ascii="Arial" w:hAnsi="Arial" w:cs="Arial"/>
          <w:color w:val="000000" w:themeColor="text1"/>
        </w:rPr>
        <w:t>)</w:t>
      </w:r>
      <w:r w:rsidRPr="001421E2">
        <w:rPr>
          <w:rFonts w:ascii="Arial" w:hAnsi="Arial" w:cs="Arial"/>
          <w:color w:val="000000" w:themeColor="text1"/>
          <w:spacing w:val="-3"/>
        </w:rPr>
        <w:t xml:space="preserve"> </w:t>
      </w:r>
      <w:r w:rsidR="00116A1C">
        <w:rPr>
          <w:rFonts w:ascii="Arial" w:hAnsi="Arial" w:cs="Arial"/>
          <w:color w:val="000000" w:themeColor="text1"/>
          <w:spacing w:val="-3"/>
        </w:rPr>
        <w:t>i</w:t>
      </w:r>
      <w:r w:rsidRPr="001421E2">
        <w:rPr>
          <w:rFonts w:ascii="Arial" w:hAnsi="Arial" w:cs="Arial"/>
          <w:color w:val="000000" w:themeColor="text1"/>
        </w:rPr>
        <w:t>n</w:t>
      </w:r>
      <w:r w:rsidRPr="001421E2">
        <w:rPr>
          <w:rFonts w:ascii="Arial" w:hAnsi="Arial" w:cs="Arial"/>
          <w:color w:val="000000" w:themeColor="text1"/>
          <w:spacing w:val="-3"/>
        </w:rPr>
        <w:t xml:space="preserve"> </w:t>
      </w:r>
      <w:r w:rsidR="00116A1C">
        <w:rPr>
          <w:rFonts w:ascii="Arial" w:hAnsi="Arial" w:cs="Arial"/>
          <w:color w:val="000000" w:themeColor="text1"/>
          <w:spacing w:val="-3"/>
        </w:rPr>
        <w:t xml:space="preserve">a </w:t>
      </w:r>
      <w:r w:rsidRPr="001421E2">
        <w:rPr>
          <w:rFonts w:ascii="Arial" w:hAnsi="Arial" w:cs="Arial"/>
          <w:color w:val="000000" w:themeColor="text1"/>
        </w:rPr>
        <w:t>commer</w:t>
      </w:r>
      <w:r w:rsidRPr="001421E2">
        <w:rPr>
          <w:rFonts w:ascii="Arial" w:hAnsi="Arial" w:cs="Arial"/>
          <w:color w:val="000000" w:themeColor="text1"/>
          <w:w w:val="95"/>
        </w:rPr>
        <w:t>cial substrate (</w:t>
      </w:r>
      <w:proofErr w:type="spellStart"/>
      <w:r w:rsidRPr="001421E2">
        <w:rPr>
          <w:rFonts w:ascii="Arial" w:hAnsi="Arial" w:cs="Arial"/>
          <w:color w:val="000000" w:themeColor="text1"/>
          <w:w w:val="95"/>
        </w:rPr>
        <w:t>Topfsubstrat</w:t>
      </w:r>
      <w:proofErr w:type="spellEnd"/>
      <w:r w:rsidRPr="001421E2">
        <w:rPr>
          <w:rFonts w:ascii="Arial" w:hAnsi="Arial" w:cs="Arial"/>
          <w:color w:val="000000" w:themeColor="text1"/>
          <w:w w:val="95"/>
        </w:rPr>
        <w:t xml:space="preserve"> 1.5, </w:t>
      </w:r>
      <w:proofErr w:type="spellStart"/>
      <w:r w:rsidRPr="001421E2">
        <w:rPr>
          <w:rFonts w:ascii="Arial" w:hAnsi="Arial" w:cs="Arial"/>
          <w:color w:val="000000" w:themeColor="text1"/>
          <w:w w:val="95"/>
        </w:rPr>
        <w:t>Balster</w:t>
      </w:r>
      <w:proofErr w:type="spellEnd"/>
      <w:r w:rsidRPr="001421E2">
        <w:rPr>
          <w:rFonts w:ascii="Arial" w:hAnsi="Arial" w:cs="Arial"/>
          <w:color w:val="000000" w:themeColor="text1"/>
          <w:w w:val="95"/>
        </w:rPr>
        <w:t xml:space="preserve"> </w:t>
      </w:r>
      <w:proofErr w:type="spellStart"/>
      <w:r w:rsidRPr="001421E2">
        <w:rPr>
          <w:rFonts w:ascii="Arial" w:hAnsi="Arial" w:cs="Arial"/>
          <w:color w:val="000000" w:themeColor="text1"/>
          <w:w w:val="95"/>
        </w:rPr>
        <w:t>Erdenwerk</w:t>
      </w:r>
      <w:proofErr w:type="spellEnd"/>
      <w:r w:rsidRPr="001421E2">
        <w:rPr>
          <w:rFonts w:ascii="Arial" w:hAnsi="Arial" w:cs="Arial"/>
          <w:color w:val="000000" w:themeColor="text1"/>
          <w:w w:val="95"/>
        </w:rPr>
        <w:t xml:space="preserve"> GmbH, </w:t>
      </w:r>
      <w:proofErr w:type="spellStart"/>
      <w:r w:rsidRPr="001421E2">
        <w:rPr>
          <w:rFonts w:ascii="Arial" w:hAnsi="Arial" w:cs="Arial"/>
          <w:color w:val="000000" w:themeColor="text1"/>
          <w:w w:val="95"/>
        </w:rPr>
        <w:t>Sinntal-Altengronau</w:t>
      </w:r>
      <w:proofErr w:type="spellEnd"/>
      <w:r w:rsidRPr="001421E2">
        <w:rPr>
          <w:rFonts w:ascii="Arial" w:hAnsi="Arial" w:cs="Arial"/>
          <w:color w:val="000000" w:themeColor="text1"/>
          <w:w w:val="95"/>
        </w:rPr>
        <w:t xml:space="preserve">, Germany), </w:t>
      </w:r>
      <w:r w:rsidRPr="001421E2">
        <w:rPr>
          <w:rFonts w:ascii="Arial" w:hAnsi="Arial" w:cs="Arial"/>
          <w:color w:val="000000" w:themeColor="text1"/>
        </w:rPr>
        <w:t>watered</w:t>
      </w:r>
      <w:r w:rsidRPr="001421E2">
        <w:rPr>
          <w:rFonts w:ascii="Arial" w:hAnsi="Arial" w:cs="Arial"/>
          <w:color w:val="000000" w:themeColor="text1"/>
          <w:spacing w:val="-9"/>
        </w:rPr>
        <w:t xml:space="preserve"> </w:t>
      </w:r>
      <w:r w:rsidRPr="001421E2">
        <w:rPr>
          <w:rFonts w:ascii="Arial" w:hAnsi="Arial" w:cs="Arial"/>
          <w:color w:val="000000" w:themeColor="text1"/>
        </w:rPr>
        <w:t>as</w:t>
      </w:r>
      <w:r w:rsidRPr="001421E2">
        <w:rPr>
          <w:rFonts w:ascii="Arial" w:hAnsi="Arial" w:cs="Arial"/>
          <w:color w:val="000000" w:themeColor="text1"/>
          <w:spacing w:val="-8"/>
        </w:rPr>
        <w:t xml:space="preserve"> </w:t>
      </w:r>
      <w:r w:rsidRPr="001421E2">
        <w:rPr>
          <w:rFonts w:ascii="Arial" w:hAnsi="Arial" w:cs="Arial"/>
          <w:color w:val="000000" w:themeColor="text1"/>
        </w:rPr>
        <w:t>necessary</w:t>
      </w:r>
      <w:r w:rsidRPr="001421E2">
        <w:rPr>
          <w:rFonts w:ascii="Arial" w:hAnsi="Arial" w:cs="Arial"/>
          <w:color w:val="000000" w:themeColor="text1"/>
          <w:spacing w:val="-9"/>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r w:rsidRPr="001421E2">
        <w:rPr>
          <w:rFonts w:ascii="Arial" w:hAnsi="Arial" w:cs="Arial"/>
          <w:color w:val="000000" w:themeColor="text1"/>
        </w:rPr>
        <w:t>fertilized</w:t>
      </w:r>
      <w:r w:rsidRPr="001421E2">
        <w:rPr>
          <w:rFonts w:ascii="Arial" w:hAnsi="Arial" w:cs="Arial"/>
          <w:color w:val="000000" w:themeColor="text1"/>
          <w:spacing w:val="-9"/>
        </w:rPr>
        <w:t xml:space="preserve"> </w:t>
      </w:r>
      <w:r w:rsidRPr="001421E2">
        <w:rPr>
          <w:rFonts w:ascii="Arial" w:hAnsi="Arial" w:cs="Arial"/>
          <w:color w:val="000000" w:themeColor="text1"/>
        </w:rPr>
        <w:t>weekly</w:t>
      </w:r>
      <w:r w:rsidRPr="001421E2">
        <w:rPr>
          <w:rFonts w:ascii="Arial" w:hAnsi="Arial" w:cs="Arial"/>
          <w:color w:val="000000" w:themeColor="text1"/>
          <w:spacing w:val="-8"/>
        </w:rPr>
        <w:t xml:space="preserve"> </w:t>
      </w:r>
      <w:r w:rsidRPr="001421E2">
        <w:rPr>
          <w:rFonts w:ascii="Arial" w:hAnsi="Arial" w:cs="Arial"/>
          <w:color w:val="000000" w:themeColor="text1"/>
        </w:rPr>
        <w:t>with</w:t>
      </w:r>
      <w:r w:rsidRPr="001421E2">
        <w:rPr>
          <w:rFonts w:ascii="Arial" w:hAnsi="Arial" w:cs="Arial"/>
          <w:color w:val="000000" w:themeColor="text1"/>
          <w:spacing w:val="-9"/>
        </w:rPr>
        <w:t xml:space="preserve"> </w:t>
      </w:r>
      <w:r w:rsidRPr="001421E2">
        <w:rPr>
          <w:rFonts w:ascii="Arial" w:hAnsi="Arial" w:cs="Arial"/>
          <w:color w:val="000000" w:themeColor="text1"/>
        </w:rPr>
        <w:t>100</w:t>
      </w:r>
      <w:r w:rsidRPr="001421E2">
        <w:rPr>
          <w:rFonts w:ascii="Arial" w:hAnsi="Arial" w:cs="Arial"/>
          <w:color w:val="000000" w:themeColor="text1"/>
          <w:spacing w:val="-8"/>
        </w:rPr>
        <w:t xml:space="preserve"> </w:t>
      </w:r>
      <w:r w:rsidRPr="001421E2">
        <w:rPr>
          <w:rFonts w:ascii="Arial" w:hAnsi="Arial" w:cs="Arial"/>
          <w:color w:val="000000" w:themeColor="text1"/>
        </w:rPr>
        <w:t>ml</w:t>
      </w:r>
      <w:r w:rsidRPr="001421E2">
        <w:rPr>
          <w:rFonts w:ascii="Arial" w:hAnsi="Arial" w:cs="Arial"/>
          <w:color w:val="000000" w:themeColor="text1"/>
          <w:spacing w:val="-9"/>
        </w:rPr>
        <w:t xml:space="preserve"> </w:t>
      </w:r>
      <w:r w:rsidRPr="001421E2">
        <w:rPr>
          <w:rFonts w:ascii="Arial" w:hAnsi="Arial" w:cs="Arial"/>
          <w:color w:val="000000" w:themeColor="text1"/>
        </w:rPr>
        <w:t>of</w:t>
      </w:r>
      <w:r w:rsidRPr="001421E2">
        <w:rPr>
          <w:rFonts w:ascii="Arial" w:hAnsi="Arial" w:cs="Arial"/>
          <w:color w:val="000000" w:themeColor="text1"/>
          <w:spacing w:val="-8"/>
        </w:rPr>
        <w:t xml:space="preserve"> </w:t>
      </w:r>
      <w:r w:rsidRPr="001421E2">
        <w:rPr>
          <w:rFonts w:ascii="Arial" w:hAnsi="Arial" w:cs="Arial"/>
          <w:color w:val="000000" w:themeColor="text1"/>
        </w:rPr>
        <w:t>a</w:t>
      </w:r>
      <w:r w:rsidRPr="001421E2">
        <w:rPr>
          <w:rFonts w:ascii="Arial" w:hAnsi="Arial" w:cs="Arial"/>
          <w:color w:val="000000" w:themeColor="text1"/>
          <w:spacing w:val="-9"/>
        </w:rPr>
        <w:t xml:space="preserve"> </w:t>
      </w:r>
      <w:r w:rsidRPr="001421E2">
        <w:rPr>
          <w:rFonts w:ascii="Arial" w:hAnsi="Arial" w:cs="Arial"/>
          <w:color w:val="000000" w:themeColor="text1"/>
        </w:rPr>
        <w:t>0.2%</w:t>
      </w:r>
      <w:r w:rsidRPr="001421E2">
        <w:rPr>
          <w:rFonts w:ascii="Arial" w:hAnsi="Arial" w:cs="Arial"/>
          <w:color w:val="000000" w:themeColor="text1"/>
          <w:spacing w:val="-9"/>
        </w:rPr>
        <w:t xml:space="preserve"> </w:t>
      </w:r>
      <w:r w:rsidRPr="001421E2">
        <w:rPr>
          <w:rFonts w:ascii="Arial" w:hAnsi="Arial" w:cs="Arial"/>
          <w:color w:val="000000" w:themeColor="text1"/>
        </w:rPr>
        <w:t>solution</w:t>
      </w:r>
      <w:r w:rsidRPr="001421E2">
        <w:rPr>
          <w:rFonts w:ascii="Arial" w:hAnsi="Arial" w:cs="Arial"/>
          <w:color w:val="000000" w:themeColor="text1"/>
          <w:spacing w:val="-9"/>
        </w:rPr>
        <w:t xml:space="preserve"> </w:t>
      </w:r>
      <w:r w:rsidRPr="001421E2">
        <w:rPr>
          <w:rFonts w:ascii="Arial" w:hAnsi="Arial" w:cs="Arial"/>
          <w:color w:val="000000" w:themeColor="text1"/>
        </w:rPr>
        <w:t>of</w:t>
      </w:r>
      <w:r w:rsidRPr="001421E2">
        <w:rPr>
          <w:rFonts w:ascii="Arial" w:hAnsi="Arial" w:cs="Arial"/>
          <w:color w:val="000000" w:themeColor="text1"/>
          <w:spacing w:val="-8"/>
        </w:rPr>
        <w:t xml:space="preserve"> </w:t>
      </w:r>
      <w:r w:rsidRPr="001421E2">
        <w:rPr>
          <w:rFonts w:ascii="Arial" w:hAnsi="Arial" w:cs="Arial"/>
          <w:color w:val="000000" w:themeColor="text1"/>
        </w:rPr>
        <w:t>Poly</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Crescal</w:t>
      </w:r>
      <w:proofErr w:type="spellEnd"/>
      <w:r w:rsidRPr="001421E2">
        <w:rPr>
          <w:rFonts w:ascii="Arial" w:hAnsi="Arial" w:cs="Arial"/>
          <w:color w:val="000000" w:themeColor="text1"/>
        </w:rPr>
        <w:t xml:space="preserve"> </w:t>
      </w:r>
      <w:r w:rsidRPr="001421E2">
        <w:rPr>
          <w:rFonts w:ascii="Arial" w:hAnsi="Arial" w:cs="Arial"/>
          <w:color w:val="000000" w:themeColor="text1"/>
          <w:spacing w:val="-2"/>
        </w:rPr>
        <w:t>(</w:t>
      </w:r>
      <w:proofErr w:type="spellStart"/>
      <w:r w:rsidRPr="001421E2">
        <w:rPr>
          <w:rFonts w:ascii="Arial" w:hAnsi="Arial" w:cs="Arial"/>
          <w:color w:val="000000" w:themeColor="text1"/>
          <w:spacing w:val="-2"/>
        </w:rPr>
        <w:t>Aglukon</w:t>
      </w:r>
      <w:proofErr w:type="spellEnd"/>
      <w:r w:rsidRPr="001421E2">
        <w:rPr>
          <w:rFonts w:ascii="Arial" w:hAnsi="Arial" w:cs="Arial"/>
          <w:color w:val="000000" w:themeColor="text1"/>
          <w:spacing w:val="-2"/>
        </w:rPr>
        <w:t xml:space="preserve"> GmbH, Düsseldorf, Germany).</w:t>
      </w:r>
    </w:p>
    <w:p w14:paraId="3B3F4465" w14:textId="034FAB08" w:rsidR="00AC04B3" w:rsidRPr="00F81C5B" w:rsidRDefault="00AC04B3" w:rsidP="00F81C5B">
      <w:pPr>
        <w:spacing w:line="480" w:lineRule="auto"/>
        <w:ind w:firstLine="708"/>
        <w:jc w:val="both"/>
        <w:rPr>
          <w:rFonts w:ascii="Arial" w:hAnsi="Arial" w:cs="Arial"/>
          <w:b/>
          <w:bCs/>
          <w:color w:val="000000" w:themeColor="text1"/>
        </w:rPr>
      </w:pPr>
      <w:r w:rsidRPr="00F81C5B">
        <w:rPr>
          <w:rFonts w:ascii="Arial" w:hAnsi="Arial" w:cs="Arial"/>
          <w:b/>
          <w:bCs/>
          <w:color w:val="000000" w:themeColor="text1"/>
          <w:w w:val="105"/>
        </w:rPr>
        <w:t>Pathogen</w:t>
      </w:r>
      <w:r w:rsidRPr="00F81C5B">
        <w:rPr>
          <w:rFonts w:ascii="Arial" w:hAnsi="Arial" w:cs="Arial"/>
          <w:b/>
          <w:bCs/>
          <w:color w:val="000000" w:themeColor="text1"/>
          <w:spacing w:val="60"/>
          <w:w w:val="105"/>
        </w:rPr>
        <w:t xml:space="preserve"> </w:t>
      </w:r>
      <w:r w:rsidRPr="00F81C5B">
        <w:rPr>
          <w:rFonts w:ascii="Arial" w:hAnsi="Arial" w:cs="Arial"/>
          <w:b/>
          <w:bCs/>
          <w:color w:val="000000" w:themeColor="text1"/>
          <w:spacing w:val="-2"/>
          <w:w w:val="105"/>
        </w:rPr>
        <w:t>inoculation</w:t>
      </w:r>
      <w:r w:rsidR="00906EE5" w:rsidRPr="00F81C5B">
        <w:rPr>
          <w:rFonts w:ascii="Arial" w:hAnsi="Arial" w:cs="Arial"/>
          <w:b/>
          <w:bCs/>
          <w:color w:val="000000" w:themeColor="text1"/>
          <w:spacing w:val="-2"/>
          <w:w w:val="105"/>
        </w:rPr>
        <w:t xml:space="preserve">. </w:t>
      </w:r>
      <w:r w:rsidRPr="00583840">
        <w:rPr>
          <w:rFonts w:ascii="Arial" w:hAnsi="Arial" w:cs="Arial"/>
          <w:color w:val="000000" w:themeColor="text1"/>
        </w:rPr>
        <w:t>Sugar</w:t>
      </w:r>
      <w:r w:rsidRPr="00583840">
        <w:rPr>
          <w:rFonts w:ascii="Arial" w:hAnsi="Arial" w:cs="Arial"/>
          <w:color w:val="000000" w:themeColor="text1"/>
          <w:spacing w:val="-6"/>
        </w:rPr>
        <w:t xml:space="preserve"> </w:t>
      </w:r>
      <w:r w:rsidRPr="00583840">
        <w:rPr>
          <w:rFonts w:ascii="Arial" w:hAnsi="Arial" w:cs="Arial"/>
          <w:color w:val="000000" w:themeColor="text1"/>
        </w:rPr>
        <w:t>beet</w:t>
      </w:r>
      <w:r w:rsidRPr="00583840">
        <w:rPr>
          <w:rFonts w:ascii="Arial" w:hAnsi="Arial" w:cs="Arial"/>
          <w:color w:val="000000" w:themeColor="text1"/>
          <w:spacing w:val="-6"/>
        </w:rPr>
        <w:t xml:space="preserve"> </w:t>
      </w:r>
      <w:r w:rsidRPr="00583840">
        <w:rPr>
          <w:rFonts w:ascii="Arial" w:hAnsi="Arial" w:cs="Arial"/>
          <w:color w:val="000000" w:themeColor="text1"/>
        </w:rPr>
        <w:t>plants</w:t>
      </w:r>
      <w:r w:rsidRPr="00583840">
        <w:rPr>
          <w:rFonts w:ascii="Arial" w:hAnsi="Arial" w:cs="Arial"/>
          <w:color w:val="000000" w:themeColor="text1"/>
          <w:spacing w:val="-6"/>
        </w:rPr>
        <w:t xml:space="preserve"> </w:t>
      </w:r>
      <w:r w:rsidRPr="00583840">
        <w:rPr>
          <w:rFonts w:ascii="Arial" w:hAnsi="Arial" w:cs="Arial"/>
          <w:color w:val="000000" w:themeColor="text1"/>
        </w:rPr>
        <w:t>were</w:t>
      </w:r>
      <w:r w:rsidRPr="00583840">
        <w:rPr>
          <w:rFonts w:ascii="Arial" w:hAnsi="Arial" w:cs="Arial"/>
          <w:color w:val="000000" w:themeColor="text1"/>
          <w:spacing w:val="-6"/>
        </w:rPr>
        <w:t xml:space="preserve"> </w:t>
      </w:r>
      <w:r w:rsidRPr="00583840">
        <w:rPr>
          <w:rFonts w:ascii="Arial" w:hAnsi="Arial" w:cs="Arial"/>
          <w:color w:val="000000" w:themeColor="text1"/>
        </w:rPr>
        <w:t>inoculated</w:t>
      </w:r>
      <w:r w:rsidRPr="00583840">
        <w:rPr>
          <w:rFonts w:ascii="Arial" w:hAnsi="Arial" w:cs="Arial"/>
          <w:color w:val="000000" w:themeColor="text1"/>
          <w:spacing w:val="-6"/>
        </w:rPr>
        <w:t xml:space="preserve"> </w:t>
      </w:r>
      <w:r w:rsidRPr="00583840">
        <w:rPr>
          <w:rFonts w:ascii="Arial" w:hAnsi="Arial" w:cs="Arial"/>
          <w:color w:val="000000" w:themeColor="text1"/>
        </w:rPr>
        <w:t>at</w:t>
      </w:r>
      <w:r w:rsidRPr="00583840">
        <w:rPr>
          <w:rFonts w:ascii="Arial" w:hAnsi="Arial" w:cs="Arial"/>
          <w:color w:val="000000" w:themeColor="text1"/>
          <w:spacing w:val="-6"/>
        </w:rPr>
        <w:t xml:space="preserve"> </w:t>
      </w:r>
      <w:r w:rsidRPr="00583840">
        <w:rPr>
          <w:rFonts w:ascii="Arial" w:hAnsi="Arial" w:cs="Arial"/>
          <w:color w:val="000000" w:themeColor="text1"/>
        </w:rPr>
        <w:t>growth</w:t>
      </w:r>
      <w:r w:rsidRPr="00583840">
        <w:rPr>
          <w:rFonts w:ascii="Arial" w:hAnsi="Arial" w:cs="Arial"/>
          <w:color w:val="000000" w:themeColor="text1"/>
          <w:spacing w:val="-6"/>
        </w:rPr>
        <w:t xml:space="preserve"> </w:t>
      </w:r>
      <w:r w:rsidRPr="00583840">
        <w:rPr>
          <w:rFonts w:ascii="Arial" w:hAnsi="Arial" w:cs="Arial"/>
          <w:color w:val="000000" w:themeColor="text1"/>
        </w:rPr>
        <w:t>stage</w:t>
      </w:r>
      <w:r w:rsidRPr="00583840">
        <w:rPr>
          <w:rFonts w:ascii="Arial" w:hAnsi="Arial" w:cs="Arial"/>
          <w:color w:val="000000" w:themeColor="text1"/>
          <w:spacing w:val="-6"/>
        </w:rPr>
        <w:t xml:space="preserve"> </w:t>
      </w:r>
      <w:r w:rsidRPr="00583840">
        <w:rPr>
          <w:rFonts w:ascii="Arial" w:hAnsi="Arial" w:cs="Arial"/>
          <w:color w:val="000000" w:themeColor="text1"/>
        </w:rPr>
        <w:t>14</w:t>
      </w:r>
      <w:r w:rsidRPr="00583840">
        <w:rPr>
          <w:rFonts w:ascii="Arial" w:hAnsi="Arial" w:cs="Arial"/>
          <w:color w:val="000000" w:themeColor="text1"/>
          <w:spacing w:val="-6"/>
        </w:rPr>
        <w:t xml:space="preserve"> </w:t>
      </w:r>
      <w:hyperlink w:anchor="_bookmark45" w:history="1">
        <w:r w:rsidRPr="00583840">
          <w:rPr>
            <w:rFonts w:ascii="Arial" w:hAnsi="Arial" w:cs="Arial"/>
            <w:color w:val="000000" w:themeColor="text1"/>
          </w:rPr>
          <w:t>(Meier</w:t>
        </w:r>
        <w:r w:rsidRPr="00583840">
          <w:rPr>
            <w:rFonts w:ascii="Arial" w:hAnsi="Arial" w:cs="Arial"/>
            <w:color w:val="000000" w:themeColor="text1"/>
            <w:spacing w:val="-6"/>
          </w:rPr>
          <w:t xml:space="preserve"> </w:t>
        </w:r>
        <w:r w:rsidRPr="00583840">
          <w:rPr>
            <w:rFonts w:ascii="Arial" w:hAnsi="Arial" w:cs="Arial"/>
            <w:color w:val="000000" w:themeColor="text1"/>
          </w:rPr>
          <w:t>et</w:t>
        </w:r>
        <w:r w:rsidRPr="00583840">
          <w:rPr>
            <w:rFonts w:ascii="Arial" w:hAnsi="Arial" w:cs="Arial"/>
            <w:color w:val="000000" w:themeColor="text1"/>
            <w:spacing w:val="-6"/>
          </w:rPr>
          <w:t xml:space="preserve"> </w:t>
        </w:r>
        <w:r w:rsidRPr="00583840">
          <w:rPr>
            <w:rFonts w:ascii="Arial" w:hAnsi="Arial" w:cs="Arial"/>
            <w:color w:val="000000" w:themeColor="text1"/>
          </w:rPr>
          <w:t>al.,</w:t>
        </w:r>
        <w:r w:rsidRPr="00583840">
          <w:rPr>
            <w:rFonts w:ascii="Arial" w:hAnsi="Arial" w:cs="Arial"/>
            <w:color w:val="000000" w:themeColor="text1"/>
            <w:spacing w:val="-6"/>
          </w:rPr>
          <w:t xml:space="preserve"> </w:t>
        </w:r>
      </w:hyperlink>
      <w:hyperlink w:anchor="_bookmark45" w:history="1">
        <w:r w:rsidRPr="00583840">
          <w:rPr>
            <w:rFonts w:ascii="Arial" w:hAnsi="Arial" w:cs="Arial"/>
            <w:color w:val="000000" w:themeColor="text1"/>
          </w:rPr>
          <w:t>1993).</w:t>
        </w:r>
      </w:hyperlink>
      <w:r w:rsidRPr="00583840">
        <w:rPr>
          <w:rFonts w:ascii="Arial" w:hAnsi="Arial" w:cs="Arial"/>
          <w:color w:val="000000" w:themeColor="text1"/>
          <w:spacing w:val="21"/>
        </w:rPr>
        <w:t xml:space="preserve"> </w:t>
      </w:r>
      <w:ins w:id="49" w:author="Bock, Clive" w:date="2022-06-20T12:44:00Z">
        <w:r w:rsidR="003107AE">
          <w:rPr>
            <w:rFonts w:ascii="Arial" w:hAnsi="Arial" w:cs="Arial"/>
            <w:color w:val="000000" w:themeColor="text1"/>
            <w:spacing w:val="21"/>
          </w:rPr>
          <w:t>Inoculum was prepared from d</w:t>
        </w:r>
      </w:ins>
      <w:del w:id="50" w:author="Bock, Clive" w:date="2022-06-20T12:44:00Z">
        <w:r w:rsidR="00E06B81" w:rsidDel="003107AE">
          <w:rPr>
            <w:rFonts w:ascii="Arial" w:hAnsi="Arial" w:cs="Arial"/>
            <w:color w:val="000000" w:themeColor="text1"/>
          </w:rPr>
          <w:delText>D</w:delText>
        </w:r>
      </w:del>
      <w:r w:rsidR="00E06B81">
        <w:rPr>
          <w:rFonts w:ascii="Arial" w:hAnsi="Arial" w:cs="Arial"/>
          <w:color w:val="000000" w:themeColor="text1"/>
        </w:rPr>
        <w:t>ried l</w:t>
      </w:r>
      <w:r w:rsidRPr="00583840">
        <w:rPr>
          <w:rFonts w:ascii="Arial" w:hAnsi="Arial" w:cs="Arial"/>
          <w:color w:val="000000" w:themeColor="text1"/>
        </w:rPr>
        <w:t>eaves</w:t>
      </w:r>
      <w:r w:rsidRPr="00583840">
        <w:rPr>
          <w:rFonts w:ascii="Arial" w:hAnsi="Arial" w:cs="Arial"/>
          <w:color w:val="000000" w:themeColor="text1"/>
          <w:spacing w:val="-6"/>
        </w:rPr>
        <w:t xml:space="preserve"> </w:t>
      </w:r>
      <w:ins w:id="51" w:author="Bock, Clive" w:date="2022-06-20T12:45:00Z">
        <w:r w:rsidR="003107AE">
          <w:rPr>
            <w:rFonts w:ascii="Arial" w:hAnsi="Arial" w:cs="Arial"/>
            <w:color w:val="000000" w:themeColor="text1"/>
            <w:spacing w:val="-6"/>
          </w:rPr>
          <w:t xml:space="preserve">with symptoms of CLS </w:t>
        </w:r>
      </w:ins>
      <w:r w:rsidR="00EB33BB">
        <w:rPr>
          <w:rFonts w:ascii="Arial" w:hAnsi="Arial" w:cs="Arial"/>
          <w:color w:val="000000" w:themeColor="text1"/>
          <w:spacing w:val="-6"/>
        </w:rPr>
        <w:t xml:space="preserve">from plants </w:t>
      </w:r>
      <w:ins w:id="52" w:author="Bock, Clive" w:date="2022-06-20T12:45:00Z">
        <w:r w:rsidR="003107AE">
          <w:rPr>
            <w:rFonts w:ascii="Arial" w:hAnsi="Arial" w:cs="Arial"/>
            <w:color w:val="000000" w:themeColor="text1"/>
            <w:spacing w:val="-6"/>
          </w:rPr>
          <w:t xml:space="preserve">in the field. </w:t>
        </w:r>
      </w:ins>
      <w:del w:id="53" w:author="Bock, Clive" w:date="2022-06-20T12:45:00Z">
        <w:r w:rsidR="00583840" w:rsidDel="003107AE">
          <w:rPr>
            <w:rFonts w:ascii="Arial" w:hAnsi="Arial" w:cs="Arial"/>
            <w:color w:val="000000" w:themeColor="text1"/>
            <w:spacing w:val="-6"/>
          </w:rPr>
          <w:delText xml:space="preserve">with symptoms of CLS </w:delText>
        </w:r>
        <w:r w:rsidR="00E04E42" w:rsidDel="003107AE">
          <w:rPr>
            <w:rFonts w:ascii="Arial" w:hAnsi="Arial" w:cs="Arial"/>
            <w:color w:val="000000" w:themeColor="text1"/>
            <w:spacing w:val="-6"/>
          </w:rPr>
          <w:delText xml:space="preserve">from the field </w:delText>
        </w:r>
      </w:del>
      <w:ins w:id="54" w:author="Bock, Clive" w:date="2022-06-20T12:45:00Z">
        <w:r w:rsidR="003107AE">
          <w:rPr>
            <w:rFonts w:ascii="Arial" w:hAnsi="Arial" w:cs="Arial"/>
            <w:color w:val="000000" w:themeColor="text1"/>
            <w:spacing w:val="-6"/>
          </w:rPr>
          <w:t xml:space="preserve">Leaves </w:t>
        </w:r>
      </w:ins>
      <w:r w:rsidRPr="006D6850">
        <w:rPr>
          <w:rFonts w:ascii="Arial" w:hAnsi="Arial" w:cs="Arial"/>
          <w:color w:val="000000" w:themeColor="text1"/>
          <w:w w:val="95"/>
        </w:rPr>
        <w:t>were</w:t>
      </w:r>
      <w:r w:rsidRPr="006D6850">
        <w:rPr>
          <w:rFonts w:ascii="Arial" w:hAnsi="Arial" w:cs="Arial"/>
          <w:color w:val="000000" w:themeColor="text1"/>
          <w:spacing w:val="-3"/>
          <w:w w:val="95"/>
        </w:rPr>
        <w:t xml:space="preserve"> </w:t>
      </w:r>
      <w:r w:rsidRPr="006D6850">
        <w:rPr>
          <w:rFonts w:ascii="Arial" w:hAnsi="Arial" w:cs="Arial"/>
          <w:color w:val="000000" w:themeColor="text1"/>
          <w:w w:val="95"/>
        </w:rPr>
        <w:t>wetted</w:t>
      </w:r>
      <w:r w:rsidRPr="006D6850">
        <w:rPr>
          <w:rFonts w:ascii="Arial" w:hAnsi="Arial" w:cs="Arial"/>
          <w:color w:val="000000" w:themeColor="text1"/>
          <w:spacing w:val="-3"/>
          <w:w w:val="95"/>
        </w:rPr>
        <w:t xml:space="preserve"> </w:t>
      </w:r>
      <w:r w:rsidRPr="006D6850">
        <w:rPr>
          <w:rFonts w:ascii="Arial" w:hAnsi="Arial" w:cs="Arial"/>
          <w:color w:val="000000" w:themeColor="text1"/>
          <w:w w:val="95"/>
        </w:rPr>
        <w:t>and</w:t>
      </w:r>
      <w:r w:rsidRPr="006D6850">
        <w:rPr>
          <w:rFonts w:ascii="Arial" w:hAnsi="Arial" w:cs="Arial"/>
          <w:color w:val="000000" w:themeColor="text1"/>
          <w:spacing w:val="-3"/>
          <w:w w:val="95"/>
        </w:rPr>
        <w:t xml:space="preserve"> </w:t>
      </w:r>
      <w:r w:rsidRPr="006D6850">
        <w:rPr>
          <w:rFonts w:ascii="Arial" w:hAnsi="Arial" w:cs="Arial"/>
          <w:color w:val="000000" w:themeColor="text1"/>
          <w:w w:val="95"/>
        </w:rPr>
        <w:t>incubated</w:t>
      </w:r>
      <w:r w:rsidRPr="006D6850">
        <w:rPr>
          <w:rFonts w:ascii="Arial" w:hAnsi="Arial" w:cs="Arial"/>
          <w:color w:val="000000" w:themeColor="text1"/>
          <w:spacing w:val="-3"/>
          <w:w w:val="95"/>
        </w:rPr>
        <w:t xml:space="preserve"> </w:t>
      </w:r>
      <w:r w:rsidR="00583840">
        <w:rPr>
          <w:rFonts w:ascii="Arial" w:hAnsi="Arial" w:cs="Arial"/>
          <w:color w:val="000000" w:themeColor="text1"/>
          <w:spacing w:val="-3"/>
          <w:w w:val="95"/>
        </w:rPr>
        <w:t>at</w:t>
      </w:r>
      <w:r w:rsidRPr="006D6850">
        <w:rPr>
          <w:rFonts w:ascii="Arial" w:hAnsi="Arial" w:cs="Arial"/>
          <w:color w:val="000000" w:themeColor="text1"/>
          <w:spacing w:val="-3"/>
          <w:w w:val="95"/>
        </w:rPr>
        <w:t xml:space="preserve"> </w:t>
      </w:r>
      <w:r w:rsidRPr="006D6850">
        <w:rPr>
          <w:rFonts w:ascii="Arial" w:hAnsi="Arial" w:cs="Arial"/>
          <w:color w:val="000000" w:themeColor="text1"/>
          <w:w w:val="95"/>
        </w:rPr>
        <w:t>100%</w:t>
      </w:r>
      <w:r w:rsidRPr="006D6850">
        <w:rPr>
          <w:rFonts w:ascii="Arial" w:hAnsi="Arial" w:cs="Arial"/>
          <w:color w:val="000000" w:themeColor="text1"/>
          <w:spacing w:val="-3"/>
          <w:w w:val="95"/>
        </w:rPr>
        <w:t xml:space="preserve"> </w:t>
      </w:r>
      <w:r w:rsidR="00583840">
        <w:rPr>
          <w:rFonts w:ascii="Arial" w:hAnsi="Arial" w:cs="Arial"/>
          <w:color w:val="000000" w:themeColor="text1"/>
          <w:spacing w:val="-3"/>
          <w:w w:val="95"/>
        </w:rPr>
        <w:t>relative humidity (</w:t>
      </w:r>
      <w:r w:rsidRPr="00583840">
        <w:rPr>
          <w:rFonts w:ascii="Arial" w:hAnsi="Arial" w:cs="Arial"/>
          <w:color w:val="000000" w:themeColor="text1"/>
          <w:w w:val="95"/>
        </w:rPr>
        <w:t>RH</w:t>
      </w:r>
      <w:r w:rsidR="00583840">
        <w:rPr>
          <w:rFonts w:ascii="Arial" w:hAnsi="Arial" w:cs="Arial"/>
          <w:color w:val="000000" w:themeColor="text1"/>
          <w:w w:val="95"/>
        </w:rPr>
        <w:t>)</w:t>
      </w:r>
      <w:r w:rsidRPr="00583840">
        <w:rPr>
          <w:rFonts w:ascii="Arial" w:hAnsi="Arial" w:cs="Arial"/>
          <w:color w:val="000000" w:themeColor="text1"/>
          <w:spacing w:val="-3"/>
          <w:w w:val="95"/>
        </w:rPr>
        <w:t xml:space="preserve"> </w:t>
      </w:r>
      <w:r w:rsidRPr="00583840">
        <w:rPr>
          <w:rFonts w:ascii="Arial" w:hAnsi="Arial" w:cs="Arial"/>
          <w:color w:val="000000" w:themeColor="text1"/>
          <w:w w:val="95"/>
        </w:rPr>
        <w:t>for</w:t>
      </w:r>
      <w:r w:rsidRPr="00583840">
        <w:rPr>
          <w:rFonts w:ascii="Arial" w:hAnsi="Arial" w:cs="Arial"/>
          <w:color w:val="000000" w:themeColor="text1"/>
          <w:spacing w:val="-3"/>
          <w:w w:val="95"/>
        </w:rPr>
        <w:t xml:space="preserve"> </w:t>
      </w:r>
      <w:r w:rsidRPr="00583840">
        <w:rPr>
          <w:rFonts w:ascii="Arial" w:hAnsi="Arial" w:cs="Arial"/>
          <w:color w:val="000000" w:themeColor="text1"/>
          <w:w w:val="95"/>
        </w:rPr>
        <w:t>24</w:t>
      </w:r>
      <w:r w:rsidRPr="00583840">
        <w:rPr>
          <w:rFonts w:ascii="Arial" w:hAnsi="Arial" w:cs="Arial"/>
          <w:color w:val="000000" w:themeColor="text1"/>
          <w:spacing w:val="-3"/>
          <w:w w:val="95"/>
        </w:rPr>
        <w:t xml:space="preserve"> </w:t>
      </w:r>
      <w:r w:rsidRPr="00583840">
        <w:rPr>
          <w:rFonts w:ascii="Arial" w:hAnsi="Arial" w:cs="Arial"/>
          <w:color w:val="000000" w:themeColor="text1"/>
          <w:w w:val="95"/>
        </w:rPr>
        <w:t>hours</w:t>
      </w:r>
      <w:r w:rsidR="006D6850">
        <w:rPr>
          <w:rFonts w:ascii="Arial" w:hAnsi="Arial" w:cs="Arial"/>
          <w:color w:val="000000" w:themeColor="text1"/>
          <w:w w:val="95"/>
        </w:rPr>
        <w:t xml:space="preserve"> </w:t>
      </w:r>
      <w:r w:rsidR="00E04E42">
        <w:rPr>
          <w:rFonts w:ascii="Arial" w:hAnsi="Arial" w:cs="Arial"/>
          <w:color w:val="000000" w:themeColor="text1"/>
          <w:w w:val="95"/>
        </w:rPr>
        <w:t xml:space="preserve">at room temperature </w:t>
      </w:r>
      <w:r w:rsidR="006D6850">
        <w:rPr>
          <w:rFonts w:ascii="Arial" w:hAnsi="Arial" w:cs="Arial"/>
          <w:color w:val="000000" w:themeColor="text1"/>
          <w:w w:val="95"/>
        </w:rPr>
        <w:t>to obtain adequate spore production</w:t>
      </w:r>
      <w:r w:rsidRPr="00583840">
        <w:rPr>
          <w:rFonts w:ascii="Arial" w:hAnsi="Arial" w:cs="Arial"/>
          <w:color w:val="000000" w:themeColor="text1"/>
          <w:w w:val="95"/>
        </w:rPr>
        <w:t>.</w:t>
      </w:r>
      <w:r w:rsidRPr="00583840">
        <w:rPr>
          <w:rFonts w:ascii="Arial" w:hAnsi="Arial" w:cs="Arial"/>
          <w:color w:val="000000" w:themeColor="text1"/>
          <w:spacing w:val="27"/>
        </w:rPr>
        <w:t xml:space="preserve"> </w:t>
      </w:r>
      <w:r w:rsidRPr="00583840">
        <w:rPr>
          <w:rFonts w:ascii="Arial" w:hAnsi="Arial" w:cs="Arial"/>
          <w:color w:val="000000" w:themeColor="text1"/>
          <w:w w:val="95"/>
        </w:rPr>
        <w:t>A</w:t>
      </w:r>
      <w:r w:rsidRPr="00EB33BB">
        <w:rPr>
          <w:rFonts w:ascii="Arial" w:hAnsi="Arial" w:cs="Arial"/>
          <w:color w:val="000000" w:themeColor="text1"/>
          <w:spacing w:val="-3"/>
          <w:w w:val="95"/>
        </w:rPr>
        <w:t xml:space="preserve"> </w:t>
      </w:r>
      <w:r w:rsidRPr="006D6850">
        <w:rPr>
          <w:rFonts w:ascii="Arial" w:hAnsi="Arial" w:cs="Arial"/>
          <w:color w:val="000000" w:themeColor="text1"/>
          <w:w w:val="95"/>
        </w:rPr>
        <w:t>spore</w:t>
      </w:r>
      <w:r w:rsidRPr="006D6850">
        <w:rPr>
          <w:rFonts w:ascii="Arial" w:hAnsi="Arial" w:cs="Arial"/>
          <w:color w:val="000000" w:themeColor="text1"/>
          <w:spacing w:val="-3"/>
          <w:w w:val="95"/>
        </w:rPr>
        <w:t xml:space="preserve"> </w:t>
      </w:r>
      <w:r w:rsidRPr="006D6850">
        <w:rPr>
          <w:rFonts w:ascii="Arial" w:hAnsi="Arial" w:cs="Arial"/>
          <w:color w:val="000000" w:themeColor="text1"/>
          <w:w w:val="95"/>
        </w:rPr>
        <w:t xml:space="preserve">suspension </w:t>
      </w:r>
      <w:r w:rsidR="00EB33BB" w:rsidRPr="00583840">
        <w:rPr>
          <w:rFonts w:ascii="Arial" w:hAnsi="Arial" w:cs="Arial"/>
          <w:color w:val="000000" w:themeColor="text1"/>
          <w:spacing w:val="-2"/>
        </w:rPr>
        <w:t>with</w:t>
      </w:r>
      <w:r w:rsidR="00EB33BB" w:rsidRPr="00583840">
        <w:rPr>
          <w:rFonts w:ascii="Arial" w:hAnsi="Arial" w:cs="Arial"/>
          <w:color w:val="000000" w:themeColor="text1"/>
          <w:spacing w:val="-10"/>
        </w:rPr>
        <w:t xml:space="preserve"> </w:t>
      </w:r>
      <w:r w:rsidR="00EB33BB" w:rsidRPr="00583840">
        <w:rPr>
          <w:rFonts w:ascii="Arial" w:hAnsi="Arial" w:cs="Arial"/>
          <w:color w:val="000000" w:themeColor="text1"/>
          <w:spacing w:val="-2"/>
        </w:rPr>
        <w:t>30</w:t>
      </w:r>
      <w:r w:rsidR="00EB33BB" w:rsidRPr="00583840">
        <w:rPr>
          <w:rFonts w:ascii="Arial" w:hAnsi="Arial" w:cs="Arial"/>
          <w:color w:val="000000" w:themeColor="text1"/>
          <w:spacing w:val="-10"/>
        </w:rPr>
        <w:t xml:space="preserve"> </w:t>
      </w:r>
      <w:r w:rsidR="00EB33BB" w:rsidRPr="00D20D83">
        <w:rPr>
          <w:rFonts w:ascii="Arial" w:hAnsi="Arial" w:cs="Arial"/>
          <w:color w:val="000000" w:themeColor="text1"/>
          <w:spacing w:val="-2"/>
        </w:rPr>
        <w:t>000</w:t>
      </w:r>
      <w:r w:rsidR="00EB33BB" w:rsidRPr="00D20D83">
        <w:rPr>
          <w:rFonts w:ascii="Arial" w:hAnsi="Arial" w:cs="Arial"/>
          <w:color w:val="000000" w:themeColor="text1"/>
          <w:spacing w:val="-10"/>
        </w:rPr>
        <w:t xml:space="preserve"> </w:t>
      </w:r>
      <w:r w:rsidR="00EB33BB" w:rsidRPr="00D20D83">
        <w:rPr>
          <w:rFonts w:ascii="Arial" w:hAnsi="Arial" w:cs="Arial"/>
          <w:color w:val="000000" w:themeColor="text1"/>
          <w:spacing w:val="-2"/>
        </w:rPr>
        <w:t>spores</w:t>
      </w:r>
      <w:r w:rsidR="00EB33BB" w:rsidRPr="00D20D83">
        <w:rPr>
          <w:rFonts w:ascii="Arial" w:hAnsi="Arial" w:cs="Arial"/>
          <w:color w:val="000000" w:themeColor="text1"/>
          <w:spacing w:val="-10"/>
        </w:rPr>
        <w:t xml:space="preserve"> </w:t>
      </w:r>
      <w:r w:rsidR="00EB33BB" w:rsidRPr="00D20D83">
        <w:rPr>
          <w:rFonts w:ascii="Arial" w:hAnsi="Arial" w:cs="Arial"/>
          <w:color w:val="000000" w:themeColor="text1"/>
          <w:spacing w:val="-2"/>
        </w:rPr>
        <w:t>per</w:t>
      </w:r>
      <w:r w:rsidR="00EB33BB" w:rsidRPr="00D20D83">
        <w:rPr>
          <w:rFonts w:ascii="Arial" w:hAnsi="Arial" w:cs="Arial"/>
          <w:color w:val="000000" w:themeColor="text1"/>
          <w:spacing w:val="-10"/>
        </w:rPr>
        <w:t xml:space="preserve"> </w:t>
      </w:r>
      <w:r w:rsidR="00EB33BB" w:rsidRPr="00D20D83">
        <w:rPr>
          <w:rFonts w:ascii="Arial" w:hAnsi="Arial" w:cs="Arial"/>
          <w:color w:val="000000" w:themeColor="text1"/>
          <w:spacing w:val="-2"/>
        </w:rPr>
        <w:t>ml</w:t>
      </w:r>
      <w:r w:rsidR="00EB33BB">
        <w:rPr>
          <w:rFonts w:ascii="Arial" w:hAnsi="Arial" w:cs="Arial"/>
          <w:color w:val="000000" w:themeColor="text1"/>
          <w:w w:val="95"/>
        </w:rPr>
        <w:t xml:space="preserve"> </w:t>
      </w:r>
      <w:r w:rsidR="00583840">
        <w:rPr>
          <w:rFonts w:ascii="Arial" w:hAnsi="Arial" w:cs="Arial"/>
          <w:color w:val="000000" w:themeColor="text1"/>
          <w:w w:val="95"/>
        </w:rPr>
        <w:t xml:space="preserve">of </w:t>
      </w:r>
      <w:r w:rsidR="00583840" w:rsidRPr="00D20D83">
        <w:rPr>
          <w:rFonts w:ascii="Arial" w:hAnsi="Arial" w:cs="Arial"/>
          <w:i/>
          <w:color w:val="000000" w:themeColor="text1"/>
          <w:w w:val="95"/>
        </w:rPr>
        <w:t xml:space="preserve">C. </w:t>
      </w:r>
      <w:proofErr w:type="spellStart"/>
      <w:r w:rsidR="00583840" w:rsidRPr="00D20D83">
        <w:rPr>
          <w:rFonts w:ascii="Arial" w:hAnsi="Arial" w:cs="Arial"/>
          <w:i/>
          <w:color w:val="000000" w:themeColor="text1"/>
          <w:w w:val="95"/>
        </w:rPr>
        <w:t>beticola</w:t>
      </w:r>
      <w:proofErr w:type="spellEnd"/>
      <w:r w:rsidR="00583840" w:rsidRPr="00D20D83">
        <w:rPr>
          <w:rFonts w:ascii="Arial" w:hAnsi="Arial" w:cs="Arial"/>
          <w:i/>
          <w:color w:val="000000" w:themeColor="text1"/>
          <w:w w:val="95"/>
        </w:rPr>
        <w:t xml:space="preserve"> </w:t>
      </w:r>
      <w:r w:rsidRPr="00583840">
        <w:rPr>
          <w:rFonts w:ascii="Arial" w:hAnsi="Arial" w:cs="Arial"/>
          <w:color w:val="000000" w:themeColor="text1"/>
          <w:spacing w:val="-2"/>
        </w:rPr>
        <w:t>was</w:t>
      </w:r>
      <w:r w:rsidRPr="00583840">
        <w:rPr>
          <w:rFonts w:ascii="Arial" w:hAnsi="Arial" w:cs="Arial"/>
          <w:color w:val="000000" w:themeColor="text1"/>
          <w:spacing w:val="-10"/>
        </w:rPr>
        <w:t xml:space="preserve"> </w:t>
      </w:r>
      <w:r w:rsidRPr="00583840">
        <w:rPr>
          <w:rFonts w:ascii="Arial" w:hAnsi="Arial" w:cs="Arial"/>
          <w:color w:val="000000" w:themeColor="text1"/>
          <w:spacing w:val="-2"/>
        </w:rPr>
        <w:t>prepared</w:t>
      </w:r>
      <w:r w:rsidRPr="00583840">
        <w:rPr>
          <w:rFonts w:ascii="Arial" w:hAnsi="Arial" w:cs="Arial"/>
          <w:color w:val="000000" w:themeColor="text1"/>
          <w:spacing w:val="-10"/>
        </w:rPr>
        <w:t xml:space="preserve"> </w:t>
      </w:r>
      <w:r w:rsidR="00EB33BB">
        <w:rPr>
          <w:rFonts w:ascii="Arial" w:hAnsi="Arial" w:cs="Arial"/>
          <w:color w:val="000000" w:themeColor="text1"/>
          <w:spacing w:val="-10"/>
        </w:rPr>
        <w:t xml:space="preserve">from the sporulating leaves. The spore suspension </w:t>
      </w:r>
      <w:r w:rsidR="00EB33BB">
        <w:rPr>
          <w:rFonts w:ascii="Arial" w:hAnsi="Arial" w:cs="Arial"/>
          <w:color w:val="000000" w:themeColor="text1"/>
          <w:spacing w:val="-2"/>
        </w:rPr>
        <w:t>was</w:t>
      </w:r>
      <w:r w:rsidRPr="00EB33BB">
        <w:rPr>
          <w:rFonts w:ascii="Arial" w:hAnsi="Arial" w:cs="Arial"/>
          <w:color w:val="000000" w:themeColor="text1"/>
          <w:spacing w:val="-10"/>
        </w:rPr>
        <w:t xml:space="preserve"> </w:t>
      </w:r>
      <w:r w:rsidRPr="006D6850">
        <w:rPr>
          <w:rFonts w:ascii="Arial" w:hAnsi="Arial" w:cs="Arial"/>
          <w:color w:val="000000" w:themeColor="text1"/>
          <w:spacing w:val="-2"/>
        </w:rPr>
        <w:t>sprayed</w:t>
      </w:r>
      <w:r w:rsidRPr="006D6850">
        <w:rPr>
          <w:rFonts w:ascii="Arial" w:hAnsi="Arial" w:cs="Arial"/>
          <w:color w:val="000000" w:themeColor="text1"/>
          <w:spacing w:val="-10"/>
        </w:rPr>
        <w:t xml:space="preserve"> </w:t>
      </w:r>
      <w:r w:rsidRPr="006D6850">
        <w:rPr>
          <w:rFonts w:ascii="Arial" w:hAnsi="Arial" w:cs="Arial"/>
          <w:color w:val="000000" w:themeColor="text1"/>
          <w:spacing w:val="-2"/>
        </w:rPr>
        <w:t>on</w:t>
      </w:r>
      <w:r w:rsidRPr="006D6850">
        <w:rPr>
          <w:rFonts w:ascii="Arial" w:hAnsi="Arial" w:cs="Arial"/>
          <w:color w:val="000000" w:themeColor="text1"/>
          <w:spacing w:val="-10"/>
        </w:rPr>
        <w:t xml:space="preserve"> </w:t>
      </w:r>
      <w:r w:rsidRPr="006D6850">
        <w:rPr>
          <w:rFonts w:ascii="Arial" w:hAnsi="Arial" w:cs="Arial"/>
          <w:color w:val="000000" w:themeColor="text1"/>
          <w:spacing w:val="-2"/>
        </w:rPr>
        <w:t>healthy</w:t>
      </w:r>
      <w:r w:rsidRPr="006D6850">
        <w:rPr>
          <w:rFonts w:ascii="Arial" w:hAnsi="Arial" w:cs="Arial"/>
          <w:color w:val="000000" w:themeColor="text1"/>
          <w:spacing w:val="-10"/>
        </w:rPr>
        <w:t xml:space="preserve"> </w:t>
      </w:r>
      <w:r w:rsidRPr="006D6850">
        <w:rPr>
          <w:rFonts w:ascii="Arial" w:hAnsi="Arial" w:cs="Arial"/>
          <w:color w:val="000000" w:themeColor="text1"/>
          <w:spacing w:val="-2"/>
        </w:rPr>
        <w:t>leaves</w:t>
      </w:r>
      <w:r w:rsidR="00EB33BB">
        <w:rPr>
          <w:rFonts w:ascii="Arial" w:hAnsi="Arial" w:cs="Arial"/>
          <w:color w:val="000000" w:themeColor="text1"/>
          <w:spacing w:val="-2"/>
        </w:rPr>
        <w:t xml:space="preserve"> </w:t>
      </w:r>
      <w:ins w:id="55" w:author="Bock, Clive" w:date="2022-06-20T12:46:00Z">
        <w:r w:rsidR="003107AE">
          <w:rPr>
            <w:rFonts w:ascii="Arial" w:hAnsi="Arial" w:cs="Arial"/>
            <w:color w:val="000000" w:themeColor="text1"/>
            <w:spacing w:val="-2"/>
          </w:rPr>
          <w:t xml:space="preserve">of the sugar beet plants </w:t>
        </w:r>
      </w:ins>
      <w:del w:id="56" w:author="Bock, Clive" w:date="2022-06-20T12:46:00Z">
        <w:r w:rsidR="00E04E42" w:rsidDel="003107AE">
          <w:rPr>
            <w:rFonts w:ascii="Arial" w:hAnsi="Arial" w:cs="Arial"/>
            <w:color w:val="000000" w:themeColor="text1"/>
            <w:spacing w:val="-2"/>
          </w:rPr>
          <w:delText xml:space="preserve">with </w:delText>
        </w:r>
      </w:del>
      <w:ins w:id="57" w:author="Bock, Clive" w:date="2022-06-20T12:46:00Z">
        <w:r w:rsidR="003107AE">
          <w:rPr>
            <w:rFonts w:ascii="Arial" w:hAnsi="Arial" w:cs="Arial"/>
            <w:color w:val="000000" w:themeColor="text1"/>
            <w:spacing w:val="-2"/>
          </w:rPr>
          <w:t xml:space="preserve">using </w:t>
        </w:r>
      </w:ins>
      <w:r w:rsidR="00E04E42">
        <w:rPr>
          <w:rFonts w:ascii="Arial" w:hAnsi="Arial" w:cs="Arial"/>
          <w:color w:val="000000" w:themeColor="text1"/>
          <w:spacing w:val="-2"/>
        </w:rPr>
        <w:t xml:space="preserve">a plastic </w:t>
      </w:r>
      <w:proofErr w:type="gramStart"/>
      <w:r w:rsidR="00E04E42">
        <w:rPr>
          <w:rFonts w:ascii="Arial" w:hAnsi="Arial" w:cs="Arial"/>
          <w:color w:val="000000" w:themeColor="text1"/>
          <w:spacing w:val="-2"/>
        </w:rPr>
        <w:t>hand held</w:t>
      </w:r>
      <w:proofErr w:type="gramEnd"/>
      <w:r w:rsidR="00E04E42">
        <w:rPr>
          <w:rFonts w:ascii="Arial" w:hAnsi="Arial" w:cs="Arial"/>
          <w:color w:val="000000" w:themeColor="text1"/>
          <w:spacing w:val="-2"/>
        </w:rPr>
        <w:t xml:space="preserve"> sprayer</w:t>
      </w:r>
      <w:del w:id="58" w:author="Bock, Clive" w:date="2022-06-20T12:46:00Z">
        <w:r w:rsidR="00E04E42" w:rsidDel="003107AE">
          <w:rPr>
            <w:rFonts w:ascii="Arial" w:hAnsi="Arial" w:cs="Arial"/>
            <w:color w:val="000000" w:themeColor="text1"/>
            <w:spacing w:val="-2"/>
          </w:rPr>
          <w:delText xml:space="preserve"> </w:delText>
        </w:r>
        <w:r w:rsidR="00EB33BB" w:rsidDel="003107AE">
          <w:rPr>
            <w:rFonts w:ascii="Arial" w:hAnsi="Arial" w:cs="Arial"/>
            <w:color w:val="000000" w:themeColor="text1"/>
            <w:spacing w:val="-2"/>
          </w:rPr>
          <w:delText>of the sugar beet plants</w:delText>
        </w:r>
      </w:del>
      <w:ins w:id="59" w:author="Bock, Clive" w:date="2022-06-20T12:46:00Z">
        <w:r w:rsidR="003107AE">
          <w:rPr>
            <w:rFonts w:ascii="Arial" w:hAnsi="Arial" w:cs="Arial"/>
            <w:color w:val="000000" w:themeColor="text1"/>
            <w:spacing w:val="-2"/>
          </w:rPr>
          <w:t>. The plants</w:t>
        </w:r>
      </w:ins>
      <w:del w:id="60" w:author="Bock, Clive" w:date="2022-06-20T12:46:00Z">
        <w:r w:rsidR="00EB33BB" w:rsidDel="003107AE">
          <w:rPr>
            <w:rFonts w:ascii="Arial" w:hAnsi="Arial" w:cs="Arial"/>
            <w:color w:val="000000" w:themeColor="text1"/>
            <w:spacing w:val="-2"/>
          </w:rPr>
          <w:delText>, which</w:delText>
        </w:r>
      </w:del>
      <w:r w:rsidR="00EB33BB">
        <w:rPr>
          <w:rFonts w:ascii="Arial" w:hAnsi="Arial" w:cs="Arial"/>
          <w:color w:val="000000" w:themeColor="text1"/>
          <w:spacing w:val="-2"/>
        </w:rPr>
        <w:t xml:space="preserve"> were immediately placed in plastic containers (to ensure 100% RH) in </w:t>
      </w:r>
      <w:r w:rsidR="00EB33BB">
        <w:rPr>
          <w:rFonts w:ascii="Arial" w:hAnsi="Arial" w:cs="Arial"/>
          <w:color w:val="000000" w:themeColor="text1"/>
        </w:rPr>
        <w:t xml:space="preserve">an incubator </w:t>
      </w:r>
      <w:r w:rsidRPr="006D6850">
        <w:rPr>
          <w:rFonts w:ascii="Arial" w:hAnsi="Arial" w:cs="Arial"/>
          <w:color w:val="000000" w:themeColor="text1"/>
        </w:rPr>
        <w:t xml:space="preserve">for 48 hours </w:t>
      </w:r>
      <w:r w:rsidR="00EB33BB">
        <w:rPr>
          <w:rFonts w:ascii="Arial" w:hAnsi="Arial" w:cs="Arial"/>
          <w:color w:val="000000" w:themeColor="text1"/>
        </w:rPr>
        <w:t xml:space="preserve">at </w:t>
      </w:r>
      <w:r w:rsidRPr="006D6850">
        <w:rPr>
          <w:rFonts w:ascii="Arial" w:hAnsi="Arial" w:cs="Arial"/>
          <w:color w:val="000000" w:themeColor="text1"/>
        </w:rPr>
        <w:t>25</w:t>
      </w:r>
      <w:r w:rsidRPr="006D6850">
        <w:rPr>
          <w:rFonts w:ascii="Arial" w:hAnsi="Arial" w:cs="Arial"/>
          <w:i/>
          <w:color w:val="000000" w:themeColor="text1"/>
        </w:rPr>
        <w:t>/</w:t>
      </w:r>
      <w:r w:rsidRPr="006D6850">
        <w:rPr>
          <w:rFonts w:ascii="Arial" w:hAnsi="Arial" w:cs="Arial"/>
          <w:color w:val="000000" w:themeColor="text1"/>
        </w:rPr>
        <w:t>20</w:t>
      </w:r>
      <w:r w:rsidRPr="006D6850">
        <w:rPr>
          <w:rFonts w:ascii="Arial" w:hAnsi="Arial" w:cs="Arial"/>
          <w:i/>
          <w:color w:val="000000" w:themeColor="text1"/>
          <w:vertAlign w:val="superscript"/>
        </w:rPr>
        <w:t>◦</w:t>
      </w:r>
      <w:r w:rsidRPr="006D6850">
        <w:rPr>
          <w:rFonts w:ascii="Arial" w:hAnsi="Arial" w:cs="Arial"/>
          <w:color w:val="000000" w:themeColor="text1"/>
        </w:rPr>
        <w:t>C</w:t>
      </w:r>
      <w:r w:rsidR="00EB33BB">
        <w:rPr>
          <w:rFonts w:ascii="Arial" w:hAnsi="Arial" w:cs="Arial"/>
          <w:color w:val="000000" w:themeColor="text1"/>
        </w:rPr>
        <w:t xml:space="preserve"> (day/night)</w:t>
      </w:r>
      <w:r w:rsidR="00E04E42">
        <w:rPr>
          <w:rFonts w:ascii="Arial" w:hAnsi="Arial" w:cs="Arial"/>
          <w:color w:val="000000" w:themeColor="text1"/>
        </w:rPr>
        <w:t xml:space="preserve"> and a photoperiod of 16 h</w:t>
      </w:r>
      <w:del w:id="61" w:author="Bock, Clive" w:date="2022-06-20T12:47:00Z">
        <w:r w:rsidR="00E04E42" w:rsidDel="003107AE">
          <w:rPr>
            <w:rFonts w:ascii="Arial" w:hAnsi="Arial" w:cs="Arial"/>
            <w:color w:val="000000" w:themeColor="text1"/>
          </w:rPr>
          <w:delText xml:space="preserve"> per day</w:delText>
        </w:r>
      </w:del>
      <w:r w:rsidRPr="00EB33BB">
        <w:rPr>
          <w:rFonts w:ascii="Arial" w:hAnsi="Arial" w:cs="Arial"/>
          <w:color w:val="000000" w:themeColor="text1"/>
        </w:rPr>
        <w:t>.</w:t>
      </w:r>
      <w:r w:rsidRPr="00EB33BB">
        <w:rPr>
          <w:rFonts w:ascii="Arial" w:hAnsi="Arial" w:cs="Arial"/>
          <w:color w:val="000000" w:themeColor="text1"/>
          <w:spacing w:val="35"/>
        </w:rPr>
        <w:t xml:space="preserve"> </w:t>
      </w:r>
      <w:r w:rsidRPr="006D6850">
        <w:rPr>
          <w:rFonts w:ascii="Arial" w:hAnsi="Arial" w:cs="Arial"/>
          <w:color w:val="000000" w:themeColor="text1"/>
        </w:rPr>
        <w:t>The plants were</w:t>
      </w:r>
      <w:r w:rsidRPr="006D6850">
        <w:rPr>
          <w:rFonts w:ascii="Arial" w:hAnsi="Arial" w:cs="Arial"/>
          <w:color w:val="000000" w:themeColor="text1"/>
          <w:spacing w:val="-10"/>
        </w:rPr>
        <w:t xml:space="preserve"> </w:t>
      </w:r>
      <w:r w:rsidRPr="006D6850">
        <w:rPr>
          <w:rFonts w:ascii="Arial" w:hAnsi="Arial" w:cs="Arial"/>
          <w:color w:val="000000" w:themeColor="text1"/>
        </w:rPr>
        <w:t>transferred</w:t>
      </w:r>
      <w:r w:rsidRPr="006D6850">
        <w:rPr>
          <w:rFonts w:ascii="Arial" w:hAnsi="Arial" w:cs="Arial"/>
          <w:color w:val="000000" w:themeColor="text1"/>
          <w:spacing w:val="-4"/>
        </w:rPr>
        <w:t xml:space="preserve"> </w:t>
      </w:r>
      <w:r w:rsidRPr="006D6850">
        <w:rPr>
          <w:rFonts w:ascii="Arial" w:hAnsi="Arial" w:cs="Arial"/>
          <w:color w:val="000000" w:themeColor="text1"/>
        </w:rPr>
        <w:t>to</w:t>
      </w:r>
      <w:r w:rsidRPr="006D6850">
        <w:rPr>
          <w:rFonts w:ascii="Arial" w:hAnsi="Arial" w:cs="Arial"/>
          <w:color w:val="000000" w:themeColor="text1"/>
          <w:spacing w:val="-4"/>
        </w:rPr>
        <w:t xml:space="preserve"> </w:t>
      </w:r>
      <w:r w:rsidRPr="006D6850">
        <w:rPr>
          <w:rFonts w:ascii="Arial" w:hAnsi="Arial" w:cs="Arial"/>
          <w:color w:val="000000" w:themeColor="text1"/>
        </w:rPr>
        <w:t>the</w:t>
      </w:r>
      <w:r w:rsidRPr="006D6850">
        <w:rPr>
          <w:rFonts w:ascii="Arial" w:hAnsi="Arial" w:cs="Arial"/>
          <w:color w:val="000000" w:themeColor="text1"/>
          <w:spacing w:val="-4"/>
        </w:rPr>
        <w:t xml:space="preserve"> </w:t>
      </w:r>
      <w:r w:rsidRPr="006D6850">
        <w:rPr>
          <w:rFonts w:ascii="Arial" w:hAnsi="Arial" w:cs="Arial"/>
          <w:color w:val="000000" w:themeColor="text1"/>
        </w:rPr>
        <w:t>greenhouse</w:t>
      </w:r>
      <w:r w:rsidRPr="006D6850">
        <w:rPr>
          <w:rFonts w:ascii="Arial" w:hAnsi="Arial" w:cs="Arial"/>
          <w:color w:val="000000" w:themeColor="text1"/>
          <w:spacing w:val="-4"/>
        </w:rPr>
        <w:t xml:space="preserve"> </w:t>
      </w:r>
      <w:r w:rsidRPr="006D6850">
        <w:rPr>
          <w:rFonts w:ascii="Arial" w:hAnsi="Arial" w:cs="Arial"/>
          <w:color w:val="000000" w:themeColor="text1"/>
        </w:rPr>
        <w:t>at</w:t>
      </w:r>
      <w:r w:rsidRPr="006D6850">
        <w:rPr>
          <w:rFonts w:ascii="Arial" w:hAnsi="Arial" w:cs="Arial"/>
          <w:color w:val="000000" w:themeColor="text1"/>
          <w:spacing w:val="-4"/>
        </w:rPr>
        <w:t xml:space="preserve"> </w:t>
      </w:r>
      <w:r w:rsidRPr="006D6850">
        <w:rPr>
          <w:rFonts w:ascii="Arial" w:hAnsi="Arial" w:cs="Arial"/>
          <w:color w:val="000000" w:themeColor="text1"/>
        </w:rPr>
        <w:t>23</w:t>
      </w:r>
      <w:r w:rsidRPr="006D6850">
        <w:rPr>
          <w:rFonts w:ascii="Arial" w:hAnsi="Arial" w:cs="Arial"/>
          <w:i/>
          <w:color w:val="000000" w:themeColor="text1"/>
        </w:rPr>
        <w:t>/</w:t>
      </w:r>
      <w:r w:rsidRPr="006D6850">
        <w:rPr>
          <w:rFonts w:ascii="Arial" w:hAnsi="Arial" w:cs="Arial"/>
          <w:color w:val="000000" w:themeColor="text1"/>
        </w:rPr>
        <w:t>20</w:t>
      </w:r>
      <w:r w:rsidRPr="006D6850">
        <w:rPr>
          <w:rFonts w:ascii="Arial" w:hAnsi="Arial" w:cs="Arial"/>
          <w:i/>
          <w:color w:val="000000" w:themeColor="text1"/>
          <w:vertAlign w:val="superscript"/>
        </w:rPr>
        <w:t>◦</w:t>
      </w:r>
      <w:r w:rsidRPr="006D6850">
        <w:rPr>
          <w:rFonts w:ascii="Arial" w:hAnsi="Arial" w:cs="Arial"/>
          <w:color w:val="000000" w:themeColor="text1"/>
        </w:rPr>
        <w:t>C</w:t>
      </w:r>
      <w:r w:rsidRPr="006D6850">
        <w:rPr>
          <w:rFonts w:ascii="Arial" w:hAnsi="Arial" w:cs="Arial"/>
          <w:color w:val="000000" w:themeColor="text1"/>
          <w:spacing w:val="-4"/>
        </w:rPr>
        <w:t xml:space="preserve"> </w:t>
      </w:r>
      <w:r w:rsidR="006D6850">
        <w:rPr>
          <w:rFonts w:ascii="Arial" w:hAnsi="Arial" w:cs="Arial"/>
          <w:color w:val="000000" w:themeColor="text1"/>
          <w:spacing w:val="-4"/>
        </w:rPr>
        <w:t xml:space="preserve">(day/night) </w:t>
      </w:r>
      <w:r w:rsidRPr="006D6850">
        <w:rPr>
          <w:rFonts w:ascii="Arial" w:hAnsi="Arial" w:cs="Arial"/>
          <w:color w:val="000000" w:themeColor="text1"/>
        </w:rPr>
        <w:t>and</w:t>
      </w:r>
      <w:r w:rsidRPr="006D6850">
        <w:rPr>
          <w:rFonts w:ascii="Arial" w:hAnsi="Arial" w:cs="Arial"/>
          <w:color w:val="000000" w:themeColor="text1"/>
          <w:spacing w:val="-4"/>
        </w:rPr>
        <w:t xml:space="preserve"> </w:t>
      </w:r>
      <w:r w:rsidRPr="006D6850">
        <w:rPr>
          <w:rFonts w:ascii="Arial" w:hAnsi="Arial" w:cs="Arial"/>
          <w:color w:val="000000" w:themeColor="text1"/>
        </w:rPr>
        <w:t>60</w:t>
      </w:r>
      <w:r w:rsidRPr="006D6850">
        <w:rPr>
          <w:rFonts w:ascii="Arial" w:hAnsi="Arial" w:cs="Arial"/>
          <w:color w:val="000000" w:themeColor="text1"/>
          <w:spacing w:val="-4"/>
        </w:rPr>
        <w:t xml:space="preserve"> </w:t>
      </w:r>
      <w:r w:rsidRPr="006D6850">
        <w:rPr>
          <w:rFonts w:ascii="Arial" w:hAnsi="Arial" w:cs="Arial"/>
          <w:i/>
          <w:color w:val="000000" w:themeColor="text1"/>
        </w:rPr>
        <w:t>±</w:t>
      </w:r>
      <w:r w:rsidRPr="006D6850">
        <w:rPr>
          <w:rFonts w:ascii="Arial" w:hAnsi="Arial" w:cs="Arial"/>
          <w:i/>
          <w:color w:val="000000" w:themeColor="text1"/>
          <w:spacing w:val="-22"/>
        </w:rPr>
        <w:t xml:space="preserve"> </w:t>
      </w:r>
      <w:r w:rsidRPr="006D6850">
        <w:rPr>
          <w:rFonts w:ascii="Arial" w:hAnsi="Arial" w:cs="Arial"/>
          <w:color w:val="000000" w:themeColor="text1"/>
        </w:rPr>
        <w:t>10%</w:t>
      </w:r>
      <w:r w:rsidRPr="006D6850">
        <w:rPr>
          <w:rFonts w:ascii="Arial" w:hAnsi="Arial" w:cs="Arial"/>
          <w:color w:val="000000" w:themeColor="text1"/>
          <w:spacing w:val="-3"/>
        </w:rPr>
        <w:t xml:space="preserve"> </w:t>
      </w:r>
      <w:r w:rsidRPr="006D6850">
        <w:rPr>
          <w:rFonts w:ascii="Arial" w:hAnsi="Arial" w:cs="Arial"/>
          <w:color w:val="000000" w:themeColor="text1"/>
        </w:rPr>
        <w:t>RH.</w:t>
      </w:r>
      <w:r w:rsidRPr="006D6850">
        <w:rPr>
          <w:rFonts w:ascii="Arial" w:hAnsi="Arial" w:cs="Arial"/>
          <w:color w:val="000000" w:themeColor="text1"/>
          <w:spacing w:val="-4"/>
        </w:rPr>
        <w:t xml:space="preserve"> </w:t>
      </w:r>
      <w:proofErr w:type="spellStart"/>
      <w:r w:rsidRPr="006D6850">
        <w:rPr>
          <w:rFonts w:ascii="Arial" w:hAnsi="Arial" w:cs="Arial"/>
          <w:color w:val="000000" w:themeColor="text1"/>
        </w:rPr>
        <w:t>Urediniospores</w:t>
      </w:r>
      <w:proofErr w:type="spellEnd"/>
      <w:r w:rsidRPr="006D6850">
        <w:rPr>
          <w:rFonts w:ascii="Arial" w:hAnsi="Arial" w:cs="Arial"/>
          <w:color w:val="000000" w:themeColor="text1"/>
          <w:spacing w:val="-4"/>
        </w:rPr>
        <w:t xml:space="preserve"> </w:t>
      </w:r>
      <w:r w:rsidR="006D6850">
        <w:rPr>
          <w:rFonts w:ascii="Arial" w:hAnsi="Arial" w:cs="Arial"/>
          <w:color w:val="000000" w:themeColor="text1"/>
          <w:spacing w:val="-4"/>
        </w:rPr>
        <w:t xml:space="preserve">of </w:t>
      </w:r>
      <w:r w:rsidR="006D6850" w:rsidRPr="00D20D83">
        <w:rPr>
          <w:rFonts w:ascii="Arial" w:hAnsi="Arial" w:cs="Arial"/>
          <w:i/>
          <w:color w:val="000000" w:themeColor="text1"/>
          <w:w w:val="95"/>
        </w:rPr>
        <w:t xml:space="preserve">U. </w:t>
      </w:r>
      <w:proofErr w:type="spellStart"/>
      <w:r w:rsidR="006D6850" w:rsidRPr="00D20D83">
        <w:rPr>
          <w:rFonts w:ascii="Arial" w:hAnsi="Arial" w:cs="Arial"/>
          <w:i/>
          <w:color w:val="000000" w:themeColor="text1"/>
          <w:w w:val="95"/>
        </w:rPr>
        <w:t>betae</w:t>
      </w:r>
      <w:proofErr w:type="spellEnd"/>
      <w:r w:rsidR="006D6850" w:rsidRPr="00D20D83">
        <w:rPr>
          <w:rFonts w:ascii="Arial" w:hAnsi="Arial" w:cs="Arial"/>
          <w:i/>
          <w:color w:val="000000" w:themeColor="text1"/>
          <w:w w:val="95"/>
        </w:rPr>
        <w:t xml:space="preserve"> </w:t>
      </w:r>
      <w:r w:rsidR="006D6850">
        <w:rPr>
          <w:rFonts w:ascii="Arial" w:hAnsi="Arial" w:cs="Arial"/>
          <w:color w:val="000000" w:themeColor="text1"/>
        </w:rPr>
        <w:t xml:space="preserve">obtained from </w:t>
      </w:r>
      <w:del w:id="62" w:author="Anna Brugger" w:date="2022-07-26T19:53:00Z">
        <w:r w:rsidR="00E04E42" w:rsidDel="00063A6F">
          <w:rPr>
            <w:rFonts w:ascii="Arial" w:hAnsi="Arial" w:cs="Arial"/>
            <w:color w:val="000000" w:themeColor="text1"/>
          </w:rPr>
          <w:delText>previously inoculated</w:delText>
        </w:r>
      </w:del>
      <w:ins w:id="63" w:author="Anna Brugger" w:date="2022-07-26T19:53:00Z">
        <w:r w:rsidR="00063A6F">
          <w:rPr>
            <w:rFonts w:ascii="Arial" w:hAnsi="Arial" w:cs="Arial"/>
            <w:color w:val="000000" w:themeColor="text1"/>
          </w:rPr>
          <w:t>infected</w:t>
        </w:r>
      </w:ins>
      <w:r w:rsidR="00E04E42">
        <w:rPr>
          <w:rFonts w:ascii="Arial" w:hAnsi="Arial" w:cs="Arial"/>
          <w:color w:val="000000" w:themeColor="text1"/>
        </w:rPr>
        <w:t xml:space="preserve"> sugar beet plants </w:t>
      </w:r>
      <w:r w:rsidRPr="006D6850">
        <w:rPr>
          <w:rFonts w:ascii="Arial" w:hAnsi="Arial" w:cs="Arial"/>
          <w:color w:val="000000" w:themeColor="text1"/>
          <w:w w:val="95"/>
        </w:rPr>
        <w:t>were</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collected</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and</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stored</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at</w:t>
      </w:r>
      <w:r w:rsidRPr="006D6850">
        <w:rPr>
          <w:rFonts w:ascii="Arial" w:hAnsi="Arial" w:cs="Arial"/>
          <w:color w:val="000000" w:themeColor="text1"/>
          <w:spacing w:val="-2"/>
          <w:w w:val="95"/>
        </w:rPr>
        <w:t xml:space="preserve"> </w:t>
      </w:r>
      <w:r w:rsidRPr="006D6850">
        <w:rPr>
          <w:rFonts w:ascii="Arial" w:hAnsi="Arial" w:cs="Arial"/>
          <w:color w:val="000000" w:themeColor="text1"/>
          <w:w w:val="95"/>
        </w:rPr>
        <w:t>4</w:t>
      </w:r>
      <w:r w:rsidRPr="006D6850">
        <w:rPr>
          <w:rFonts w:ascii="Arial" w:hAnsi="Arial" w:cs="Arial"/>
          <w:i/>
          <w:color w:val="000000" w:themeColor="text1"/>
          <w:w w:val="95"/>
          <w:vertAlign w:val="superscript"/>
        </w:rPr>
        <w:t>◦</w:t>
      </w:r>
      <w:r w:rsidRPr="006D6850">
        <w:rPr>
          <w:rFonts w:ascii="Arial" w:hAnsi="Arial" w:cs="Arial"/>
          <w:color w:val="000000" w:themeColor="text1"/>
          <w:w w:val="95"/>
        </w:rPr>
        <w:t>C</w:t>
      </w:r>
      <w:ins w:id="64" w:author="Clive Bock" w:date="2022-07-27T10:52:00Z">
        <w:r w:rsidR="00B53890">
          <w:rPr>
            <w:rFonts w:ascii="Arial" w:hAnsi="Arial" w:cs="Arial"/>
            <w:color w:val="000000" w:themeColor="text1"/>
            <w:w w:val="95"/>
          </w:rPr>
          <w:t xml:space="preserve"> as previously described</w:t>
        </w:r>
      </w:ins>
      <w:ins w:id="65" w:author="Anna Brugger" w:date="2022-07-26T19:53:00Z">
        <w:r w:rsidR="00063A6F">
          <w:rPr>
            <w:rFonts w:ascii="Arial" w:hAnsi="Arial" w:cs="Arial"/>
            <w:color w:val="000000" w:themeColor="text1"/>
            <w:w w:val="95"/>
          </w:rPr>
          <w:t xml:space="preserve"> (Mahlein et al., 2010)</w:t>
        </w:r>
      </w:ins>
      <w:r w:rsidRPr="006D6850">
        <w:rPr>
          <w:rFonts w:ascii="Arial" w:hAnsi="Arial" w:cs="Arial"/>
          <w:color w:val="000000" w:themeColor="text1"/>
          <w:w w:val="95"/>
        </w:rPr>
        <w:t>.</w:t>
      </w:r>
      <w:r w:rsidRPr="006D6850">
        <w:rPr>
          <w:rFonts w:ascii="Arial" w:hAnsi="Arial" w:cs="Arial"/>
          <w:color w:val="000000" w:themeColor="text1"/>
          <w:spacing w:val="34"/>
        </w:rPr>
        <w:t xml:space="preserve"> </w:t>
      </w:r>
      <w:r w:rsidRPr="006D6850">
        <w:rPr>
          <w:rFonts w:ascii="Arial" w:hAnsi="Arial" w:cs="Arial"/>
          <w:color w:val="000000" w:themeColor="text1"/>
          <w:w w:val="95"/>
        </w:rPr>
        <w:t>A</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spore</w:t>
      </w:r>
      <w:r w:rsidRPr="006D6850">
        <w:rPr>
          <w:rFonts w:ascii="Arial" w:hAnsi="Arial" w:cs="Arial"/>
          <w:color w:val="000000" w:themeColor="text1"/>
          <w:spacing w:val="-1"/>
          <w:w w:val="95"/>
        </w:rPr>
        <w:t xml:space="preserve"> </w:t>
      </w:r>
      <w:r w:rsidRPr="006D6850">
        <w:rPr>
          <w:rFonts w:ascii="Arial" w:hAnsi="Arial" w:cs="Arial"/>
          <w:color w:val="000000" w:themeColor="text1"/>
          <w:w w:val="95"/>
        </w:rPr>
        <w:t xml:space="preserve">suspension </w:t>
      </w:r>
      <w:r w:rsidR="00476903">
        <w:rPr>
          <w:rFonts w:ascii="Arial" w:hAnsi="Arial" w:cs="Arial"/>
          <w:color w:val="000000" w:themeColor="text1"/>
          <w:w w:val="95"/>
        </w:rPr>
        <w:t>(</w:t>
      </w:r>
      <w:r w:rsidRPr="006D6850">
        <w:rPr>
          <w:rFonts w:ascii="Arial" w:hAnsi="Arial" w:cs="Arial"/>
          <w:color w:val="000000" w:themeColor="text1"/>
        </w:rPr>
        <w:t>30</w:t>
      </w:r>
      <w:r w:rsidRPr="006D6850">
        <w:rPr>
          <w:rFonts w:ascii="Arial" w:hAnsi="Arial" w:cs="Arial"/>
          <w:color w:val="000000" w:themeColor="text1"/>
          <w:spacing w:val="-11"/>
        </w:rPr>
        <w:t xml:space="preserve"> </w:t>
      </w:r>
      <w:r w:rsidRPr="006D6850">
        <w:rPr>
          <w:rFonts w:ascii="Arial" w:hAnsi="Arial" w:cs="Arial"/>
          <w:color w:val="000000" w:themeColor="text1"/>
        </w:rPr>
        <w:t>0000</w:t>
      </w:r>
      <w:r w:rsidRPr="006D6850">
        <w:rPr>
          <w:rFonts w:ascii="Arial" w:hAnsi="Arial" w:cs="Arial"/>
          <w:color w:val="000000" w:themeColor="text1"/>
          <w:spacing w:val="-11"/>
        </w:rPr>
        <w:t xml:space="preserve"> </w:t>
      </w:r>
      <w:r w:rsidRPr="006D6850">
        <w:rPr>
          <w:rFonts w:ascii="Arial" w:hAnsi="Arial" w:cs="Arial"/>
          <w:color w:val="000000" w:themeColor="text1"/>
        </w:rPr>
        <w:t>spores</w:t>
      </w:r>
      <w:r w:rsidRPr="006D6850">
        <w:rPr>
          <w:rFonts w:ascii="Arial" w:hAnsi="Arial" w:cs="Arial"/>
          <w:color w:val="000000" w:themeColor="text1"/>
          <w:spacing w:val="-11"/>
        </w:rPr>
        <w:t xml:space="preserve"> </w:t>
      </w:r>
      <w:r w:rsidRPr="006D6850">
        <w:rPr>
          <w:rFonts w:ascii="Arial" w:hAnsi="Arial" w:cs="Arial"/>
          <w:color w:val="000000" w:themeColor="text1"/>
        </w:rPr>
        <w:t>per</w:t>
      </w:r>
      <w:r w:rsidRPr="006D6850">
        <w:rPr>
          <w:rFonts w:ascii="Arial" w:hAnsi="Arial" w:cs="Arial"/>
          <w:color w:val="000000" w:themeColor="text1"/>
          <w:spacing w:val="-11"/>
        </w:rPr>
        <w:t xml:space="preserve"> </w:t>
      </w:r>
      <w:r w:rsidRPr="006D6850">
        <w:rPr>
          <w:rFonts w:ascii="Arial" w:hAnsi="Arial" w:cs="Arial"/>
          <w:color w:val="000000" w:themeColor="text1"/>
        </w:rPr>
        <w:t>ml</w:t>
      </w:r>
      <w:r w:rsidR="00476903">
        <w:rPr>
          <w:rFonts w:ascii="Arial" w:hAnsi="Arial" w:cs="Arial"/>
          <w:color w:val="000000" w:themeColor="text1"/>
        </w:rPr>
        <w:t>)</w:t>
      </w:r>
      <w:r w:rsidRPr="006D6850">
        <w:rPr>
          <w:rFonts w:ascii="Arial" w:hAnsi="Arial" w:cs="Arial"/>
          <w:color w:val="000000" w:themeColor="text1"/>
          <w:spacing w:val="-11"/>
        </w:rPr>
        <w:t xml:space="preserve"> </w:t>
      </w:r>
      <w:r w:rsidRPr="006D6850">
        <w:rPr>
          <w:rFonts w:ascii="Arial" w:hAnsi="Arial" w:cs="Arial"/>
          <w:color w:val="000000" w:themeColor="text1"/>
        </w:rPr>
        <w:t>was</w:t>
      </w:r>
      <w:r w:rsidRPr="006D6850">
        <w:rPr>
          <w:rFonts w:ascii="Arial" w:hAnsi="Arial" w:cs="Arial"/>
          <w:color w:val="000000" w:themeColor="text1"/>
          <w:spacing w:val="-11"/>
        </w:rPr>
        <w:t xml:space="preserve"> </w:t>
      </w:r>
      <w:r w:rsidRPr="006D6850">
        <w:rPr>
          <w:rFonts w:ascii="Arial" w:hAnsi="Arial" w:cs="Arial"/>
          <w:color w:val="000000" w:themeColor="text1"/>
        </w:rPr>
        <w:t>prepared</w:t>
      </w:r>
      <w:r w:rsidRPr="006D6850">
        <w:rPr>
          <w:rFonts w:ascii="Arial" w:hAnsi="Arial" w:cs="Arial"/>
          <w:color w:val="000000" w:themeColor="text1"/>
          <w:spacing w:val="-11"/>
        </w:rPr>
        <w:t xml:space="preserve"> </w:t>
      </w:r>
      <w:r w:rsidRPr="006D6850">
        <w:rPr>
          <w:rFonts w:ascii="Arial" w:hAnsi="Arial" w:cs="Arial"/>
          <w:color w:val="000000" w:themeColor="text1"/>
        </w:rPr>
        <w:t>and</w:t>
      </w:r>
      <w:r w:rsidRPr="006D6850">
        <w:rPr>
          <w:rFonts w:ascii="Arial" w:hAnsi="Arial" w:cs="Arial"/>
          <w:color w:val="000000" w:themeColor="text1"/>
          <w:spacing w:val="-11"/>
        </w:rPr>
        <w:t xml:space="preserve"> </w:t>
      </w:r>
      <w:r w:rsidRPr="006D6850">
        <w:rPr>
          <w:rFonts w:ascii="Arial" w:hAnsi="Arial" w:cs="Arial"/>
          <w:color w:val="000000" w:themeColor="text1"/>
        </w:rPr>
        <w:t>sprayed</w:t>
      </w:r>
      <w:r w:rsidRPr="006D6850">
        <w:rPr>
          <w:rFonts w:ascii="Arial" w:hAnsi="Arial" w:cs="Arial"/>
          <w:color w:val="000000" w:themeColor="text1"/>
          <w:spacing w:val="-11"/>
        </w:rPr>
        <w:t xml:space="preserve"> </w:t>
      </w:r>
      <w:r w:rsidRPr="006D6850">
        <w:rPr>
          <w:rFonts w:ascii="Arial" w:hAnsi="Arial" w:cs="Arial"/>
          <w:color w:val="000000" w:themeColor="text1"/>
        </w:rPr>
        <w:t>on</w:t>
      </w:r>
      <w:r w:rsidRPr="006D6850">
        <w:rPr>
          <w:rFonts w:ascii="Arial" w:hAnsi="Arial" w:cs="Arial"/>
          <w:color w:val="000000" w:themeColor="text1"/>
          <w:spacing w:val="-11"/>
        </w:rPr>
        <w:t xml:space="preserve"> </w:t>
      </w:r>
      <w:r w:rsidR="00476903">
        <w:rPr>
          <w:rFonts w:ascii="Arial" w:hAnsi="Arial" w:cs="Arial"/>
          <w:color w:val="000000" w:themeColor="text1"/>
          <w:spacing w:val="-11"/>
        </w:rPr>
        <w:t xml:space="preserve">the </w:t>
      </w:r>
      <w:r w:rsidRPr="006D6850">
        <w:rPr>
          <w:rFonts w:ascii="Arial" w:hAnsi="Arial" w:cs="Arial"/>
          <w:color w:val="000000" w:themeColor="text1"/>
        </w:rPr>
        <w:t>leaves</w:t>
      </w:r>
      <w:r w:rsidR="00803173">
        <w:rPr>
          <w:rFonts w:ascii="Arial" w:hAnsi="Arial" w:cs="Arial"/>
          <w:color w:val="000000" w:themeColor="text1"/>
        </w:rPr>
        <w:t xml:space="preserve"> of the healthy plants</w:t>
      </w:r>
      <w:r w:rsidR="00E04E42">
        <w:rPr>
          <w:rFonts w:ascii="Arial" w:hAnsi="Arial" w:cs="Arial"/>
          <w:color w:val="000000" w:themeColor="text1"/>
        </w:rPr>
        <w:t xml:space="preserve"> using a plastic </w:t>
      </w:r>
      <w:proofErr w:type="gramStart"/>
      <w:r w:rsidR="00E04E42">
        <w:rPr>
          <w:rFonts w:ascii="Arial" w:hAnsi="Arial" w:cs="Arial"/>
          <w:color w:val="000000" w:themeColor="text1"/>
        </w:rPr>
        <w:t>hand held</w:t>
      </w:r>
      <w:proofErr w:type="gramEnd"/>
      <w:r w:rsidR="00E04E42">
        <w:rPr>
          <w:rFonts w:ascii="Arial" w:hAnsi="Arial" w:cs="Arial"/>
          <w:color w:val="000000" w:themeColor="text1"/>
        </w:rPr>
        <w:t xml:space="preserve"> sprayer</w:t>
      </w:r>
      <w:r w:rsidRPr="006D6850">
        <w:rPr>
          <w:rFonts w:ascii="Arial" w:hAnsi="Arial" w:cs="Arial"/>
          <w:color w:val="000000" w:themeColor="text1"/>
        </w:rPr>
        <w:t>.</w:t>
      </w:r>
      <w:r w:rsidRPr="006D6850">
        <w:rPr>
          <w:rFonts w:ascii="Arial" w:hAnsi="Arial" w:cs="Arial"/>
          <w:color w:val="000000" w:themeColor="text1"/>
          <w:spacing w:val="17"/>
        </w:rPr>
        <w:t xml:space="preserve"> </w:t>
      </w:r>
      <w:r w:rsidRPr="006D6850">
        <w:rPr>
          <w:rFonts w:ascii="Arial" w:hAnsi="Arial" w:cs="Arial"/>
          <w:color w:val="000000" w:themeColor="text1"/>
        </w:rPr>
        <w:t>The</w:t>
      </w:r>
      <w:r w:rsidRPr="006D6850">
        <w:rPr>
          <w:rFonts w:ascii="Arial" w:hAnsi="Arial" w:cs="Arial"/>
          <w:color w:val="000000" w:themeColor="text1"/>
          <w:spacing w:val="-11"/>
        </w:rPr>
        <w:t xml:space="preserve"> </w:t>
      </w:r>
      <w:r w:rsidRPr="006D6850">
        <w:rPr>
          <w:rFonts w:ascii="Arial" w:hAnsi="Arial" w:cs="Arial"/>
          <w:color w:val="000000" w:themeColor="text1"/>
        </w:rPr>
        <w:t>plants</w:t>
      </w:r>
      <w:r w:rsidRPr="006D6850">
        <w:rPr>
          <w:rFonts w:ascii="Arial" w:hAnsi="Arial" w:cs="Arial"/>
          <w:color w:val="000000" w:themeColor="text1"/>
          <w:spacing w:val="-11"/>
        </w:rPr>
        <w:t xml:space="preserve"> </w:t>
      </w:r>
      <w:r w:rsidRPr="006D6850">
        <w:rPr>
          <w:rFonts w:ascii="Arial" w:hAnsi="Arial" w:cs="Arial"/>
          <w:color w:val="000000" w:themeColor="text1"/>
        </w:rPr>
        <w:t xml:space="preserve">were </w:t>
      </w:r>
      <w:r w:rsidR="00803173">
        <w:rPr>
          <w:rFonts w:ascii="Arial" w:hAnsi="Arial" w:cs="Arial"/>
          <w:color w:val="000000" w:themeColor="text1"/>
        </w:rPr>
        <w:t>again placed in plastic boxes in an incubator</w:t>
      </w:r>
      <w:r w:rsidRPr="006D6850">
        <w:rPr>
          <w:rFonts w:ascii="Arial" w:hAnsi="Arial" w:cs="Arial"/>
          <w:color w:val="000000" w:themeColor="text1"/>
          <w:spacing w:val="-2"/>
        </w:rPr>
        <w:t xml:space="preserve"> </w:t>
      </w:r>
      <w:r w:rsidR="00803173">
        <w:rPr>
          <w:rFonts w:ascii="Arial" w:hAnsi="Arial" w:cs="Arial"/>
          <w:color w:val="000000" w:themeColor="text1"/>
          <w:spacing w:val="-2"/>
        </w:rPr>
        <w:t xml:space="preserve">for </w:t>
      </w:r>
      <w:r w:rsidRPr="006D6850">
        <w:rPr>
          <w:rFonts w:ascii="Arial" w:hAnsi="Arial" w:cs="Arial"/>
          <w:color w:val="000000" w:themeColor="text1"/>
        </w:rPr>
        <w:t>48</w:t>
      </w:r>
      <w:r w:rsidRPr="006D6850">
        <w:rPr>
          <w:rFonts w:ascii="Arial" w:hAnsi="Arial" w:cs="Arial"/>
          <w:color w:val="000000" w:themeColor="text1"/>
          <w:spacing w:val="-2"/>
        </w:rPr>
        <w:t xml:space="preserve"> </w:t>
      </w:r>
      <w:r w:rsidRPr="006D6850">
        <w:rPr>
          <w:rFonts w:ascii="Arial" w:hAnsi="Arial" w:cs="Arial"/>
          <w:color w:val="000000" w:themeColor="text1"/>
        </w:rPr>
        <w:t>hours</w:t>
      </w:r>
      <w:r w:rsidR="00803173">
        <w:rPr>
          <w:rFonts w:ascii="Arial" w:hAnsi="Arial" w:cs="Arial"/>
          <w:color w:val="000000" w:themeColor="text1"/>
        </w:rPr>
        <w:t xml:space="preserve"> at</w:t>
      </w:r>
      <w:r w:rsidRPr="006D6850">
        <w:rPr>
          <w:rFonts w:ascii="Arial" w:hAnsi="Arial" w:cs="Arial"/>
          <w:color w:val="000000" w:themeColor="text1"/>
          <w:spacing w:val="-2"/>
        </w:rPr>
        <w:t xml:space="preserve"> </w:t>
      </w:r>
      <w:r w:rsidRPr="006D6850">
        <w:rPr>
          <w:rFonts w:ascii="Arial" w:hAnsi="Arial" w:cs="Arial"/>
          <w:color w:val="000000" w:themeColor="text1"/>
        </w:rPr>
        <w:t>20</w:t>
      </w:r>
      <w:r w:rsidRPr="006D6850">
        <w:rPr>
          <w:rFonts w:ascii="Arial" w:hAnsi="Arial" w:cs="Arial"/>
          <w:i/>
          <w:color w:val="000000" w:themeColor="text1"/>
        </w:rPr>
        <w:t>/</w:t>
      </w:r>
      <w:r w:rsidRPr="006D6850">
        <w:rPr>
          <w:rFonts w:ascii="Arial" w:hAnsi="Arial" w:cs="Arial"/>
          <w:color w:val="000000" w:themeColor="text1"/>
        </w:rPr>
        <w:t>18</w:t>
      </w:r>
      <w:r w:rsidRPr="006D6850">
        <w:rPr>
          <w:rFonts w:ascii="Arial" w:hAnsi="Arial" w:cs="Arial"/>
          <w:i/>
          <w:color w:val="000000" w:themeColor="text1"/>
          <w:vertAlign w:val="superscript"/>
        </w:rPr>
        <w:t>◦</w:t>
      </w:r>
      <w:r w:rsidRPr="006D6850">
        <w:rPr>
          <w:rFonts w:ascii="Arial" w:hAnsi="Arial" w:cs="Arial"/>
          <w:color w:val="000000" w:themeColor="text1"/>
        </w:rPr>
        <w:t>C</w:t>
      </w:r>
      <w:r w:rsidRPr="006D6850">
        <w:rPr>
          <w:rFonts w:ascii="Arial" w:hAnsi="Arial" w:cs="Arial"/>
          <w:color w:val="000000" w:themeColor="text1"/>
          <w:spacing w:val="-2"/>
        </w:rPr>
        <w:t xml:space="preserve"> </w:t>
      </w:r>
      <w:r w:rsidR="00803173">
        <w:rPr>
          <w:rFonts w:ascii="Arial" w:hAnsi="Arial" w:cs="Arial"/>
          <w:color w:val="000000" w:themeColor="text1"/>
          <w:spacing w:val="-2"/>
        </w:rPr>
        <w:t xml:space="preserve">(day/night) </w:t>
      </w:r>
      <w:r w:rsidR="00E04E42">
        <w:rPr>
          <w:rFonts w:ascii="Arial" w:hAnsi="Arial" w:cs="Arial"/>
          <w:color w:val="000000" w:themeColor="text1"/>
          <w:spacing w:val="-2"/>
        </w:rPr>
        <w:t xml:space="preserve">and a photoperiod of 16 h </w:t>
      </w:r>
      <w:del w:id="66" w:author="Bock, Clive" w:date="2022-06-20T12:49:00Z">
        <w:r w:rsidR="00E04E42" w:rsidDel="00632CAC">
          <w:rPr>
            <w:rFonts w:ascii="Arial" w:hAnsi="Arial" w:cs="Arial"/>
            <w:color w:val="000000" w:themeColor="text1"/>
            <w:spacing w:val="-2"/>
          </w:rPr>
          <w:delText xml:space="preserve">per day </w:delText>
        </w:r>
      </w:del>
      <w:r w:rsidRPr="006D6850">
        <w:rPr>
          <w:rFonts w:ascii="Arial" w:hAnsi="Arial" w:cs="Arial"/>
          <w:color w:val="000000" w:themeColor="text1"/>
        </w:rPr>
        <w:t>before</w:t>
      </w:r>
      <w:r w:rsidRPr="006D6850">
        <w:rPr>
          <w:rFonts w:ascii="Arial" w:hAnsi="Arial" w:cs="Arial"/>
          <w:color w:val="000000" w:themeColor="text1"/>
          <w:spacing w:val="-2"/>
        </w:rPr>
        <w:t xml:space="preserve"> </w:t>
      </w:r>
      <w:r w:rsidR="00803173">
        <w:rPr>
          <w:rFonts w:ascii="Arial" w:hAnsi="Arial" w:cs="Arial"/>
          <w:color w:val="000000" w:themeColor="text1"/>
        </w:rPr>
        <w:t>being</w:t>
      </w:r>
      <w:r w:rsidRPr="006D6850">
        <w:rPr>
          <w:rFonts w:ascii="Arial" w:hAnsi="Arial" w:cs="Arial"/>
          <w:color w:val="000000" w:themeColor="text1"/>
        </w:rPr>
        <w:t xml:space="preserve"> transferred to the greenhouse at 23</w:t>
      </w:r>
      <w:r w:rsidRPr="006D6850">
        <w:rPr>
          <w:rFonts w:ascii="Arial" w:hAnsi="Arial" w:cs="Arial"/>
          <w:i/>
          <w:color w:val="000000" w:themeColor="text1"/>
        </w:rPr>
        <w:t>/</w:t>
      </w:r>
      <w:r w:rsidRPr="006D6850">
        <w:rPr>
          <w:rFonts w:ascii="Arial" w:hAnsi="Arial" w:cs="Arial"/>
          <w:color w:val="000000" w:themeColor="text1"/>
        </w:rPr>
        <w:t>20</w:t>
      </w:r>
      <w:r w:rsidRPr="006D6850">
        <w:rPr>
          <w:rFonts w:ascii="Arial" w:hAnsi="Arial" w:cs="Arial"/>
          <w:i/>
          <w:color w:val="000000" w:themeColor="text1"/>
          <w:vertAlign w:val="superscript"/>
        </w:rPr>
        <w:t>◦</w:t>
      </w:r>
      <w:r w:rsidRPr="006D6850">
        <w:rPr>
          <w:rFonts w:ascii="Arial" w:hAnsi="Arial" w:cs="Arial"/>
          <w:color w:val="000000" w:themeColor="text1"/>
        </w:rPr>
        <w:t xml:space="preserve">C </w:t>
      </w:r>
      <w:r w:rsidR="00803173">
        <w:rPr>
          <w:rFonts w:ascii="Arial" w:hAnsi="Arial" w:cs="Arial"/>
          <w:color w:val="000000" w:themeColor="text1"/>
        </w:rPr>
        <w:t xml:space="preserve">(day/night) </w:t>
      </w:r>
      <w:r w:rsidRPr="006D6850">
        <w:rPr>
          <w:rFonts w:ascii="Arial" w:hAnsi="Arial" w:cs="Arial"/>
          <w:color w:val="000000" w:themeColor="text1"/>
        </w:rPr>
        <w:t xml:space="preserve">and 60 </w:t>
      </w:r>
      <w:r w:rsidRPr="006D6850">
        <w:rPr>
          <w:rFonts w:ascii="Arial" w:hAnsi="Arial" w:cs="Arial"/>
          <w:i/>
          <w:color w:val="000000" w:themeColor="text1"/>
        </w:rPr>
        <w:t>±</w:t>
      </w:r>
      <w:r w:rsidRPr="006D6850">
        <w:rPr>
          <w:rFonts w:ascii="Arial" w:hAnsi="Arial" w:cs="Arial"/>
          <w:i/>
          <w:color w:val="000000" w:themeColor="text1"/>
          <w:spacing w:val="-15"/>
        </w:rPr>
        <w:t xml:space="preserve"> </w:t>
      </w:r>
      <w:r w:rsidRPr="006D6850">
        <w:rPr>
          <w:rFonts w:ascii="Arial" w:hAnsi="Arial" w:cs="Arial"/>
          <w:color w:val="000000" w:themeColor="text1"/>
        </w:rPr>
        <w:t>10% RH.</w:t>
      </w:r>
    </w:p>
    <w:p w14:paraId="6F826C67" w14:textId="005EA9EE" w:rsidR="001A1513" w:rsidRPr="00F81C5B" w:rsidDel="00E23533" w:rsidRDefault="001A1513" w:rsidP="001A1513">
      <w:pPr>
        <w:spacing w:line="480" w:lineRule="auto"/>
        <w:jc w:val="both"/>
        <w:rPr>
          <w:del w:id="67" w:author="Bock, Clive" w:date="2022-06-20T12:55:00Z"/>
          <w:rFonts w:ascii="Arial" w:hAnsi="Arial" w:cs="Arial"/>
          <w:b/>
          <w:bCs/>
          <w:color w:val="000000" w:themeColor="text1"/>
        </w:rPr>
      </w:pPr>
      <w:r>
        <w:rPr>
          <w:rFonts w:ascii="Arial" w:hAnsi="Arial" w:cs="Arial"/>
          <w:color w:val="000000" w:themeColor="text1"/>
        </w:rPr>
        <w:tab/>
      </w:r>
      <w:r w:rsidRPr="00F81C5B">
        <w:rPr>
          <w:rFonts w:ascii="Arial" w:hAnsi="Arial" w:cs="Arial"/>
          <w:b/>
          <w:bCs/>
          <w:color w:val="000000" w:themeColor="text1"/>
        </w:rPr>
        <w:t xml:space="preserve">Classification of phenotypic disease development into symptom classes. </w:t>
      </w:r>
    </w:p>
    <w:p w14:paraId="2C6C0D78" w14:textId="6FD976DA" w:rsidR="001A1513" w:rsidRDefault="001A1513">
      <w:pPr>
        <w:spacing w:line="480" w:lineRule="auto"/>
        <w:jc w:val="both"/>
        <w:rPr>
          <w:rFonts w:ascii="Arial" w:hAnsi="Arial" w:cs="Arial"/>
          <w:color w:val="000000" w:themeColor="text1"/>
        </w:rPr>
      </w:pPr>
      <w:r w:rsidRPr="001A1513">
        <w:rPr>
          <w:rFonts w:ascii="Arial" w:hAnsi="Arial" w:cs="Arial"/>
          <w:color w:val="000000" w:themeColor="text1"/>
        </w:rPr>
        <w:t xml:space="preserve">The development of both CLS and BR was classified into four symptom classes: non-inoculated (healthy), young, mid-age, and mature symptoms. </w:t>
      </w:r>
      <w:ins w:id="68" w:author="Bock, Clive" w:date="2022-06-20T12:52:00Z">
        <w:r w:rsidR="00632CAC">
          <w:rPr>
            <w:rFonts w:ascii="Arial" w:hAnsi="Arial" w:cs="Arial"/>
            <w:color w:val="000000" w:themeColor="text1"/>
          </w:rPr>
          <w:t>The y</w:t>
        </w:r>
      </w:ins>
      <w:del w:id="69" w:author="Bock, Clive" w:date="2022-06-20T12:52:00Z">
        <w:r w:rsidRPr="001A1513" w:rsidDel="00632CAC">
          <w:rPr>
            <w:rFonts w:ascii="Arial" w:hAnsi="Arial" w:cs="Arial"/>
            <w:color w:val="000000" w:themeColor="text1"/>
          </w:rPr>
          <w:delText>Y</w:delText>
        </w:r>
      </w:del>
      <w:r w:rsidRPr="001A1513">
        <w:rPr>
          <w:rFonts w:ascii="Arial" w:hAnsi="Arial" w:cs="Arial"/>
          <w:color w:val="000000" w:themeColor="text1"/>
        </w:rPr>
        <w:t>oung symptom</w:t>
      </w:r>
      <w:ins w:id="70" w:author="Bock, Clive" w:date="2022-06-20T12:52:00Z">
        <w:r w:rsidR="00632CAC">
          <w:rPr>
            <w:rFonts w:ascii="Arial" w:hAnsi="Arial" w:cs="Arial"/>
            <w:color w:val="000000" w:themeColor="text1"/>
          </w:rPr>
          <w:t xml:space="preserve"> clas</w:t>
        </w:r>
      </w:ins>
      <w:r w:rsidRPr="001A1513">
        <w:rPr>
          <w:rFonts w:ascii="Arial" w:hAnsi="Arial" w:cs="Arial"/>
          <w:color w:val="000000" w:themeColor="text1"/>
        </w:rPr>
        <w:t>s of CLS w</w:t>
      </w:r>
      <w:ins w:id="71" w:author="Bock, Clive" w:date="2022-06-20T12:52:00Z">
        <w:r w:rsidR="00632CAC">
          <w:rPr>
            <w:rFonts w:ascii="Arial" w:hAnsi="Arial" w:cs="Arial"/>
            <w:color w:val="000000" w:themeColor="text1"/>
          </w:rPr>
          <w:t xml:space="preserve">as characterized </w:t>
        </w:r>
      </w:ins>
      <w:del w:id="72" w:author="Bock, Clive" w:date="2022-06-20T12:52:00Z">
        <w:r w:rsidRPr="001A1513" w:rsidDel="00632CAC">
          <w:rPr>
            <w:rFonts w:ascii="Arial" w:hAnsi="Arial" w:cs="Arial"/>
            <w:color w:val="000000" w:themeColor="text1"/>
          </w:rPr>
          <w:delText xml:space="preserve">ere classified </w:delText>
        </w:r>
      </w:del>
      <w:r w:rsidRPr="001A1513">
        <w:rPr>
          <w:rFonts w:ascii="Arial" w:hAnsi="Arial" w:cs="Arial"/>
          <w:color w:val="000000" w:themeColor="text1"/>
        </w:rPr>
        <w:t>by gray,</w:t>
      </w:r>
      <w:r>
        <w:rPr>
          <w:rFonts w:ascii="Arial" w:hAnsi="Arial" w:cs="Arial"/>
          <w:color w:val="000000" w:themeColor="text1"/>
        </w:rPr>
        <w:t xml:space="preserve"> </w:t>
      </w:r>
      <w:r w:rsidRPr="001A1513">
        <w:rPr>
          <w:rFonts w:ascii="Arial" w:hAnsi="Arial" w:cs="Arial"/>
          <w:color w:val="000000" w:themeColor="text1"/>
        </w:rPr>
        <w:t>sunken spots which indicated an accumulation of mycelium</w:t>
      </w:r>
      <w:r w:rsidR="002E24AA">
        <w:rPr>
          <w:rFonts w:ascii="Arial" w:hAnsi="Arial" w:cs="Arial"/>
          <w:color w:val="000000" w:themeColor="text1"/>
        </w:rPr>
        <w:t xml:space="preserve"> and occurred seven to 10 days after inoculation (</w:t>
      </w:r>
      <w:proofErr w:type="spellStart"/>
      <w:r w:rsidR="002E24AA">
        <w:rPr>
          <w:rFonts w:ascii="Arial" w:hAnsi="Arial" w:cs="Arial"/>
          <w:color w:val="000000" w:themeColor="text1"/>
        </w:rPr>
        <w:t>dai</w:t>
      </w:r>
      <w:proofErr w:type="spellEnd"/>
      <w:r w:rsidR="002E24AA">
        <w:rPr>
          <w:rFonts w:ascii="Arial" w:hAnsi="Arial" w:cs="Arial"/>
          <w:color w:val="000000" w:themeColor="text1"/>
        </w:rPr>
        <w:t xml:space="preserve">). </w:t>
      </w:r>
      <w:ins w:id="73" w:author="Bock, Clive" w:date="2022-06-20T12:52:00Z">
        <w:r w:rsidR="00632CAC">
          <w:rPr>
            <w:rFonts w:ascii="Arial" w:hAnsi="Arial" w:cs="Arial"/>
            <w:color w:val="000000" w:themeColor="text1"/>
          </w:rPr>
          <w:t>The m</w:t>
        </w:r>
      </w:ins>
      <w:del w:id="74" w:author="Bock, Clive" w:date="2022-06-20T12:52:00Z">
        <w:r w:rsidR="002E24AA" w:rsidDel="00632CAC">
          <w:rPr>
            <w:rFonts w:ascii="Arial" w:hAnsi="Arial" w:cs="Arial"/>
            <w:color w:val="000000" w:themeColor="text1"/>
          </w:rPr>
          <w:delText>M</w:delText>
        </w:r>
      </w:del>
      <w:r w:rsidRPr="001A1513">
        <w:rPr>
          <w:rFonts w:ascii="Arial" w:hAnsi="Arial" w:cs="Arial"/>
          <w:color w:val="000000" w:themeColor="text1"/>
        </w:rPr>
        <w:t>id-age symptom</w:t>
      </w:r>
      <w:ins w:id="75" w:author="Bock, Clive" w:date="2022-06-20T12:52:00Z">
        <w:r w:rsidR="00632CAC">
          <w:rPr>
            <w:rFonts w:ascii="Arial" w:hAnsi="Arial" w:cs="Arial"/>
            <w:color w:val="000000" w:themeColor="text1"/>
          </w:rPr>
          <w:t xml:space="preserve"> clas</w:t>
        </w:r>
      </w:ins>
      <w:r w:rsidRPr="001A1513">
        <w:rPr>
          <w:rFonts w:ascii="Arial" w:hAnsi="Arial" w:cs="Arial"/>
          <w:color w:val="000000" w:themeColor="text1"/>
        </w:rPr>
        <w:t>s w</w:t>
      </w:r>
      <w:ins w:id="76" w:author="Bock, Clive" w:date="2022-06-20T12:52:00Z">
        <w:r w:rsidR="00632CAC">
          <w:rPr>
            <w:rFonts w:ascii="Arial" w:hAnsi="Arial" w:cs="Arial"/>
            <w:color w:val="000000" w:themeColor="text1"/>
          </w:rPr>
          <w:t>as</w:t>
        </w:r>
      </w:ins>
      <w:del w:id="77" w:author="Bock, Clive" w:date="2022-06-20T12:52:00Z">
        <w:r w:rsidRPr="001A1513" w:rsidDel="00632CAC">
          <w:rPr>
            <w:rFonts w:ascii="Arial" w:hAnsi="Arial" w:cs="Arial"/>
            <w:color w:val="000000" w:themeColor="text1"/>
          </w:rPr>
          <w:delText>ere</w:delText>
        </w:r>
      </w:del>
      <w:r w:rsidRPr="001A1513">
        <w:rPr>
          <w:rFonts w:ascii="Arial" w:hAnsi="Arial" w:cs="Arial"/>
          <w:color w:val="000000" w:themeColor="text1"/>
        </w:rPr>
        <w:t xml:space="preserve"> characterized by necrotic spots</w:t>
      </w:r>
      <w:r w:rsidR="002E24AA">
        <w:rPr>
          <w:rFonts w:ascii="Arial" w:hAnsi="Arial" w:cs="Arial"/>
          <w:color w:val="000000" w:themeColor="text1"/>
        </w:rPr>
        <w:t xml:space="preserve"> (12 to 16 </w:t>
      </w:r>
      <w:proofErr w:type="spellStart"/>
      <w:r w:rsidR="002E24AA">
        <w:rPr>
          <w:rFonts w:ascii="Arial" w:hAnsi="Arial" w:cs="Arial"/>
          <w:color w:val="000000" w:themeColor="text1"/>
        </w:rPr>
        <w:t>dai</w:t>
      </w:r>
      <w:proofErr w:type="spellEnd"/>
      <w:r w:rsidR="002E24AA">
        <w:rPr>
          <w:rFonts w:ascii="Arial" w:hAnsi="Arial" w:cs="Arial"/>
          <w:color w:val="000000" w:themeColor="text1"/>
        </w:rPr>
        <w:t>)</w:t>
      </w:r>
      <w:r w:rsidRPr="001A1513">
        <w:rPr>
          <w:rFonts w:ascii="Arial" w:hAnsi="Arial" w:cs="Arial"/>
          <w:color w:val="000000" w:themeColor="text1"/>
        </w:rPr>
        <w:t xml:space="preserve"> and </w:t>
      </w:r>
      <w:ins w:id="78" w:author="Bock, Clive" w:date="2022-06-20T12:52:00Z">
        <w:r w:rsidR="00632CAC">
          <w:rPr>
            <w:rFonts w:ascii="Arial" w:hAnsi="Arial" w:cs="Arial"/>
            <w:color w:val="000000" w:themeColor="text1"/>
          </w:rPr>
          <w:t xml:space="preserve">the </w:t>
        </w:r>
      </w:ins>
      <w:r w:rsidRPr="001A1513">
        <w:rPr>
          <w:rFonts w:ascii="Arial" w:hAnsi="Arial" w:cs="Arial"/>
          <w:color w:val="000000" w:themeColor="text1"/>
        </w:rPr>
        <w:t>mature symptom</w:t>
      </w:r>
      <w:ins w:id="79" w:author="Bock, Clive" w:date="2022-06-20T12:52:00Z">
        <w:r w:rsidR="00632CAC">
          <w:rPr>
            <w:rFonts w:ascii="Arial" w:hAnsi="Arial" w:cs="Arial"/>
            <w:color w:val="000000" w:themeColor="text1"/>
          </w:rPr>
          <w:t xml:space="preserve"> clas</w:t>
        </w:r>
      </w:ins>
      <w:r w:rsidRPr="001A1513">
        <w:rPr>
          <w:rFonts w:ascii="Arial" w:hAnsi="Arial" w:cs="Arial"/>
          <w:color w:val="000000" w:themeColor="text1"/>
        </w:rPr>
        <w:t>s by development of a reddish-brown margin and black dots in the lesion center that represented melanized conidiophores</w:t>
      </w:r>
      <w:ins w:id="80" w:author="Bock, Clive" w:date="2022-06-20T12:50:00Z">
        <w:r w:rsidR="00632CAC">
          <w:rPr>
            <w:rFonts w:ascii="Arial" w:hAnsi="Arial" w:cs="Arial"/>
            <w:color w:val="000000" w:themeColor="text1"/>
          </w:rPr>
          <w:t>,</w:t>
        </w:r>
      </w:ins>
      <w:r w:rsidRPr="001A1513">
        <w:rPr>
          <w:rFonts w:ascii="Arial" w:hAnsi="Arial" w:cs="Arial"/>
          <w:color w:val="000000" w:themeColor="text1"/>
        </w:rPr>
        <w:t xml:space="preserve"> </w:t>
      </w:r>
      <w:ins w:id="81" w:author="Bock, Clive" w:date="2022-06-20T12:52:00Z">
        <w:r w:rsidR="00632CAC">
          <w:rPr>
            <w:rFonts w:ascii="Arial" w:hAnsi="Arial" w:cs="Arial"/>
            <w:color w:val="000000" w:themeColor="text1"/>
          </w:rPr>
          <w:t xml:space="preserve">which </w:t>
        </w:r>
      </w:ins>
      <w:r w:rsidR="002E24AA">
        <w:rPr>
          <w:rFonts w:ascii="Arial" w:hAnsi="Arial" w:cs="Arial"/>
          <w:color w:val="000000" w:themeColor="text1"/>
        </w:rPr>
        <w:t>start</w:t>
      </w:r>
      <w:ins w:id="82" w:author="Bock, Clive" w:date="2022-06-20T12:52:00Z">
        <w:r w:rsidR="00632CAC">
          <w:rPr>
            <w:rFonts w:ascii="Arial" w:hAnsi="Arial" w:cs="Arial"/>
            <w:color w:val="000000" w:themeColor="text1"/>
          </w:rPr>
          <w:t>ed</w:t>
        </w:r>
      </w:ins>
      <w:del w:id="83" w:author="Bock, Clive" w:date="2022-06-20T12:52:00Z">
        <w:r w:rsidR="002E24AA" w:rsidDel="00632CAC">
          <w:rPr>
            <w:rFonts w:ascii="Arial" w:hAnsi="Arial" w:cs="Arial"/>
            <w:color w:val="000000" w:themeColor="text1"/>
          </w:rPr>
          <w:delText>ing</w:delText>
        </w:r>
      </w:del>
      <w:ins w:id="84" w:author="Bock, Clive" w:date="2022-06-20T12:53:00Z">
        <w:r w:rsidR="00632CAC">
          <w:rPr>
            <w:rFonts w:ascii="Arial" w:hAnsi="Arial" w:cs="Arial"/>
            <w:color w:val="000000" w:themeColor="text1"/>
          </w:rPr>
          <w:t xml:space="preserve"> at</w:t>
        </w:r>
      </w:ins>
      <w:r w:rsidR="002E24AA">
        <w:rPr>
          <w:rFonts w:ascii="Arial" w:hAnsi="Arial" w:cs="Arial"/>
          <w:color w:val="000000" w:themeColor="text1"/>
        </w:rPr>
        <w:t xml:space="preserve"> 17 </w:t>
      </w:r>
      <w:proofErr w:type="spellStart"/>
      <w:r w:rsidR="002E24AA">
        <w:rPr>
          <w:rFonts w:ascii="Arial" w:hAnsi="Arial" w:cs="Arial"/>
          <w:color w:val="000000" w:themeColor="text1"/>
        </w:rPr>
        <w:t>dai</w:t>
      </w:r>
      <w:proofErr w:type="spellEnd"/>
      <w:r w:rsidR="002E24AA">
        <w:rPr>
          <w:rFonts w:ascii="Arial" w:hAnsi="Arial" w:cs="Arial"/>
          <w:color w:val="000000" w:themeColor="text1"/>
        </w:rPr>
        <w:t xml:space="preserve"> </w:t>
      </w:r>
      <w:r w:rsidRPr="001A1513">
        <w:rPr>
          <w:rFonts w:ascii="Arial" w:hAnsi="Arial" w:cs="Arial"/>
          <w:color w:val="000000" w:themeColor="text1"/>
        </w:rPr>
        <w:t xml:space="preserve">(Fig. </w:t>
      </w:r>
      <w:r w:rsidR="002F738D">
        <w:rPr>
          <w:rFonts w:ascii="Arial" w:hAnsi="Arial" w:cs="Arial"/>
          <w:color w:val="000000" w:themeColor="text1"/>
        </w:rPr>
        <w:t>1 A</w:t>
      </w:r>
      <w:r w:rsidRPr="001A1513">
        <w:rPr>
          <w:rFonts w:ascii="Arial" w:hAnsi="Arial" w:cs="Arial"/>
          <w:color w:val="000000" w:themeColor="text1"/>
        </w:rPr>
        <w:t xml:space="preserve">). </w:t>
      </w:r>
      <w:ins w:id="85" w:author="Bock, Clive" w:date="2022-06-20T12:51:00Z">
        <w:r w:rsidR="00632CAC">
          <w:rPr>
            <w:rFonts w:ascii="Arial" w:hAnsi="Arial" w:cs="Arial"/>
            <w:color w:val="000000" w:themeColor="text1"/>
          </w:rPr>
          <w:t>The y</w:t>
        </w:r>
      </w:ins>
      <w:del w:id="86" w:author="Bock, Clive" w:date="2022-06-20T12:51:00Z">
        <w:r w:rsidRPr="001A1513" w:rsidDel="00632CAC">
          <w:rPr>
            <w:rFonts w:ascii="Arial" w:hAnsi="Arial" w:cs="Arial"/>
            <w:color w:val="000000" w:themeColor="text1"/>
          </w:rPr>
          <w:delText>Y</w:delText>
        </w:r>
      </w:del>
      <w:r w:rsidRPr="001A1513">
        <w:rPr>
          <w:rFonts w:ascii="Arial" w:hAnsi="Arial" w:cs="Arial"/>
          <w:color w:val="000000" w:themeColor="text1"/>
        </w:rPr>
        <w:t>oung symptom</w:t>
      </w:r>
      <w:ins w:id="87" w:author="Bock, Clive" w:date="2022-06-20T12:51:00Z">
        <w:r w:rsidR="00632CAC">
          <w:rPr>
            <w:rFonts w:ascii="Arial" w:hAnsi="Arial" w:cs="Arial"/>
            <w:color w:val="000000" w:themeColor="text1"/>
          </w:rPr>
          <w:t xml:space="preserve"> clas</w:t>
        </w:r>
      </w:ins>
      <w:r w:rsidRPr="001A1513">
        <w:rPr>
          <w:rFonts w:ascii="Arial" w:hAnsi="Arial" w:cs="Arial"/>
          <w:color w:val="000000" w:themeColor="text1"/>
        </w:rPr>
        <w:t>s of BR w</w:t>
      </w:r>
      <w:ins w:id="88" w:author="Bock, Clive" w:date="2022-06-20T12:51:00Z">
        <w:r w:rsidR="00632CAC">
          <w:rPr>
            <w:rFonts w:ascii="Arial" w:hAnsi="Arial" w:cs="Arial"/>
            <w:color w:val="000000" w:themeColor="text1"/>
          </w:rPr>
          <w:t>as</w:t>
        </w:r>
      </w:ins>
      <w:del w:id="89" w:author="Bock, Clive" w:date="2022-06-20T12:51:00Z">
        <w:r w:rsidRPr="001A1513" w:rsidDel="00632CAC">
          <w:rPr>
            <w:rFonts w:ascii="Arial" w:hAnsi="Arial" w:cs="Arial"/>
            <w:color w:val="000000" w:themeColor="text1"/>
          </w:rPr>
          <w:delText>ere</w:delText>
        </w:r>
      </w:del>
      <w:r w:rsidRPr="001A1513">
        <w:rPr>
          <w:rFonts w:ascii="Arial" w:hAnsi="Arial" w:cs="Arial"/>
          <w:color w:val="000000" w:themeColor="text1"/>
        </w:rPr>
        <w:t xml:space="preserve"> </w:t>
      </w:r>
      <w:r w:rsidRPr="001A1513">
        <w:rPr>
          <w:rFonts w:ascii="Arial" w:hAnsi="Arial" w:cs="Arial"/>
          <w:color w:val="000000" w:themeColor="text1"/>
        </w:rPr>
        <w:lastRenderedPageBreak/>
        <w:t>characterized by tiny chlorotic spots where the leaf tissue was swollen due to initial spore accumulation under the epidermis</w:t>
      </w:r>
      <w:r w:rsidR="002E24AA">
        <w:rPr>
          <w:rFonts w:ascii="Arial" w:hAnsi="Arial" w:cs="Arial"/>
          <w:color w:val="000000" w:themeColor="text1"/>
        </w:rPr>
        <w:t xml:space="preserve"> which occurred 10 to 12 </w:t>
      </w:r>
      <w:proofErr w:type="spellStart"/>
      <w:r w:rsidR="002E24AA">
        <w:rPr>
          <w:rFonts w:ascii="Arial" w:hAnsi="Arial" w:cs="Arial"/>
          <w:color w:val="000000" w:themeColor="text1"/>
        </w:rPr>
        <w:t>dai</w:t>
      </w:r>
      <w:proofErr w:type="spellEnd"/>
      <w:r w:rsidRPr="001A1513">
        <w:rPr>
          <w:rFonts w:ascii="Arial" w:hAnsi="Arial" w:cs="Arial"/>
          <w:color w:val="000000" w:themeColor="text1"/>
        </w:rPr>
        <w:t xml:space="preserve">. </w:t>
      </w:r>
      <w:ins w:id="90" w:author="Bock, Clive" w:date="2022-06-20T12:51:00Z">
        <w:r w:rsidR="00632CAC">
          <w:rPr>
            <w:rFonts w:ascii="Arial" w:hAnsi="Arial" w:cs="Arial"/>
            <w:color w:val="000000" w:themeColor="text1"/>
          </w:rPr>
          <w:t>The m</w:t>
        </w:r>
      </w:ins>
      <w:del w:id="91" w:author="Bock, Clive" w:date="2022-06-20T12:51:00Z">
        <w:r w:rsidRPr="001A1513" w:rsidDel="00632CAC">
          <w:rPr>
            <w:rFonts w:ascii="Arial" w:hAnsi="Arial" w:cs="Arial"/>
            <w:color w:val="000000" w:themeColor="text1"/>
          </w:rPr>
          <w:delText>M</w:delText>
        </w:r>
      </w:del>
      <w:r w:rsidRPr="001A1513">
        <w:rPr>
          <w:rFonts w:ascii="Arial" w:hAnsi="Arial" w:cs="Arial"/>
          <w:color w:val="000000" w:themeColor="text1"/>
        </w:rPr>
        <w:t>id-age symptom</w:t>
      </w:r>
      <w:ins w:id="92" w:author="Bock, Clive" w:date="2022-06-20T12:51:00Z">
        <w:r w:rsidR="00632CAC">
          <w:rPr>
            <w:rFonts w:ascii="Arial" w:hAnsi="Arial" w:cs="Arial"/>
            <w:color w:val="000000" w:themeColor="text1"/>
          </w:rPr>
          <w:t xml:space="preserve"> clas</w:t>
        </w:r>
      </w:ins>
      <w:r w:rsidRPr="001A1513">
        <w:rPr>
          <w:rFonts w:ascii="Arial" w:hAnsi="Arial" w:cs="Arial"/>
          <w:color w:val="000000" w:themeColor="text1"/>
        </w:rPr>
        <w:t>s of BR exhibited brown spots as the spores mature</w:t>
      </w:r>
      <w:ins w:id="93" w:author="Bock, Clive" w:date="2022-06-20T12:50:00Z">
        <w:r w:rsidR="00632CAC">
          <w:rPr>
            <w:rFonts w:ascii="Arial" w:hAnsi="Arial" w:cs="Arial"/>
            <w:color w:val="000000" w:themeColor="text1"/>
          </w:rPr>
          <w:t>d</w:t>
        </w:r>
      </w:ins>
      <w:del w:id="94" w:author="Bock, Clive" w:date="2022-06-20T12:50:00Z">
        <w:r w:rsidRPr="001A1513" w:rsidDel="00632CAC">
          <w:rPr>
            <w:rFonts w:ascii="Arial" w:hAnsi="Arial" w:cs="Arial"/>
            <w:color w:val="000000" w:themeColor="text1"/>
          </w:rPr>
          <w:delText>s</w:delText>
        </w:r>
      </w:del>
      <w:r w:rsidRPr="001A1513">
        <w:rPr>
          <w:rFonts w:ascii="Arial" w:hAnsi="Arial" w:cs="Arial"/>
          <w:color w:val="000000" w:themeColor="text1"/>
        </w:rPr>
        <w:t xml:space="preserve"> under the epidermal layer</w:t>
      </w:r>
      <w:r w:rsidR="002E24AA">
        <w:rPr>
          <w:rFonts w:ascii="Arial" w:hAnsi="Arial" w:cs="Arial"/>
          <w:color w:val="000000" w:themeColor="text1"/>
        </w:rPr>
        <w:t xml:space="preserve"> (13 to 18 </w:t>
      </w:r>
      <w:proofErr w:type="spellStart"/>
      <w:r w:rsidR="002E24AA">
        <w:rPr>
          <w:rFonts w:ascii="Arial" w:hAnsi="Arial" w:cs="Arial"/>
          <w:color w:val="000000" w:themeColor="text1"/>
        </w:rPr>
        <w:t>dai</w:t>
      </w:r>
      <w:proofErr w:type="spellEnd"/>
      <w:r w:rsidR="002E24AA">
        <w:rPr>
          <w:rFonts w:ascii="Arial" w:hAnsi="Arial" w:cs="Arial"/>
          <w:color w:val="000000" w:themeColor="text1"/>
        </w:rPr>
        <w:t>)</w:t>
      </w:r>
      <w:r w:rsidRPr="001A1513">
        <w:rPr>
          <w:rFonts w:ascii="Arial" w:hAnsi="Arial" w:cs="Arial"/>
          <w:color w:val="000000" w:themeColor="text1"/>
        </w:rPr>
        <w:t xml:space="preserve">, which later ruptured resulting in the mature symptom class </w:t>
      </w:r>
      <w:r w:rsidR="002E24AA">
        <w:rPr>
          <w:rFonts w:ascii="Arial" w:hAnsi="Arial" w:cs="Arial"/>
          <w:color w:val="000000" w:themeColor="text1"/>
        </w:rPr>
        <w:t xml:space="preserve">(19 to 25 </w:t>
      </w:r>
      <w:proofErr w:type="spellStart"/>
      <w:r w:rsidR="002E24AA">
        <w:rPr>
          <w:rFonts w:ascii="Arial" w:hAnsi="Arial" w:cs="Arial"/>
          <w:color w:val="000000" w:themeColor="text1"/>
        </w:rPr>
        <w:t>dai</w:t>
      </w:r>
      <w:proofErr w:type="spellEnd"/>
      <w:r w:rsidR="002E24AA">
        <w:rPr>
          <w:rFonts w:ascii="Arial" w:hAnsi="Arial" w:cs="Arial"/>
          <w:color w:val="000000" w:themeColor="text1"/>
        </w:rPr>
        <w:t xml:space="preserve">) </w:t>
      </w:r>
      <w:r w:rsidRPr="001A1513">
        <w:rPr>
          <w:rFonts w:ascii="Arial" w:hAnsi="Arial" w:cs="Arial"/>
          <w:color w:val="000000" w:themeColor="text1"/>
        </w:rPr>
        <w:t xml:space="preserve">(Fig. </w:t>
      </w:r>
      <w:r w:rsidR="002F738D">
        <w:rPr>
          <w:rFonts w:ascii="Arial" w:hAnsi="Arial" w:cs="Arial"/>
          <w:color w:val="000000" w:themeColor="text1"/>
        </w:rPr>
        <w:t>1 B</w:t>
      </w:r>
      <w:r w:rsidRPr="001A1513">
        <w:rPr>
          <w:rFonts w:ascii="Arial" w:hAnsi="Arial" w:cs="Arial"/>
          <w:color w:val="000000" w:themeColor="text1"/>
        </w:rPr>
        <w:t>).</w:t>
      </w:r>
    </w:p>
    <w:p w14:paraId="2E27BB16" w14:textId="0766B007" w:rsidR="002F738D" w:rsidRDefault="002F738D">
      <w:pPr>
        <w:spacing w:line="480" w:lineRule="auto"/>
        <w:jc w:val="both"/>
        <w:rPr>
          <w:rFonts w:ascii="Arial" w:hAnsi="Arial" w:cs="Arial"/>
          <w:color w:val="000000" w:themeColor="text1"/>
        </w:rPr>
      </w:pPr>
      <w:r>
        <w:rPr>
          <w:rFonts w:ascii="Arial" w:hAnsi="Arial" w:cs="Arial"/>
          <w:noProof/>
          <w:color w:val="000000" w:themeColor="text1"/>
          <w:lang w:val="de-DE" w:eastAsia="de-DE"/>
        </w:rPr>
        <w:drawing>
          <wp:inline distT="0" distB="0" distL="0" distR="0" wp14:anchorId="5C7734E9" wp14:editId="5931233D">
            <wp:extent cx="6159500" cy="12801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9500" cy="1280160"/>
                    </a:xfrm>
                    <a:prstGeom prst="rect">
                      <a:avLst/>
                    </a:prstGeom>
                    <a:noFill/>
                    <a:ln>
                      <a:noFill/>
                    </a:ln>
                  </pic:spPr>
                </pic:pic>
              </a:graphicData>
            </a:graphic>
          </wp:inline>
        </w:drawing>
      </w:r>
    </w:p>
    <w:p w14:paraId="097B9EF0" w14:textId="160EE47F" w:rsidR="002F738D" w:rsidRDefault="002F738D">
      <w:pPr>
        <w:spacing w:line="480" w:lineRule="auto"/>
        <w:jc w:val="both"/>
        <w:rPr>
          <w:rFonts w:ascii="Arial" w:hAnsi="Arial" w:cs="Arial"/>
          <w:color w:val="000000" w:themeColor="text1"/>
          <w:w w:val="95"/>
        </w:rPr>
      </w:pPr>
      <w:r>
        <w:rPr>
          <w:rFonts w:ascii="Arial" w:hAnsi="Arial" w:cs="Arial"/>
          <w:b/>
          <w:bCs/>
          <w:color w:val="000000" w:themeColor="text1"/>
        </w:rPr>
        <w:t xml:space="preserve">Fig. 1. </w:t>
      </w:r>
      <w:r w:rsidRPr="001421E2">
        <w:rPr>
          <w:rFonts w:ascii="Arial" w:hAnsi="Arial" w:cs="Arial"/>
          <w:color w:val="000000" w:themeColor="text1"/>
        </w:rPr>
        <w:t>R</w:t>
      </w:r>
      <w:r>
        <w:rPr>
          <w:rFonts w:ascii="Arial" w:hAnsi="Arial" w:cs="Arial"/>
          <w:color w:val="000000" w:themeColor="text1"/>
        </w:rPr>
        <w:t xml:space="preserve">ed </w:t>
      </w:r>
      <w:del w:id="95" w:author="Bock, Clive" w:date="2022-06-20T12:53:00Z">
        <w:r w:rsidRPr="001421E2" w:rsidDel="006630AC">
          <w:rPr>
            <w:rFonts w:ascii="Arial" w:hAnsi="Arial" w:cs="Arial"/>
            <w:color w:val="000000" w:themeColor="text1"/>
          </w:rPr>
          <w:delText>G</w:delText>
        </w:r>
        <w:r w:rsidDel="006630AC">
          <w:rPr>
            <w:rFonts w:ascii="Arial" w:hAnsi="Arial" w:cs="Arial"/>
            <w:color w:val="000000" w:themeColor="text1"/>
          </w:rPr>
          <w:delText xml:space="preserve">reen </w:delText>
        </w:r>
      </w:del>
      <w:ins w:id="96" w:author="Bock, Clive" w:date="2022-06-20T12:53:00Z">
        <w:r w:rsidR="006630AC">
          <w:rPr>
            <w:rFonts w:ascii="Arial" w:hAnsi="Arial" w:cs="Arial"/>
            <w:color w:val="000000" w:themeColor="text1"/>
          </w:rPr>
          <w:t xml:space="preserve">green </w:t>
        </w:r>
      </w:ins>
      <w:del w:id="97" w:author="Bock, Clive" w:date="2022-06-20T12:53:00Z">
        <w:r w:rsidRPr="001421E2" w:rsidDel="006630AC">
          <w:rPr>
            <w:rFonts w:ascii="Arial" w:hAnsi="Arial" w:cs="Arial"/>
            <w:color w:val="000000" w:themeColor="text1"/>
          </w:rPr>
          <w:delText>B</w:delText>
        </w:r>
        <w:r w:rsidDel="006630AC">
          <w:rPr>
            <w:rFonts w:ascii="Arial" w:hAnsi="Arial" w:cs="Arial"/>
            <w:color w:val="000000" w:themeColor="text1"/>
          </w:rPr>
          <w:delText xml:space="preserve">lue </w:delText>
        </w:r>
      </w:del>
      <w:ins w:id="98" w:author="Bock, Clive" w:date="2022-06-20T12:53:00Z">
        <w:r w:rsidR="006630AC">
          <w:rPr>
            <w:rFonts w:ascii="Arial" w:hAnsi="Arial" w:cs="Arial"/>
            <w:color w:val="000000" w:themeColor="text1"/>
          </w:rPr>
          <w:t xml:space="preserve">blue </w:t>
        </w:r>
      </w:ins>
      <w:r w:rsidRPr="001421E2">
        <w:rPr>
          <w:rFonts w:ascii="Arial" w:hAnsi="Arial" w:cs="Arial"/>
          <w:color w:val="000000" w:themeColor="text1"/>
        </w:rPr>
        <w:t xml:space="preserve">images of disease </w:t>
      </w:r>
      <w:ins w:id="99" w:author="Bock, Clive" w:date="2022-06-20T12:54:00Z">
        <w:r w:rsidR="006630AC">
          <w:rPr>
            <w:rFonts w:ascii="Arial" w:hAnsi="Arial" w:cs="Arial"/>
            <w:color w:val="000000" w:themeColor="text1"/>
          </w:rPr>
          <w:t xml:space="preserve">symptom </w:t>
        </w:r>
      </w:ins>
      <w:r w:rsidRPr="001421E2">
        <w:rPr>
          <w:rFonts w:ascii="Arial" w:hAnsi="Arial" w:cs="Arial"/>
          <w:color w:val="000000" w:themeColor="text1"/>
        </w:rPr>
        <w:t xml:space="preserve">progress of </w:t>
      </w:r>
      <w:proofErr w:type="spellStart"/>
      <w:r>
        <w:rPr>
          <w:rFonts w:ascii="Arial" w:hAnsi="Arial" w:cs="Arial"/>
          <w:color w:val="000000" w:themeColor="text1"/>
        </w:rPr>
        <w:t>Cercospora</w:t>
      </w:r>
      <w:proofErr w:type="spellEnd"/>
      <w:r>
        <w:rPr>
          <w:rFonts w:ascii="Arial" w:hAnsi="Arial" w:cs="Arial"/>
          <w:color w:val="000000" w:themeColor="text1"/>
        </w:rPr>
        <w:t xml:space="preserve"> leaf spot (</w:t>
      </w:r>
      <w:r w:rsidRPr="001421E2">
        <w:rPr>
          <w:rFonts w:ascii="Arial" w:hAnsi="Arial" w:cs="Arial"/>
          <w:color w:val="000000" w:themeColor="text1"/>
        </w:rPr>
        <w:t>CLS</w:t>
      </w:r>
      <w:r>
        <w:rPr>
          <w:rFonts w:ascii="Arial" w:hAnsi="Arial" w:cs="Arial"/>
          <w:color w:val="000000" w:themeColor="text1"/>
        </w:rPr>
        <w:t>) (A)</w:t>
      </w:r>
      <w:r w:rsidRPr="001421E2">
        <w:rPr>
          <w:rFonts w:ascii="Arial" w:hAnsi="Arial" w:cs="Arial"/>
          <w:color w:val="000000" w:themeColor="text1"/>
        </w:rPr>
        <w:t xml:space="preserve"> and </w:t>
      </w:r>
      <w:r>
        <w:rPr>
          <w:rFonts w:ascii="Arial" w:hAnsi="Arial" w:cs="Arial"/>
          <w:color w:val="000000" w:themeColor="text1"/>
        </w:rPr>
        <w:t>brown rust (</w:t>
      </w:r>
      <w:r w:rsidRPr="001421E2">
        <w:rPr>
          <w:rFonts w:ascii="Arial" w:hAnsi="Arial" w:cs="Arial"/>
          <w:color w:val="000000" w:themeColor="text1"/>
        </w:rPr>
        <w:t>BR</w:t>
      </w:r>
      <w:r>
        <w:rPr>
          <w:rFonts w:ascii="Arial" w:hAnsi="Arial" w:cs="Arial"/>
          <w:color w:val="000000" w:themeColor="text1"/>
        </w:rPr>
        <w:t>)</w:t>
      </w:r>
      <w:r w:rsidRPr="001421E2">
        <w:rPr>
          <w:rFonts w:ascii="Arial" w:hAnsi="Arial" w:cs="Arial"/>
          <w:color w:val="000000" w:themeColor="text1"/>
        </w:rPr>
        <w:t xml:space="preserve"> </w:t>
      </w:r>
      <w:r>
        <w:rPr>
          <w:rFonts w:ascii="Arial" w:hAnsi="Arial" w:cs="Arial"/>
          <w:color w:val="000000" w:themeColor="text1"/>
        </w:rPr>
        <w:t>(B)</w:t>
      </w:r>
      <w:r w:rsidRPr="001421E2">
        <w:rPr>
          <w:rFonts w:ascii="Arial" w:hAnsi="Arial" w:cs="Arial"/>
          <w:color w:val="000000" w:themeColor="text1"/>
        </w:rPr>
        <w:t xml:space="preserve"> </w:t>
      </w:r>
      <w:ins w:id="100" w:author="Bock, Clive" w:date="2022-06-20T12:53:00Z">
        <w:r w:rsidR="006630AC" w:rsidRPr="001421E2">
          <w:rPr>
            <w:rFonts w:ascii="Arial" w:hAnsi="Arial" w:cs="Arial"/>
            <w:color w:val="000000" w:themeColor="text1"/>
          </w:rPr>
          <w:t xml:space="preserve">divided into </w:t>
        </w:r>
        <w:r w:rsidR="006630AC">
          <w:rPr>
            <w:rFonts w:ascii="Arial" w:hAnsi="Arial" w:cs="Arial"/>
            <w:color w:val="000000" w:themeColor="text1"/>
          </w:rPr>
          <w:t xml:space="preserve">four </w:t>
        </w:r>
      </w:ins>
      <w:ins w:id="101" w:author="Bock, Clive" w:date="2022-06-20T12:54:00Z">
        <w:r w:rsidR="006630AC">
          <w:rPr>
            <w:rFonts w:ascii="Arial" w:hAnsi="Arial" w:cs="Arial"/>
            <w:color w:val="000000" w:themeColor="text1"/>
          </w:rPr>
          <w:t xml:space="preserve">symptom age </w:t>
        </w:r>
      </w:ins>
      <w:ins w:id="102" w:author="Bock, Clive" w:date="2022-06-20T12:53:00Z">
        <w:r w:rsidR="006630AC">
          <w:rPr>
            <w:rFonts w:ascii="Arial" w:hAnsi="Arial" w:cs="Arial"/>
            <w:color w:val="000000" w:themeColor="text1"/>
          </w:rPr>
          <w:t xml:space="preserve">classes </w:t>
        </w:r>
      </w:ins>
      <w:r>
        <w:rPr>
          <w:rFonts w:ascii="Arial" w:hAnsi="Arial" w:cs="Arial"/>
          <w:color w:val="000000" w:themeColor="text1"/>
        </w:rPr>
        <w:t>on leaves</w:t>
      </w:r>
      <w:ins w:id="103" w:author="Bock, Clive" w:date="2022-06-20T12:54:00Z">
        <w:r w:rsidR="006630AC">
          <w:rPr>
            <w:rFonts w:ascii="Arial" w:hAnsi="Arial" w:cs="Arial"/>
            <w:color w:val="000000" w:themeColor="text1"/>
          </w:rPr>
          <w:t xml:space="preserve"> of sugar beet</w:t>
        </w:r>
      </w:ins>
      <w:del w:id="104" w:author="Bock, Clive" w:date="2022-06-20T12:53:00Z">
        <w:r w:rsidDel="006630AC">
          <w:rPr>
            <w:rFonts w:ascii="Arial" w:hAnsi="Arial" w:cs="Arial"/>
            <w:color w:val="000000" w:themeColor="text1"/>
          </w:rPr>
          <w:delText xml:space="preserve"> </w:delText>
        </w:r>
        <w:r w:rsidRPr="001421E2" w:rsidDel="006630AC">
          <w:rPr>
            <w:rFonts w:ascii="Arial" w:hAnsi="Arial" w:cs="Arial"/>
            <w:color w:val="000000" w:themeColor="text1"/>
          </w:rPr>
          <w:delText xml:space="preserve">divided into </w:delText>
        </w:r>
        <w:r w:rsidDel="006630AC">
          <w:rPr>
            <w:rFonts w:ascii="Arial" w:hAnsi="Arial" w:cs="Arial"/>
            <w:color w:val="000000" w:themeColor="text1"/>
          </w:rPr>
          <w:delText>four classes</w:delText>
        </w:r>
      </w:del>
      <w:r>
        <w:rPr>
          <w:rFonts w:ascii="Arial" w:hAnsi="Arial" w:cs="Arial"/>
          <w:color w:val="000000" w:themeColor="text1"/>
        </w:rPr>
        <w:t xml:space="preserve">. Leaves were either </w:t>
      </w:r>
      <w:r w:rsidRPr="001421E2">
        <w:rPr>
          <w:rFonts w:ascii="Arial" w:hAnsi="Arial" w:cs="Arial"/>
          <w:color w:val="000000" w:themeColor="text1"/>
        </w:rPr>
        <w:t>non-</w:t>
      </w:r>
      <w:r w:rsidRPr="001421E2">
        <w:rPr>
          <w:rFonts w:ascii="Arial" w:hAnsi="Arial" w:cs="Arial"/>
          <w:color w:val="000000" w:themeColor="text1"/>
          <w:w w:val="95"/>
        </w:rPr>
        <w:t>inoculated</w:t>
      </w:r>
      <w:ins w:id="105" w:author="Bock, Clive" w:date="2022-06-20T12:54:00Z">
        <w:r w:rsidR="006630AC">
          <w:rPr>
            <w:rFonts w:ascii="Arial" w:hAnsi="Arial" w:cs="Arial"/>
            <w:color w:val="000000" w:themeColor="text1"/>
            <w:w w:val="95"/>
          </w:rPr>
          <w:t xml:space="preserve"> (healthy)</w:t>
        </w:r>
      </w:ins>
      <w:r w:rsidRPr="001421E2">
        <w:rPr>
          <w:rFonts w:ascii="Arial" w:hAnsi="Arial" w:cs="Arial"/>
          <w:color w:val="000000" w:themeColor="text1"/>
          <w:w w:val="95"/>
        </w:rPr>
        <w:t xml:space="preserve">, </w:t>
      </w:r>
      <w:r>
        <w:rPr>
          <w:rFonts w:ascii="Arial" w:hAnsi="Arial" w:cs="Arial"/>
          <w:color w:val="000000" w:themeColor="text1"/>
          <w:w w:val="95"/>
        </w:rPr>
        <w:t xml:space="preserve">or leaves showed </w:t>
      </w:r>
      <w:r w:rsidRPr="001421E2">
        <w:rPr>
          <w:rFonts w:ascii="Arial" w:hAnsi="Arial" w:cs="Arial"/>
          <w:color w:val="000000" w:themeColor="text1"/>
          <w:w w:val="95"/>
        </w:rPr>
        <w:t xml:space="preserve">young, mid-age </w:t>
      </w:r>
      <w:r>
        <w:rPr>
          <w:rFonts w:ascii="Arial" w:hAnsi="Arial" w:cs="Arial"/>
          <w:color w:val="000000" w:themeColor="text1"/>
          <w:w w:val="95"/>
        </w:rPr>
        <w:t>or</w:t>
      </w:r>
      <w:r w:rsidRPr="001421E2">
        <w:rPr>
          <w:rFonts w:ascii="Arial" w:hAnsi="Arial" w:cs="Arial"/>
          <w:color w:val="000000" w:themeColor="text1"/>
          <w:w w:val="95"/>
        </w:rPr>
        <w:t xml:space="preserve"> mature symptoms</w:t>
      </w:r>
      <w:ins w:id="106" w:author="Bock, Clive" w:date="2022-06-20T12:54:00Z">
        <w:r w:rsidR="006630AC">
          <w:rPr>
            <w:rFonts w:ascii="Arial" w:hAnsi="Arial" w:cs="Arial"/>
            <w:color w:val="000000" w:themeColor="text1"/>
            <w:w w:val="95"/>
          </w:rPr>
          <w:t xml:space="preserve"> of the</w:t>
        </w:r>
      </w:ins>
      <w:ins w:id="107" w:author="Bock, Clive" w:date="2022-06-20T12:55:00Z">
        <w:r w:rsidR="006630AC">
          <w:rPr>
            <w:rFonts w:ascii="Arial" w:hAnsi="Arial" w:cs="Arial"/>
            <w:color w:val="000000" w:themeColor="text1"/>
            <w:w w:val="95"/>
          </w:rPr>
          <w:t xml:space="preserve"> two diseases</w:t>
        </w:r>
      </w:ins>
      <w:r>
        <w:rPr>
          <w:rFonts w:ascii="Arial" w:hAnsi="Arial" w:cs="Arial"/>
          <w:color w:val="000000" w:themeColor="text1"/>
          <w:w w:val="95"/>
        </w:rPr>
        <w:t>.</w:t>
      </w:r>
    </w:p>
    <w:p w14:paraId="5ACFE7DD" w14:textId="77777777" w:rsidR="002F738D" w:rsidRPr="001421E2" w:rsidRDefault="002F738D" w:rsidP="00F81C5B">
      <w:pPr>
        <w:spacing w:line="480" w:lineRule="auto"/>
        <w:jc w:val="both"/>
        <w:rPr>
          <w:rFonts w:ascii="Arial" w:hAnsi="Arial" w:cs="Arial"/>
          <w:color w:val="000000" w:themeColor="text1"/>
        </w:rPr>
      </w:pPr>
    </w:p>
    <w:p w14:paraId="586F27DE" w14:textId="2A76F880"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05"/>
        </w:rPr>
        <w:t>Extraction</w:t>
      </w:r>
      <w:r w:rsidRPr="00F81C5B">
        <w:rPr>
          <w:rFonts w:ascii="Arial" w:hAnsi="Arial" w:cs="Arial"/>
          <w:b/>
          <w:bCs/>
          <w:color w:val="000000" w:themeColor="text1"/>
          <w:spacing w:val="36"/>
          <w:w w:val="105"/>
        </w:rPr>
        <w:t xml:space="preserve"> </w:t>
      </w:r>
      <w:r w:rsidRPr="00F81C5B">
        <w:rPr>
          <w:rFonts w:ascii="Arial" w:hAnsi="Arial" w:cs="Arial"/>
          <w:b/>
          <w:bCs/>
          <w:color w:val="000000" w:themeColor="text1"/>
          <w:w w:val="105"/>
        </w:rPr>
        <w:t>of</w:t>
      </w:r>
      <w:r w:rsidRPr="00F81C5B">
        <w:rPr>
          <w:rFonts w:ascii="Arial" w:hAnsi="Arial" w:cs="Arial"/>
          <w:b/>
          <w:bCs/>
          <w:color w:val="000000" w:themeColor="text1"/>
          <w:spacing w:val="37"/>
          <w:w w:val="105"/>
        </w:rPr>
        <w:t xml:space="preserve"> </w:t>
      </w:r>
      <w:r w:rsidRPr="00F81C5B">
        <w:rPr>
          <w:rFonts w:ascii="Arial" w:hAnsi="Arial" w:cs="Arial"/>
          <w:b/>
          <w:bCs/>
          <w:color w:val="000000" w:themeColor="text1"/>
          <w:w w:val="105"/>
        </w:rPr>
        <w:t>chlorophyll,</w:t>
      </w:r>
      <w:r w:rsidRPr="00F81C5B">
        <w:rPr>
          <w:rFonts w:ascii="Arial" w:hAnsi="Arial" w:cs="Arial"/>
          <w:b/>
          <w:bCs/>
          <w:color w:val="000000" w:themeColor="text1"/>
          <w:spacing w:val="37"/>
          <w:w w:val="105"/>
        </w:rPr>
        <w:t xml:space="preserve"> </w:t>
      </w:r>
      <w:r w:rsidRPr="00F81C5B">
        <w:rPr>
          <w:rFonts w:ascii="Arial" w:hAnsi="Arial" w:cs="Arial"/>
          <w:b/>
          <w:bCs/>
          <w:color w:val="000000" w:themeColor="text1"/>
          <w:w w:val="105"/>
        </w:rPr>
        <w:t>carotenoids</w:t>
      </w:r>
      <w:r w:rsidRPr="00F81C5B">
        <w:rPr>
          <w:rFonts w:ascii="Arial" w:hAnsi="Arial" w:cs="Arial"/>
          <w:b/>
          <w:bCs/>
          <w:color w:val="000000" w:themeColor="text1"/>
          <w:spacing w:val="37"/>
          <w:w w:val="105"/>
        </w:rPr>
        <w:t xml:space="preserve"> </w:t>
      </w:r>
      <w:r w:rsidRPr="00F81C5B">
        <w:rPr>
          <w:rFonts w:ascii="Arial" w:hAnsi="Arial" w:cs="Arial"/>
          <w:b/>
          <w:bCs/>
          <w:color w:val="000000" w:themeColor="text1"/>
          <w:w w:val="105"/>
        </w:rPr>
        <w:t>and</w:t>
      </w:r>
      <w:r w:rsidRPr="00F81C5B">
        <w:rPr>
          <w:rFonts w:ascii="Arial" w:hAnsi="Arial" w:cs="Arial"/>
          <w:b/>
          <w:bCs/>
          <w:color w:val="000000" w:themeColor="text1"/>
          <w:spacing w:val="36"/>
          <w:w w:val="105"/>
        </w:rPr>
        <w:t xml:space="preserve"> </w:t>
      </w:r>
      <w:r w:rsidRPr="00F81C5B">
        <w:rPr>
          <w:rFonts w:ascii="Arial" w:hAnsi="Arial" w:cs="Arial"/>
          <w:b/>
          <w:bCs/>
          <w:color w:val="000000" w:themeColor="text1"/>
          <w:spacing w:val="-2"/>
          <w:w w:val="105"/>
        </w:rPr>
        <w:t>flavonoids</w:t>
      </w:r>
      <w:r w:rsidR="005467AB">
        <w:rPr>
          <w:rFonts w:ascii="Arial" w:hAnsi="Arial" w:cs="Arial"/>
          <w:b/>
          <w:bCs/>
          <w:color w:val="000000" w:themeColor="text1"/>
          <w:spacing w:val="-2"/>
          <w:w w:val="105"/>
        </w:rPr>
        <w:t xml:space="preserve">. </w:t>
      </w:r>
      <w:r w:rsidRPr="001421E2">
        <w:rPr>
          <w:rFonts w:ascii="Arial" w:hAnsi="Arial" w:cs="Arial"/>
          <w:color w:val="000000" w:themeColor="text1"/>
          <w:w w:val="95"/>
        </w:rPr>
        <w:t>To</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extract</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chlorophyll,</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carotenoids</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flavonoids,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inoculated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non-inoculated</w:t>
      </w:r>
      <w:r w:rsidRPr="001421E2">
        <w:rPr>
          <w:rFonts w:ascii="Arial" w:hAnsi="Arial" w:cs="Arial"/>
          <w:color w:val="000000" w:themeColor="text1"/>
          <w:spacing w:val="-8"/>
          <w:w w:val="95"/>
        </w:rPr>
        <w:t xml:space="preserve"> </w:t>
      </w:r>
      <w:r w:rsidR="00AD630F">
        <w:rPr>
          <w:rFonts w:ascii="Arial" w:hAnsi="Arial" w:cs="Arial"/>
          <w:color w:val="000000" w:themeColor="text1"/>
          <w:spacing w:val="-8"/>
          <w:w w:val="95"/>
        </w:rPr>
        <w:t xml:space="preserve">(healthy) </w:t>
      </w:r>
      <w:r w:rsidRPr="001421E2">
        <w:rPr>
          <w:rFonts w:ascii="Arial" w:hAnsi="Arial" w:cs="Arial"/>
          <w:color w:val="000000" w:themeColor="text1"/>
          <w:w w:val="95"/>
        </w:rPr>
        <w:t>sugar</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 xml:space="preserve">beet </w:t>
      </w:r>
      <w:r w:rsidRPr="001421E2">
        <w:rPr>
          <w:rFonts w:ascii="Arial" w:hAnsi="Arial" w:cs="Arial"/>
          <w:color w:val="000000" w:themeColor="text1"/>
        </w:rPr>
        <w:t>leaves</w:t>
      </w:r>
      <w:r w:rsidRPr="001421E2">
        <w:rPr>
          <w:rFonts w:ascii="Arial" w:hAnsi="Arial" w:cs="Arial"/>
          <w:color w:val="000000" w:themeColor="text1"/>
          <w:spacing w:val="16"/>
        </w:rPr>
        <w:t xml:space="preserve"> </w:t>
      </w:r>
      <w:r w:rsidRPr="001421E2">
        <w:rPr>
          <w:rFonts w:ascii="Arial" w:hAnsi="Arial" w:cs="Arial"/>
          <w:color w:val="000000" w:themeColor="text1"/>
        </w:rPr>
        <w:t>were</w:t>
      </w:r>
      <w:r w:rsidRPr="001421E2">
        <w:rPr>
          <w:rFonts w:ascii="Arial" w:hAnsi="Arial" w:cs="Arial"/>
          <w:color w:val="000000" w:themeColor="text1"/>
          <w:spacing w:val="16"/>
        </w:rPr>
        <w:t xml:space="preserve"> </w:t>
      </w:r>
      <w:r w:rsidRPr="001421E2">
        <w:rPr>
          <w:rFonts w:ascii="Arial" w:hAnsi="Arial" w:cs="Arial"/>
          <w:color w:val="000000" w:themeColor="text1"/>
        </w:rPr>
        <w:t>collected</w:t>
      </w:r>
      <w:r w:rsidRPr="001421E2">
        <w:rPr>
          <w:rFonts w:ascii="Arial" w:hAnsi="Arial" w:cs="Arial"/>
          <w:color w:val="000000" w:themeColor="text1"/>
          <w:spacing w:val="17"/>
        </w:rPr>
        <w:t xml:space="preserve"> </w:t>
      </w:r>
      <w:r w:rsidRPr="001421E2">
        <w:rPr>
          <w:rFonts w:ascii="Arial" w:hAnsi="Arial" w:cs="Arial"/>
          <w:color w:val="000000" w:themeColor="text1"/>
        </w:rPr>
        <w:t>at</w:t>
      </w:r>
      <w:r w:rsidRPr="001421E2">
        <w:rPr>
          <w:rFonts w:ascii="Arial" w:hAnsi="Arial" w:cs="Arial"/>
          <w:color w:val="000000" w:themeColor="text1"/>
          <w:spacing w:val="17"/>
        </w:rPr>
        <w:t xml:space="preserve"> </w:t>
      </w:r>
      <w:r w:rsidRPr="001421E2">
        <w:rPr>
          <w:rFonts w:ascii="Arial" w:hAnsi="Arial" w:cs="Arial"/>
          <w:color w:val="000000" w:themeColor="text1"/>
        </w:rPr>
        <w:t>different</w:t>
      </w:r>
      <w:r w:rsidRPr="001421E2">
        <w:rPr>
          <w:rFonts w:ascii="Arial" w:hAnsi="Arial" w:cs="Arial"/>
          <w:color w:val="000000" w:themeColor="text1"/>
          <w:spacing w:val="17"/>
        </w:rPr>
        <w:t xml:space="preserve"> </w:t>
      </w:r>
      <w:r w:rsidR="00AD630F">
        <w:rPr>
          <w:rFonts w:ascii="Arial" w:hAnsi="Arial" w:cs="Arial"/>
          <w:color w:val="000000" w:themeColor="text1"/>
          <w:spacing w:val="17"/>
        </w:rPr>
        <w:t xml:space="preserve">times points after inoculation that related to </w:t>
      </w:r>
      <w:ins w:id="108" w:author="Bock, Clive" w:date="2022-06-20T12:55:00Z">
        <w:r w:rsidR="00E23533">
          <w:rPr>
            <w:rFonts w:ascii="Arial" w:hAnsi="Arial" w:cs="Arial"/>
            <w:color w:val="000000" w:themeColor="text1"/>
            <w:spacing w:val="17"/>
          </w:rPr>
          <w:t xml:space="preserve">the </w:t>
        </w:r>
      </w:ins>
      <w:r w:rsidRPr="001421E2">
        <w:rPr>
          <w:rFonts w:ascii="Arial" w:hAnsi="Arial" w:cs="Arial"/>
          <w:color w:val="000000" w:themeColor="text1"/>
        </w:rPr>
        <w:t>symptom</w:t>
      </w:r>
      <w:r w:rsidRPr="001421E2">
        <w:rPr>
          <w:rFonts w:ascii="Arial" w:hAnsi="Arial" w:cs="Arial"/>
          <w:color w:val="000000" w:themeColor="text1"/>
          <w:spacing w:val="16"/>
        </w:rPr>
        <w:t xml:space="preserve"> </w:t>
      </w:r>
      <w:r w:rsidR="00AD630F">
        <w:rPr>
          <w:rFonts w:ascii="Arial" w:hAnsi="Arial" w:cs="Arial"/>
          <w:color w:val="000000" w:themeColor="text1"/>
          <w:spacing w:val="16"/>
        </w:rPr>
        <w:t xml:space="preserve">development </w:t>
      </w:r>
      <w:r w:rsidRPr="001421E2">
        <w:rPr>
          <w:rFonts w:ascii="Arial" w:hAnsi="Arial" w:cs="Arial"/>
          <w:color w:val="000000" w:themeColor="text1"/>
        </w:rPr>
        <w:t>stages</w:t>
      </w:r>
      <w:r w:rsidR="00AD630F">
        <w:rPr>
          <w:rFonts w:ascii="Arial" w:hAnsi="Arial" w:cs="Arial"/>
          <w:color w:val="000000" w:themeColor="text1"/>
        </w:rPr>
        <w:t>.</w:t>
      </w:r>
      <w:r w:rsidRPr="001421E2">
        <w:rPr>
          <w:rFonts w:ascii="Arial" w:hAnsi="Arial" w:cs="Arial"/>
          <w:color w:val="000000" w:themeColor="text1"/>
          <w:spacing w:val="17"/>
        </w:rPr>
        <w:t xml:space="preserve"> </w:t>
      </w:r>
      <w:r w:rsidR="00AD630F">
        <w:rPr>
          <w:rFonts w:ascii="Arial" w:hAnsi="Arial" w:cs="Arial"/>
          <w:color w:val="000000" w:themeColor="text1"/>
        </w:rPr>
        <w:t xml:space="preserve">The </w:t>
      </w:r>
      <w:r w:rsidR="003718C9">
        <w:rPr>
          <w:rFonts w:ascii="Arial" w:hAnsi="Arial" w:cs="Arial"/>
          <w:color w:val="000000" w:themeColor="text1"/>
        </w:rPr>
        <w:t>samples</w:t>
      </w:r>
      <w:r w:rsidR="00AD630F">
        <w:rPr>
          <w:rFonts w:ascii="Arial" w:hAnsi="Arial" w:cs="Arial"/>
          <w:color w:val="000000" w:themeColor="text1"/>
        </w:rPr>
        <w:t xml:space="preserve"> were</w:t>
      </w:r>
      <w:r w:rsidR="00AD630F" w:rsidRPr="001421E2">
        <w:rPr>
          <w:rFonts w:ascii="Arial" w:hAnsi="Arial" w:cs="Arial"/>
          <w:color w:val="000000" w:themeColor="text1"/>
          <w:spacing w:val="17"/>
        </w:rPr>
        <w:t xml:space="preserve"> </w:t>
      </w:r>
      <w:r w:rsidRPr="001421E2">
        <w:rPr>
          <w:rFonts w:ascii="Arial" w:hAnsi="Arial" w:cs="Arial"/>
          <w:color w:val="000000" w:themeColor="text1"/>
        </w:rPr>
        <w:t>kept</w:t>
      </w:r>
      <w:r w:rsidRPr="001421E2">
        <w:rPr>
          <w:rFonts w:ascii="Arial" w:hAnsi="Arial" w:cs="Arial"/>
          <w:color w:val="000000" w:themeColor="text1"/>
          <w:spacing w:val="17"/>
        </w:rPr>
        <w:t xml:space="preserve"> </w:t>
      </w:r>
      <w:r w:rsidRPr="001421E2">
        <w:rPr>
          <w:rFonts w:ascii="Arial" w:hAnsi="Arial" w:cs="Arial"/>
          <w:color w:val="000000" w:themeColor="text1"/>
        </w:rPr>
        <w:t>in</w:t>
      </w:r>
      <w:r w:rsidRPr="001421E2">
        <w:rPr>
          <w:rFonts w:ascii="Arial" w:hAnsi="Arial" w:cs="Arial"/>
          <w:color w:val="000000" w:themeColor="text1"/>
          <w:spacing w:val="16"/>
        </w:rPr>
        <w:t xml:space="preserve"> </w:t>
      </w:r>
      <w:r w:rsidRPr="001421E2">
        <w:rPr>
          <w:rFonts w:ascii="Arial" w:hAnsi="Arial" w:cs="Arial"/>
          <w:color w:val="000000" w:themeColor="text1"/>
        </w:rPr>
        <w:t>the</w:t>
      </w:r>
      <w:r w:rsidRPr="001421E2">
        <w:rPr>
          <w:rFonts w:ascii="Arial" w:hAnsi="Arial" w:cs="Arial"/>
          <w:color w:val="000000" w:themeColor="text1"/>
          <w:spacing w:val="17"/>
        </w:rPr>
        <w:t xml:space="preserve"> </w:t>
      </w:r>
      <w:r w:rsidRPr="001421E2">
        <w:rPr>
          <w:rFonts w:ascii="Arial" w:hAnsi="Arial" w:cs="Arial"/>
          <w:color w:val="000000" w:themeColor="text1"/>
        </w:rPr>
        <w:t>freezer</w:t>
      </w:r>
      <w:r w:rsidRPr="001421E2">
        <w:rPr>
          <w:rFonts w:ascii="Arial" w:hAnsi="Arial" w:cs="Arial"/>
          <w:color w:val="000000" w:themeColor="text1"/>
          <w:spacing w:val="17"/>
        </w:rPr>
        <w:t xml:space="preserve"> </w:t>
      </w:r>
      <w:r w:rsidRPr="001421E2">
        <w:rPr>
          <w:rFonts w:ascii="Arial" w:hAnsi="Arial" w:cs="Arial"/>
          <w:color w:val="000000" w:themeColor="text1"/>
        </w:rPr>
        <w:t>(-80</w:t>
      </w:r>
      <w:r w:rsidRPr="001421E2">
        <w:rPr>
          <w:rFonts w:ascii="Arial" w:hAnsi="Arial" w:cs="Arial"/>
          <w:color w:val="000000" w:themeColor="text1"/>
          <w:spacing w:val="17"/>
        </w:rPr>
        <w:t xml:space="preserve"> </w:t>
      </w:r>
      <w:r w:rsidRPr="001421E2">
        <w:rPr>
          <w:rFonts w:ascii="Arial" w:hAnsi="Arial" w:cs="Arial"/>
          <w:i/>
          <w:color w:val="000000" w:themeColor="text1"/>
          <w:vertAlign w:val="superscript"/>
        </w:rPr>
        <w:t>◦</w:t>
      </w:r>
      <w:r w:rsidRPr="001421E2">
        <w:rPr>
          <w:rFonts w:ascii="Arial" w:hAnsi="Arial" w:cs="Arial"/>
          <w:color w:val="000000" w:themeColor="text1"/>
        </w:rPr>
        <w:t>C)</w:t>
      </w:r>
      <w:r w:rsidRPr="001421E2">
        <w:rPr>
          <w:rFonts w:ascii="Arial" w:hAnsi="Arial" w:cs="Arial"/>
          <w:color w:val="000000" w:themeColor="text1"/>
          <w:spacing w:val="16"/>
        </w:rPr>
        <w:t xml:space="preserve"> </w:t>
      </w:r>
      <w:r w:rsidRPr="001421E2">
        <w:rPr>
          <w:rFonts w:ascii="Arial" w:hAnsi="Arial" w:cs="Arial"/>
          <w:color w:val="000000" w:themeColor="text1"/>
          <w:spacing w:val="-2"/>
        </w:rPr>
        <w:t>until analysis.</w:t>
      </w:r>
    </w:p>
    <w:p w14:paraId="3B594DD5" w14:textId="0B0C310F"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rPr>
        <w:t>For</w:t>
      </w:r>
      <w:r w:rsidRPr="001421E2">
        <w:rPr>
          <w:rFonts w:ascii="Arial" w:hAnsi="Arial" w:cs="Arial"/>
          <w:color w:val="000000" w:themeColor="text1"/>
          <w:spacing w:val="-9"/>
        </w:rPr>
        <w:t xml:space="preserve"> </w:t>
      </w:r>
      <w:r w:rsidRPr="001421E2">
        <w:rPr>
          <w:rFonts w:ascii="Arial" w:hAnsi="Arial" w:cs="Arial"/>
          <w:color w:val="000000" w:themeColor="text1"/>
        </w:rPr>
        <w:t>chlorophyll</w:t>
      </w:r>
      <w:r w:rsidRPr="001421E2">
        <w:rPr>
          <w:rFonts w:ascii="Arial" w:hAnsi="Arial" w:cs="Arial"/>
          <w:color w:val="000000" w:themeColor="text1"/>
          <w:spacing w:val="-10"/>
        </w:rPr>
        <w:t xml:space="preserve"> </w:t>
      </w:r>
      <w:r w:rsidRPr="001421E2">
        <w:rPr>
          <w:rFonts w:ascii="Arial" w:hAnsi="Arial" w:cs="Arial"/>
          <w:color w:val="000000" w:themeColor="text1"/>
        </w:rPr>
        <w:t>and</w:t>
      </w:r>
      <w:r w:rsidRPr="001421E2">
        <w:rPr>
          <w:rFonts w:ascii="Arial" w:hAnsi="Arial" w:cs="Arial"/>
          <w:color w:val="000000" w:themeColor="text1"/>
          <w:spacing w:val="-9"/>
        </w:rPr>
        <w:t xml:space="preserve"> </w:t>
      </w:r>
      <w:r w:rsidRPr="001421E2">
        <w:rPr>
          <w:rFonts w:ascii="Arial" w:hAnsi="Arial" w:cs="Arial"/>
          <w:color w:val="000000" w:themeColor="text1"/>
        </w:rPr>
        <w:t>carotenoid</w:t>
      </w:r>
      <w:r w:rsidRPr="001421E2">
        <w:rPr>
          <w:rFonts w:ascii="Arial" w:hAnsi="Arial" w:cs="Arial"/>
          <w:color w:val="000000" w:themeColor="text1"/>
          <w:spacing w:val="-9"/>
        </w:rPr>
        <w:t xml:space="preserve"> </w:t>
      </w:r>
      <w:r w:rsidRPr="001421E2">
        <w:rPr>
          <w:rFonts w:ascii="Arial" w:hAnsi="Arial" w:cs="Arial"/>
          <w:color w:val="000000" w:themeColor="text1"/>
        </w:rPr>
        <w:t>extraction,</w:t>
      </w:r>
      <w:r w:rsidRPr="001421E2">
        <w:rPr>
          <w:rFonts w:ascii="Arial" w:hAnsi="Arial" w:cs="Arial"/>
          <w:color w:val="000000" w:themeColor="text1"/>
          <w:spacing w:val="-7"/>
        </w:rPr>
        <w:t xml:space="preserve"> </w:t>
      </w:r>
      <w:r w:rsidR="00312357">
        <w:rPr>
          <w:rFonts w:ascii="Arial" w:hAnsi="Arial" w:cs="Arial"/>
          <w:color w:val="000000" w:themeColor="text1"/>
          <w:spacing w:val="-7"/>
        </w:rPr>
        <w:t>approx.</w:t>
      </w:r>
      <w:r w:rsidR="00E24283">
        <w:rPr>
          <w:rFonts w:ascii="Arial" w:hAnsi="Arial" w:cs="Arial"/>
          <w:color w:val="000000" w:themeColor="text1"/>
          <w:spacing w:val="-7"/>
        </w:rPr>
        <w:t xml:space="preserve"> 1 g </w:t>
      </w:r>
      <w:r w:rsidRPr="001421E2">
        <w:rPr>
          <w:rFonts w:ascii="Arial" w:hAnsi="Arial" w:cs="Arial"/>
          <w:color w:val="000000" w:themeColor="text1"/>
        </w:rPr>
        <w:t>frozen</w:t>
      </w:r>
      <w:r w:rsidRPr="001421E2">
        <w:rPr>
          <w:rFonts w:ascii="Arial" w:hAnsi="Arial" w:cs="Arial"/>
          <w:color w:val="000000" w:themeColor="text1"/>
          <w:spacing w:val="-9"/>
        </w:rPr>
        <w:t xml:space="preserve"> </w:t>
      </w:r>
      <w:r w:rsidRPr="001421E2">
        <w:rPr>
          <w:rFonts w:ascii="Arial" w:hAnsi="Arial" w:cs="Arial"/>
          <w:color w:val="000000" w:themeColor="text1"/>
        </w:rPr>
        <w:t>lea</w:t>
      </w:r>
      <w:r w:rsidR="00E37308">
        <w:rPr>
          <w:rFonts w:ascii="Arial" w:hAnsi="Arial" w:cs="Arial"/>
          <w:color w:val="000000" w:themeColor="text1"/>
        </w:rPr>
        <w:t>v</w:t>
      </w:r>
      <w:r w:rsidR="008D4661">
        <w:rPr>
          <w:rFonts w:ascii="Arial" w:hAnsi="Arial" w:cs="Arial"/>
          <w:color w:val="000000" w:themeColor="text1"/>
        </w:rPr>
        <w:t>e</w:t>
      </w:r>
      <w:r w:rsidRPr="001421E2">
        <w:rPr>
          <w:rFonts w:ascii="Arial" w:hAnsi="Arial" w:cs="Arial"/>
          <w:color w:val="000000" w:themeColor="text1"/>
        </w:rPr>
        <w:t>s</w:t>
      </w:r>
      <w:r w:rsidRPr="001421E2">
        <w:rPr>
          <w:rFonts w:ascii="Arial" w:hAnsi="Arial" w:cs="Arial"/>
          <w:color w:val="000000" w:themeColor="text1"/>
          <w:spacing w:val="-10"/>
        </w:rPr>
        <w:t xml:space="preserve"> </w:t>
      </w:r>
      <w:r w:rsidRPr="001421E2">
        <w:rPr>
          <w:rFonts w:ascii="Arial" w:hAnsi="Arial" w:cs="Arial"/>
          <w:color w:val="000000" w:themeColor="text1"/>
        </w:rPr>
        <w:t>were</w:t>
      </w:r>
      <w:r w:rsidRPr="001421E2">
        <w:rPr>
          <w:rFonts w:ascii="Arial" w:hAnsi="Arial" w:cs="Arial"/>
          <w:color w:val="000000" w:themeColor="text1"/>
          <w:spacing w:val="-9"/>
        </w:rPr>
        <w:t xml:space="preserve"> </w:t>
      </w:r>
      <w:r w:rsidRPr="001421E2">
        <w:rPr>
          <w:rFonts w:ascii="Arial" w:hAnsi="Arial" w:cs="Arial"/>
          <w:color w:val="000000" w:themeColor="text1"/>
        </w:rPr>
        <w:t>ground</w:t>
      </w:r>
      <w:r w:rsidRPr="001421E2">
        <w:rPr>
          <w:rFonts w:ascii="Arial" w:hAnsi="Arial" w:cs="Arial"/>
          <w:color w:val="000000" w:themeColor="text1"/>
          <w:spacing w:val="-9"/>
        </w:rPr>
        <w:t xml:space="preserve"> </w:t>
      </w:r>
      <w:r w:rsidR="00C97B17">
        <w:rPr>
          <w:rFonts w:ascii="Arial" w:hAnsi="Arial" w:cs="Arial"/>
          <w:color w:val="000000" w:themeColor="text1"/>
          <w:spacing w:val="-9"/>
        </w:rPr>
        <w:t>with</w:t>
      </w:r>
      <w:r w:rsidRPr="001421E2">
        <w:rPr>
          <w:rFonts w:ascii="Arial" w:hAnsi="Arial" w:cs="Arial"/>
          <w:color w:val="000000" w:themeColor="text1"/>
          <w:spacing w:val="-9"/>
        </w:rPr>
        <w:t xml:space="preserve"> </w:t>
      </w:r>
      <w:r w:rsidRPr="001421E2">
        <w:rPr>
          <w:rFonts w:ascii="Arial" w:hAnsi="Arial" w:cs="Arial"/>
          <w:color w:val="000000" w:themeColor="text1"/>
        </w:rPr>
        <w:t>0.5</w:t>
      </w:r>
      <w:r w:rsidRPr="001421E2">
        <w:rPr>
          <w:rFonts w:ascii="Arial" w:hAnsi="Arial" w:cs="Arial"/>
          <w:color w:val="000000" w:themeColor="text1"/>
          <w:spacing w:val="-9"/>
        </w:rPr>
        <w:t xml:space="preserve"> </w:t>
      </w:r>
      <w:r w:rsidRPr="001421E2">
        <w:rPr>
          <w:rFonts w:ascii="Arial" w:hAnsi="Arial" w:cs="Arial"/>
          <w:color w:val="000000" w:themeColor="text1"/>
        </w:rPr>
        <w:t>M</w:t>
      </w:r>
      <w:r w:rsidRPr="001421E2">
        <w:rPr>
          <w:rFonts w:ascii="Arial" w:hAnsi="Arial" w:cs="Arial"/>
          <w:color w:val="000000" w:themeColor="text1"/>
          <w:spacing w:val="-10"/>
        </w:rPr>
        <w:t xml:space="preserve"> </w:t>
      </w:r>
      <w:del w:id="109" w:author="Bock, Clive" w:date="2022-06-20T12:57:00Z">
        <w:r w:rsidRPr="001421E2" w:rsidDel="00E23533">
          <w:rPr>
            <w:rFonts w:ascii="Arial" w:hAnsi="Arial" w:cs="Arial"/>
            <w:color w:val="000000" w:themeColor="text1"/>
          </w:rPr>
          <w:delText>H</w:delText>
        </w:r>
        <w:r w:rsidR="00EF7C6C" w:rsidRPr="001421E2" w:rsidDel="00E23533">
          <w:rPr>
            <w:rFonts w:ascii="Arial" w:hAnsi="Arial" w:cs="Arial"/>
            <w:color w:val="000000" w:themeColor="text1"/>
          </w:rPr>
          <w:delText>c</w:delText>
        </w:r>
        <w:r w:rsidRPr="001421E2" w:rsidDel="00E23533">
          <w:rPr>
            <w:rFonts w:ascii="Arial" w:hAnsi="Arial" w:cs="Arial"/>
            <w:color w:val="000000" w:themeColor="text1"/>
          </w:rPr>
          <w:delText>lO</w:delText>
        </w:r>
        <w:r w:rsidRPr="001421E2" w:rsidDel="00E23533">
          <w:rPr>
            <w:rFonts w:ascii="Arial" w:hAnsi="Arial" w:cs="Arial"/>
            <w:color w:val="000000" w:themeColor="text1"/>
            <w:vertAlign w:val="subscript"/>
          </w:rPr>
          <w:delText>4</w:delText>
        </w:r>
        <w:r w:rsidRPr="001421E2" w:rsidDel="00E23533">
          <w:rPr>
            <w:rFonts w:ascii="Arial" w:hAnsi="Arial" w:cs="Arial"/>
            <w:color w:val="000000" w:themeColor="text1"/>
          </w:rPr>
          <w:delText xml:space="preserve"> </w:delText>
        </w:r>
      </w:del>
      <w:ins w:id="110" w:author="Bock, Clive" w:date="2022-06-20T12:57:00Z">
        <w:r w:rsidR="00E23533">
          <w:rPr>
            <w:rFonts w:ascii="Arial" w:hAnsi="Arial" w:cs="Arial"/>
            <w:color w:val="000000" w:themeColor="text1"/>
          </w:rPr>
          <w:t>perchloric acid</w:t>
        </w:r>
        <w:r w:rsidR="00E23533" w:rsidRPr="001421E2">
          <w:rPr>
            <w:rFonts w:ascii="Arial" w:hAnsi="Arial" w:cs="Arial"/>
            <w:color w:val="000000" w:themeColor="text1"/>
          </w:rPr>
          <w:t xml:space="preserve"> </w:t>
        </w:r>
      </w:ins>
      <w:r w:rsidR="00E24283">
        <w:rPr>
          <w:rFonts w:ascii="Arial" w:hAnsi="Arial" w:cs="Arial"/>
          <w:color w:val="000000" w:themeColor="text1"/>
        </w:rPr>
        <w:t>(Merck, Dar</w:t>
      </w:r>
      <w:ins w:id="111" w:author="Anna Brugger" w:date="2022-07-26T19:34:00Z">
        <w:r w:rsidR="00B9747C">
          <w:rPr>
            <w:rFonts w:ascii="Arial" w:hAnsi="Arial" w:cs="Arial"/>
            <w:color w:val="000000" w:themeColor="text1"/>
          </w:rPr>
          <w:t>m</w:t>
        </w:r>
      </w:ins>
      <w:del w:id="112" w:author="Anna Brugger" w:date="2022-07-26T19:34:00Z">
        <w:r w:rsidR="00E24283" w:rsidDel="00B9747C">
          <w:rPr>
            <w:rFonts w:ascii="Arial" w:hAnsi="Arial" w:cs="Arial"/>
            <w:color w:val="000000" w:themeColor="text1"/>
          </w:rPr>
          <w:delText>n</w:delText>
        </w:r>
      </w:del>
      <w:r w:rsidR="00E24283">
        <w:rPr>
          <w:rFonts w:ascii="Arial" w:hAnsi="Arial" w:cs="Arial"/>
          <w:color w:val="000000" w:themeColor="text1"/>
        </w:rPr>
        <w:t xml:space="preserve">stadt, Germany) </w:t>
      </w:r>
      <w:r w:rsidRPr="001421E2">
        <w:rPr>
          <w:rFonts w:ascii="Arial" w:hAnsi="Arial" w:cs="Arial"/>
          <w:color w:val="000000" w:themeColor="text1"/>
        </w:rPr>
        <w:t>in liquid nitrogen.</w:t>
      </w:r>
      <w:r w:rsidRPr="001421E2">
        <w:rPr>
          <w:rFonts w:ascii="Arial" w:hAnsi="Arial" w:cs="Arial"/>
          <w:color w:val="000000" w:themeColor="text1"/>
          <w:spacing w:val="40"/>
        </w:rPr>
        <w:t xml:space="preserve"> </w:t>
      </w:r>
      <w:r w:rsidRPr="001421E2">
        <w:rPr>
          <w:rFonts w:ascii="Arial" w:hAnsi="Arial" w:cs="Arial"/>
          <w:color w:val="000000" w:themeColor="text1"/>
        </w:rPr>
        <w:t xml:space="preserve">Extraction was performed according to </w:t>
      </w:r>
      <w:hyperlink w:anchor="_bookmark66" w:history="1">
        <w:r w:rsidRPr="001421E2">
          <w:rPr>
            <w:rFonts w:ascii="Arial" w:hAnsi="Arial" w:cs="Arial"/>
            <w:color w:val="000000" w:themeColor="text1"/>
          </w:rPr>
          <w:t>Scholes et al.</w:t>
        </w:r>
      </w:hyperlink>
      <w:r w:rsidRPr="001421E2">
        <w:rPr>
          <w:rFonts w:ascii="Arial" w:hAnsi="Arial" w:cs="Arial"/>
          <w:color w:val="000000" w:themeColor="text1"/>
        </w:rPr>
        <w:t xml:space="preserve"> </w:t>
      </w:r>
      <w:hyperlink w:anchor="_bookmark66" w:history="1">
        <w:r w:rsidRPr="001421E2">
          <w:rPr>
            <w:rFonts w:ascii="Arial" w:hAnsi="Arial" w:cs="Arial"/>
            <w:color w:val="000000" w:themeColor="text1"/>
          </w:rPr>
          <w:t>(1994)</w:t>
        </w:r>
      </w:hyperlink>
      <w:r w:rsidR="00C97B17">
        <w:rPr>
          <w:rFonts w:ascii="Arial" w:hAnsi="Arial" w:cs="Arial"/>
          <w:color w:val="000000" w:themeColor="text1"/>
        </w:rPr>
        <w:t>. A</w:t>
      </w:r>
      <w:r w:rsidRPr="001421E2">
        <w:rPr>
          <w:rFonts w:ascii="Arial" w:hAnsi="Arial" w:cs="Arial"/>
          <w:color w:val="000000" w:themeColor="text1"/>
        </w:rPr>
        <w:t xml:space="preserve"> 0.5 g </w:t>
      </w:r>
      <w:r w:rsidR="00C97B17">
        <w:rPr>
          <w:rFonts w:ascii="Arial" w:hAnsi="Arial" w:cs="Arial"/>
          <w:color w:val="000000" w:themeColor="text1"/>
        </w:rPr>
        <w:t xml:space="preserve">of the </w:t>
      </w:r>
      <w:r w:rsidRPr="001421E2">
        <w:rPr>
          <w:rFonts w:ascii="Arial" w:hAnsi="Arial" w:cs="Arial"/>
          <w:color w:val="000000" w:themeColor="text1"/>
          <w:w w:val="95"/>
        </w:rPr>
        <w:t>ground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sample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mixed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with</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1.5</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ml</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80%</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acetone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a</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tube, stored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on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ice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3</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h</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the </w:t>
      </w:r>
      <w:r w:rsidRPr="001421E2">
        <w:rPr>
          <w:rFonts w:ascii="Arial" w:hAnsi="Arial" w:cs="Arial"/>
          <w:color w:val="000000" w:themeColor="text1"/>
        </w:rPr>
        <w:t>dark</w:t>
      </w:r>
      <w:r w:rsidRPr="001421E2">
        <w:rPr>
          <w:rFonts w:ascii="Arial" w:hAnsi="Arial" w:cs="Arial"/>
          <w:color w:val="000000" w:themeColor="text1"/>
          <w:spacing w:val="-6"/>
        </w:rPr>
        <w:t xml:space="preserve"> </w:t>
      </w:r>
      <w:r w:rsidRPr="001421E2">
        <w:rPr>
          <w:rFonts w:ascii="Arial" w:hAnsi="Arial" w:cs="Arial"/>
          <w:color w:val="000000" w:themeColor="text1"/>
        </w:rPr>
        <w:t>and</w:t>
      </w:r>
      <w:r w:rsidRPr="001421E2">
        <w:rPr>
          <w:rFonts w:ascii="Arial" w:hAnsi="Arial" w:cs="Arial"/>
          <w:color w:val="000000" w:themeColor="text1"/>
          <w:spacing w:val="-6"/>
        </w:rPr>
        <w:t xml:space="preserve"> </w:t>
      </w:r>
      <w:r w:rsidR="00C97B17">
        <w:rPr>
          <w:rFonts w:ascii="Arial" w:hAnsi="Arial" w:cs="Arial"/>
          <w:color w:val="000000" w:themeColor="text1"/>
        </w:rPr>
        <w:t>agitated</w:t>
      </w:r>
      <w:r w:rsidR="00C97B17" w:rsidRPr="001421E2">
        <w:rPr>
          <w:rFonts w:ascii="Arial" w:hAnsi="Arial" w:cs="Arial"/>
          <w:color w:val="000000" w:themeColor="text1"/>
          <w:spacing w:val="-6"/>
        </w:rPr>
        <w:t xml:space="preserve"> </w:t>
      </w:r>
      <w:r w:rsidRPr="001421E2">
        <w:rPr>
          <w:rFonts w:ascii="Arial" w:hAnsi="Arial" w:cs="Arial"/>
          <w:color w:val="000000" w:themeColor="text1"/>
        </w:rPr>
        <w:t>every</w:t>
      </w:r>
      <w:r w:rsidRPr="001421E2">
        <w:rPr>
          <w:rFonts w:ascii="Arial" w:hAnsi="Arial" w:cs="Arial"/>
          <w:color w:val="000000" w:themeColor="text1"/>
          <w:spacing w:val="-6"/>
        </w:rPr>
        <w:t xml:space="preserve"> </w:t>
      </w:r>
      <w:r w:rsidRPr="001421E2">
        <w:rPr>
          <w:rFonts w:ascii="Arial" w:hAnsi="Arial" w:cs="Arial"/>
          <w:color w:val="000000" w:themeColor="text1"/>
        </w:rPr>
        <w:t>20</w:t>
      </w:r>
      <w:r w:rsidRPr="001421E2">
        <w:rPr>
          <w:rFonts w:ascii="Arial" w:hAnsi="Arial" w:cs="Arial"/>
          <w:color w:val="000000" w:themeColor="text1"/>
          <w:spacing w:val="-6"/>
        </w:rPr>
        <w:t xml:space="preserve"> </w:t>
      </w:r>
      <w:r w:rsidRPr="001421E2">
        <w:rPr>
          <w:rFonts w:ascii="Arial" w:hAnsi="Arial" w:cs="Arial"/>
          <w:color w:val="000000" w:themeColor="text1"/>
        </w:rPr>
        <w:t>min.</w:t>
      </w:r>
      <w:r w:rsidRPr="001421E2">
        <w:rPr>
          <w:rFonts w:ascii="Arial" w:hAnsi="Arial" w:cs="Arial"/>
          <w:color w:val="000000" w:themeColor="text1"/>
          <w:spacing w:val="19"/>
        </w:rPr>
        <w:t xml:space="preserve"> </w:t>
      </w:r>
      <w:r w:rsidRPr="001421E2">
        <w:rPr>
          <w:rFonts w:ascii="Arial" w:hAnsi="Arial" w:cs="Arial"/>
          <w:color w:val="000000" w:themeColor="text1"/>
        </w:rPr>
        <w:t>The</w:t>
      </w:r>
      <w:r w:rsidRPr="001421E2">
        <w:rPr>
          <w:rFonts w:ascii="Arial" w:hAnsi="Arial" w:cs="Arial"/>
          <w:color w:val="000000" w:themeColor="text1"/>
          <w:spacing w:val="-6"/>
        </w:rPr>
        <w:t xml:space="preserve"> </w:t>
      </w:r>
      <w:r w:rsidRPr="001421E2">
        <w:rPr>
          <w:rFonts w:ascii="Arial" w:hAnsi="Arial" w:cs="Arial"/>
          <w:color w:val="000000" w:themeColor="text1"/>
        </w:rPr>
        <w:t>samples</w:t>
      </w:r>
      <w:r w:rsidRPr="001421E2">
        <w:rPr>
          <w:rFonts w:ascii="Arial" w:hAnsi="Arial" w:cs="Arial"/>
          <w:color w:val="000000" w:themeColor="text1"/>
          <w:spacing w:val="-6"/>
        </w:rPr>
        <w:t xml:space="preserve"> </w:t>
      </w:r>
      <w:r w:rsidRPr="001421E2">
        <w:rPr>
          <w:rFonts w:ascii="Arial" w:hAnsi="Arial" w:cs="Arial"/>
          <w:color w:val="000000" w:themeColor="text1"/>
        </w:rPr>
        <w:t>were</w:t>
      </w:r>
      <w:r w:rsidRPr="001421E2">
        <w:rPr>
          <w:rFonts w:ascii="Arial" w:hAnsi="Arial" w:cs="Arial"/>
          <w:color w:val="000000" w:themeColor="text1"/>
          <w:spacing w:val="-6"/>
        </w:rPr>
        <w:t xml:space="preserve"> </w:t>
      </w:r>
      <w:r w:rsidRPr="001421E2">
        <w:rPr>
          <w:rFonts w:ascii="Arial" w:hAnsi="Arial" w:cs="Arial"/>
          <w:color w:val="000000" w:themeColor="text1"/>
        </w:rPr>
        <w:t>centrifuged</w:t>
      </w:r>
      <w:r w:rsidRPr="001421E2">
        <w:rPr>
          <w:rFonts w:ascii="Arial" w:hAnsi="Arial" w:cs="Arial"/>
          <w:color w:val="000000" w:themeColor="text1"/>
          <w:spacing w:val="-6"/>
        </w:rPr>
        <w:t xml:space="preserve"> </w:t>
      </w:r>
      <w:r w:rsidRPr="001421E2">
        <w:rPr>
          <w:rFonts w:ascii="Arial" w:hAnsi="Arial" w:cs="Arial"/>
          <w:color w:val="000000" w:themeColor="text1"/>
        </w:rPr>
        <w:t>at</w:t>
      </w:r>
      <w:r w:rsidRPr="001421E2">
        <w:rPr>
          <w:rFonts w:ascii="Arial" w:hAnsi="Arial" w:cs="Arial"/>
          <w:color w:val="000000" w:themeColor="text1"/>
          <w:spacing w:val="-6"/>
        </w:rPr>
        <w:t xml:space="preserve"> </w:t>
      </w:r>
      <w:r w:rsidRPr="001421E2">
        <w:rPr>
          <w:rFonts w:ascii="Arial" w:hAnsi="Arial" w:cs="Arial"/>
          <w:color w:val="000000" w:themeColor="text1"/>
        </w:rPr>
        <w:t>13,000</w:t>
      </w:r>
      <w:r w:rsidRPr="001421E2">
        <w:rPr>
          <w:rFonts w:ascii="Arial" w:hAnsi="Arial" w:cs="Arial"/>
          <w:color w:val="000000" w:themeColor="text1"/>
          <w:spacing w:val="-6"/>
        </w:rPr>
        <w:t xml:space="preserve"> </w:t>
      </w:r>
      <w:r w:rsidRPr="001421E2">
        <w:rPr>
          <w:rFonts w:ascii="Arial" w:hAnsi="Arial" w:cs="Arial"/>
          <w:color w:val="000000" w:themeColor="text1"/>
        </w:rPr>
        <w:t>rpm for</w:t>
      </w:r>
      <w:r w:rsidRPr="001421E2">
        <w:rPr>
          <w:rFonts w:ascii="Arial" w:hAnsi="Arial" w:cs="Arial"/>
          <w:color w:val="000000" w:themeColor="text1"/>
          <w:spacing w:val="-11"/>
        </w:rPr>
        <w:t xml:space="preserve"> </w:t>
      </w:r>
      <w:r w:rsidRPr="001421E2">
        <w:rPr>
          <w:rFonts w:ascii="Arial" w:hAnsi="Arial" w:cs="Arial"/>
          <w:color w:val="000000" w:themeColor="text1"/>
        </w:rPr>
        <w:t>20</w:t>
      </w:r>
      <w:r w:rsidRPr="001421E2">
        <w:rPr>
          <w:rFonts w:ascii="Arial" w:hAnsi="Arial" w:cs="Arial"/>
          <w:color w:val="000000" w:themeColor="text1"/>
          <w:spacing w:val="-11"/>
        </w:rPr>
        <w:t xml:space="preserve"> </w:t>
      </w:r>
      <w:r w:rsidRPr="001421E2">
        <w:rPr>
          <w:rFonts w:ascii="Arial" w:hAnsi="Arial" w:cs="Arial"/>
          <w:color w:val="000000" w:themeColor="text1"/>
        </w:rPr>
        <w:t>min</w:t>
      </w:r>
      <w:r w:rsidR="00C97B17">
        <w:rPr>
          <w:rFonts w:ascii="Arial" w:hAnsi="Arial" w:cs="Arial"/>
          <w:color w:val="000000" w:themeColor="text1"/>
        </w:rPr>
        <w:t xml:space="preserve"> at </w:t>
      </w:r>
      <w:r w:rsidR="00C97B17" w:rsidRPr="001421E2">
        <w:rPr>
          <w:rFonts w:ascii="Arial" w:hAnsi="Arial" w:cs="Arial"/>
          <w:color w:val="000000" w:themeColor="text1"/>
        </w:rPr>
        <w:t>4</w:t>
      </w:r>
      <w:r w:rsidR="00C97B17" w:rsidRPr="001421E2">
        <w:rPr>
          <w:rFonts w:ascii="Arial" w:hAnsi="Arial" w:cs="Arial"/>
          <w:color w:val="000000" w:themeColor="text1"/>
          <w:spacing w:val="-5"/>
        </w:rPr>
        <w:t xml:space="preserve"> </w:t>
      </w:r>
      <w:r w:rsidR="00C97B17" w:rsidRPr="001421E2">
        <w:rPr>
          <w:rFonts w:ascii="Arial" w:hAnsi="Arial" w:cs="Arial"/>
          <w:i/>
          <w:color w:val="000000" w:themeColor="text1"/>
          <w:vertAlign w:val="superscript"/>
        </w:rPr>
        <w:t>◦</w:t>
      </w:r>
      <w:r w:rsidR="00C97B17" w:rsidRPr="001421E2">
        <w:rPr>
          <w:rFonts w:ascii="Arial" w:hAnsi="Arial" w:cs="Arial"/>
          <w:color w:val="000000" w:themeColor="text1"/>
        </w:rPr>
        <w:t>C</w:t>
      </w:r>
      <w:r w:rsidR="00C97B17">
        <w:rPr>
          <w:rFonts w:ascii="Arial" w:hAnsi="Arial" w:cs="Arial"/>
          <w:color w:val="000000" w:themeColor="text1"/>
        </w:rPr>
        <w:t xml:space="preserve">, when </w:t>
      </w:r>
      <w:r w:rsidRPr="001421E2">
        <w:rPr>
          <w:rFonts w:ascii="Arial" w:hAnsi="Arial" w:cs="Arial"/>
          <w:color w:val="000000" w:themeColor="text1"/>
        </w:rPr>
        <w:t>the</w:t>
      </w:r>
      <w:r w:rsidRPr="001421E2">
        <w:rPr>
          <w:rFonts w:ascii="Arial" w:hAnsi="Arial" w:cs="Arial"/>
          <w:color w:val="000000" w:themeColor="text1"/>
          <w:spacing w:val="-11"/>
        </w:rPr>
        <w:t xml:space="preserve"> </w:t>
      </w:r>
      <w:r w:rsidRPr="001421E2">
        <w:rPr>
          <w:rFonts w:ascii="Arial" w:hAnsi="Arial" w:cs="Arial"/>
          <w:color w:val="000000" w:themeColor="text1"/>
        </w:rPr>
        <w:t>absorption</w:t>
      </w:r>
      <w:r w:rsidRPr="001421E2">
        <w:rPr>
          <w:rFonts w:ascii="Arial" w:hAnsi="Arial" w:cs="Arial"/>
          <w:color w:val="000000" w:themeColor="text1"/>
          <w:spacing w:val="-11"/>
        </w:rPr>
        <w:t xml:space="preserve">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the</w:t>
      </w:r>
      <w:r w:rsidRPr="001421E2">
        <w:rPr>
          <w:rFonts w:ascii="Arial" w:hAnsi="Arial" w:cs="Arial"/>
          <w:color w:val="000000" w:themeColor="text1"/>
          <w:spacing w:val="-11"/>
        </w:rPr>
        <w:t xml:space="preserve"> </w:t>
      </w:r>
      <w:r w:rsidRPr="001421E2">
        <w:rPr>
          <w:rFonts w:ascii="Arial" w:hAnsi="Arial" w:cs="Arial"/>
          <w:color w:val="000000" w:themeColor="text1"/>
        </w:rPr>
        <w:t>extract</w:t>
      </w:r>
      <w:r w:rsidRPr="001421E2">
        <w:rPr>
          <w:rFonts w:ascii="Arial" w:hAnsi="Arial" w:cs="Arial"/>
          <w:color w:val="000000" w:themeColor="text1"/>
          <w:spacing w:val="-11"/>
        </w:rPr>
        <w:t xml:space="preserve"> </w:t>
      </w:r>
      <w:r w:rsidRPr="001421E2">
        <w:rPr>
          <w:rFonts w:ascii="Arial" w:hAnsi="Arial" w:cs="Arial"/>
          <w:color w:val="000000" w:themeColor="text1"/>
        </w:rPr>
        <w:t>was</w:t>
      </w:r>
      <w:r w:rsidRPr="001421E2">
        <w:rPr>
          <w:rFonts w:ascii="Arial" w:hAnsi="Arial" w:cs="Arial"/>
          <w:color w:val="000000" w:themeColor="text1"/>
          <w:spacing w:val="-11"/>
        </w:rPr>
        <w:t xml:space="preserve"> </w:t>
      </w:r>
      <w:r w:rsidRPr="001421E2">
        <w:rPr>
          <w:rFonts w:ascii="Arial" w:hAnsi="Arial" w:cs="Arial"/>
          <w:color w:val="000000" w:themeColor="text1"/>
        </w:rPr>
        <w:t>measured</w:t>
      </w:r>
      <w:r w:rsidRPr="001421E2">
        <w:rPr>
          <w:rFonts w:ascii="Arial" w:hAnsi="Arial" w:cs="Arial"/>
          <w:color w:val="000000" w:themeColor="text1"/>
          <w:spacing w:val="-11"/>
        </w:rPr>
        <w:t xml:space="preserve"> </w:t>
      </w:r>
      <w:r w:rsidRPr="001421E2">
        <w:rPr>
          <w:rFonts w:ascii="Arial" w:hAnsi="Arial" w:cs="Arial"/>
          <w:color w:val="000000" w:themeColor="text1"/>
        </w:rPr>
        <w:t>at</w:t>
      </w:r>
      <w:r w:rsidRPr="001421E2">
        <w:rPr>
          <w:rFonts w:ascii="Arial" w:hAnsi="Arial" w:cs="Arial"/>
          <w:color w:val="000000" w:themeColor="text1"/>
          <w:spacing w:val="-11"/>
        </w:rPr>
        <w:t xml:space="preserve"> </w:t>
      </w:r>
      <w:r w:rsidRPr="001421E2">
        <w:rPr>
          <w:rFonts w:ascii="Arial" w:hAnsi="Arial" w:cs="Arial"/>
          <w:color w:val="000000" w:themeColor="text1"/>
        </w:rPr>
        <w:t>470,</w:t>
      </w:r>
      <w:r w:rsidRPr="001421E2">
        <w:rPr>
          <w:rFonts w:ascii="Arial" w:hAnsi="Arial" w:cs="Arial"/>
          <w:color w:val="000000" w:themeColor="text1"/>
          <w:spacing w:val="-10"/>
        </w:rPr>
        <w:t xml:space="preserve"> </w:t>
      </w:r>
      <w:r w:rsidRPr="001421E2">
        <w:rPr>
          <w:rFonts w:ascii="Arial" w:hAnsi="Arial" w:cs="Arial"/>
          <w:color w:val="000000" w:themeColor="text1"/>
        </w:rPr>
        <w:t>645,</w:t>
      </w:r>
      <w:r w:rsidRPr="001421E2">
        <w:rPr>
          <w:rFonts w:ascii="Arial" w:hAnsi="Arial" w:cs="Arial"/>
          <w:color w:val="000000" w:themeColor="text1"/>
          <w:spacing w:val="-10"/>
        </w:rPr>
        <w:t xml:space="preserve"> </w:t>
      </w:r>
      <w:r w:rsidRPr="001421E2">
        <w:rPr>
          <w:rFonts w:ascii="Arial" w:hAnsi="Arial" w:cs="Arial"/>
          <w:color w:val="000000" w:themeColor="text1"/>
        </w:rPr>
        <w:t>and</w:t>
      </w:r>
      <w:r w:rsidRPr="001421E2">
        <w:rPr>
          <w:rFonts w:ascii="Arial" w:hAnsi="Arial" w:cs="Arial"/>
          <w:color w:val="000000" w:themeColor="text1"/>
          <w:spacing w:val="-11"/>
        </w:rPr>
        <w:t xml:space="preserve"> </w:t>
      </w:r>
      <w:r w:rsidRPr="001421E2">
        <w:rPr>
          <w:rFonts w:ascii="Arial" w:hAnsi="Arial" w:cs="Arial"/>
          <w:color w:val="000000" w:themeColor="text1"/>
        </w:rPr>
        <w:t>663</w:t>
      </w:r>
      <w:r w:rsidRPr="001421E2">
        <w:rPr>
          <w:rFonts w:ascii="Arial" w:hAnsi="Arial" w:cs="Arial"/>
          <w:color w:val="000000" w:themeColor="text1"/>
          <w:spacing w:val="-11"/>
        </w:rPr>
        <w:t xml:space="preserve"> </w:t>
      </w:r>
      <w:r w:rsidRPr="001421E2">
        <w:rPr>
          <w:rFonts w:ascii="Arial" w:hAnsi="Arial" w:cs="Arial"/>
          <w:color w:val="000000" w:themeColor="text1"/>
        </w:rPr>
        <w:t>nm</w:t>
      </w:r>
      <w:r w:rsidR="00E24283">
        <w:rPr>
          <w:rFonts w:ascii="Arial" w:hAnsi="Arial" w:cs="Arial"/>
          <w:color w:val="000000" w:themeColor="text1"/>
        </w:rPr>
        <w:t xml:space="preserve"> against a blank solution of acetone</w:t>
      </w:r>
      <w:r w:rsidRPr="001421E2">
        <w:rPr>
          <w:rFonts w:ascii="Arial" w:hAnsi="Arial" w:cs="Arial"/>
          <w:color w:val="000000" w:themeColor="text1"/>
        </w:rPr>
        <w:t>.</w:t>
      </w:r>
      <w:r w:rsidRPr="001421E2">
        <w:rPr>
          <w:rFonts w:ascii="Arial" w:hAnsi="Arial" w:cs="Arial"/>
          <w:color w:val="000000" w:themeColor="text1"/>
          <w:spacing w:val="8"/>
        </w:rPr>
        <w:t xml:space="preserve"> </w:t>
      </w:r>
      <w:r w:rsidRPr="001421E2">
        <w:rPr>
          <w:rFonts w:ascii="Arial" w:hAnsi="Arial" w:cs="Arial"/>
          <w:color w:val="000000" w:themeColor="text1"/>
        </w:rPr>
        <w:t xml:space="preserve">The </w:t>
      </w:r>
      <w:r w:rsidRPr="001421E2">
        <w:rPr>
          <w:rFonts w:ascii="Arial" w:hAnsi="Arial" w:cs="Arial"/>
          <w:color w:val="000000" w:themeColor="text1"/>
          <w:w w:val="95"/>
        </w:rPr>
        <w:t>chlorophyll and carotenoid concentration</w:t>
      </w:r>
      <w:r w:rsidR="005F43C5">
        <w:rPr>
          <w:rFonts w:ascii="Arial" w:hAnsi="Arial" w:cs="Arial"/>
          <w:color w:val="000000" w:themeColor="text1"/>
          <w:w w:val="95"/>
        </w:rPr>
        <w:t>s</w:t>
      </w:r>
      <w:r w:rsidRPr="001421E2">
        <w:rPr>
          <w:rFonts w:ascii="Arial" w:hAnsi="Arial" w:cs="Arial"/>
          <w:color w:val="000000" w:themeColor="text1"/>
          <w:w w:val="95"/>
        </w:rPr>
        <w:t xml:space="preserve"> </w:t>
      </w:r>
      <w:r w:rsidR="005F43C5" w:rsidRPr="001421E2">
        <w:rPr>
          <w:rFonts w:ascii="Arial" w:hAnsi="Arial" w:cs="Arial"/>
          <w:color w:val="000000" w:themeColor="text1"/>
          <w:w w:val="95"/>
        </w:rPr>
        <w:t>were</w:t>
      </w:r>
      <w:r w:rsidRPr="001421E2">
        <w:rPr>
          <w:rFonts w:ascii="Arial" w:hAnsi="Arial" w:cs="Arial"/>
          <w:color w:val="000000" w:themeColor="text1"/>
          <w:w w:val="95"/>
        </w:rPr>
        <w:t xml:space="preserve"> calculated according to </w:t>
      </w:r>
      <w:hyperlink w:anchor="_bookmark24" w:history="1">
        <w:proofErr w:type="spellStart"/>
        <w:r w:rsidRPr="001421E2">
          <w:rPr>
            <w:rFonts w:ascii="Arial" w:hAnsi="Arial" w:cs="Arial"/>
            <w:color w:val="000000" w:themeColor="text1"/>
            <w:w w:val="95"/>
          </w:rPr>
          <w:t>Hiscox</w:t>
        </w:r>
        <w:proofErr w:type="spellEnd"/>
        <w:r w:rsidRPr="001421E2">
          <w:rPr>
            <w:rFonts w:ascii="Arial" w:hAnsi="Arial" w:cs="Arial"/>
            <w:color w:val="000000" w:themeColor="text1"/>
            <w:w w:val="95"/>
          </w:rPr>
          <w:t xml:space="preserve"> and </w:t>
        </w:r>
        <w:proofErr w:type="spellStart"/>
        <w:r w:rsidRPr="001421E2">
          <w:rPr>
            <w:rFonts w:ascii="Arial" w:hAnsi="Arial" w:cs="Arial"/>
            <w:color w:val="000000" w:themeColor="text1"/>
            <w:w w:val="95"/>
          </w:rPr>
          <w:t>Israelstam</w:t>
        </w:r>
        <w:proofErr w:type="spellEnd"/>
      </w:hyperlink>
      <w:r w:rsidRPr="001421E2">
        <w:rPr>
          <w:rFonts w:ascii="Arial" w:hAnsi="Arial" w:cs="Arial"/>
          <w:color w:val="000000" w:themeColor="text1"/>
          <w:w w:val="95"/>
        </w:rPr>
        <w:t xml:space="preserve"> </w:t>
      </w:r>
      <w:hyperlink w:anchor="_bookmark24" w:history="1">
        <w:r w:rsidRPr="001421E2">
          <w:rPr>
            <w:rFonts w:ascii="Arial" w:hAnsi="Arial" w:cs="Arial"/>
            <w:color w:val="000000" w:themeColor="text1"/>
          </w:rPr>
          <w:t>(1979).</w:t>
        </w:r>
      </w:hyperlink>
      <w:r w:rsidRPr="001421E2">
        <w:rPr>
          <w:rFonts w:ascii="Arial" w:hAnsi="Arial" w:cs="Arial"/>
          <w:color w:val="000000" w:themeColor="text1"/>
          <w:spacing w:val="39"/>
        </w:rPr>
        <w:t xml:space="preserve"> </w:t>
      </w:r>
      <w:r w:rsidR="005F43C5">
        <w:rPr>
          <w:rFonts w:ascii="Arial" w:hAnsi="Arial" w:cs="Arial"/>
          <w:color w:val="000000" w:themeColor="text1"/>
        </w:rPr>
        <w:t xml:space="preserve">There were 12 replicate </w:t>
      </w:r>
      <w:r w:rsidRPr="001421E2">
        <w:rPr>
          <w:rFonts w:ascii="Arial" w:hAnsi="Arial" w:cs="Arial"/>
          <w:color w:val="000000" w:themeColor="text1"/>
        </w:rPr>
        <w:t>samples</w:t>
      </w:r>
      <w:r w:rsidR="005F43C5">
        <w:rPr>
          <w:rFonts w:ascii="Arial" w:hAnsi="Arial" w:cs="Arial"/>
          <w:color w:val="000000" w:themeColor="text1"/>
        </w:rPr>
        <w:t xml:space="preserve"> </w:t>
      </w:r>
      <w:r w:rsidRPr="001421E2">
        <w:rPr>
          <w:rFonts w:ascii="Arial" w:hAnsi="Arial" w:cs="Arial"/>
          <w:color w:val="000000" w:themeColor="text1"/>
        </w:rPr>
        <w:t>tested</w:t>
      </w:r>
      <w:r w:rsidR="005F43C5">
        <w:rPr>
          <w:rFonts w:ascii="Arial" w:hAnsi="Arial" w:cs="Arial"/>
          <w:color w:val="000000" w:themeColor="text1"/>
        </w:rPr>
        <w:t xml:space="preserve"> for each symptom class</w:t>
      </w:r>
      <w:r w:rsidRPr="001421E2">
        <w:rPr>
          <w:rFonts w:ascii="Arial" w:hAnsi="Arial" w:cs="Arial"/>
          <w:color w:val="000000" w:themeColor="text1"/>
        </w:rPr>
        <w:t>.</w:t>
      </w:r>
      <w:r w:rsidRPr="001421E2">
        <w:rPr>
          <w:rFonts w:ascii="Arial" w:hAnsi="Arial" w:cs="Arial"/>
          <w:color w:val="000000" w:themeColor="text1"/>
          <w:spacing w:val="39"/>
        </w:rPr>
        <w:t xml:space="preserve"> </w:t>
      </w:r>
      <w:r w:rsidRPr="001421E2">
        <w:rPr>
          <w:rFonts w:ascii="Arial" w:hAnsi="Arial" w:cs="Arial"/>
          <w:color w:val="000000" w:themeColor="text1"/>
        </w:rPr>
        <w:t>Each sample consisted of three sugar</w:t>
      </w:r>
      <w:r w:rsidRPr="001421E2">
        <w:rPr>
          <w:rFonts w:ascii="Arial" w:hAnsi="Arial" w:cs="Arial"/>
          <w:color w:val="000000" w:themeColor="text1"/>
          <w:spacing w:val="-1"/>
        </w:rPr>
        <w:t xml:space="preserve"> </w:t>
      </w:r>
      <w:r w:rsidRPr="001421E2">
        <w:rPr>
          <w:rFonts w:ascii="Arial" w:hAnsi="Arial" w:cs="Arial"/>
          <w:color w:val="000000" w:themeColor="text1"/>
        </w:rPr>
        <w:t>beet</w:t>
      </w:r>
      <w:r w:rsidRPr="001421E2">
        <w:rPr>
          <w:rFonts w:ascii="Arial" w:hAnsi="Arial" w:cs="Arial"/>
          <w:color w:val="000000" w:themeColor="text1"/>
          <w:spacing w:val="-1"/>
        </w:rPr>
        <w:t xml:space="preserve"> </w:t>
      </w:r>
      <w:r w:rsidRPr="001421E2">
        <w:rPr>
          <w:rFonts w:ascii="Arial" w:hAnsi="Arial" w:cs="Arial"/>
          <w:color w:val="000000" w:themeColor="text1"/>
        </w:rPr>
        <w:t>lea</w:t>
      </w:r>
      <w:r w:rsidR="005F43C5">
        <w:rPr>
          <w:rFonts w:ascii="Arial" w:hAnsi="Arial" w:cs="Arial"/>
          <w:color w:val="000000" w:themeColor="text1"/>
        </w:rPr>
        <w:t>ves</w:t>
      </w:r>
      <w:r w:rsidRPr="001421E2">
        <w:rPr>
          <w:rFonts w:ascii="Arial" w:hAnsi="Arial" w:cs="Arial"/>
          <w:color w:val="000000" w:themeColor="text1"/>
          <w:spacing w:val="-1"/>
        </w:rPr>
        <w:t xml:space="preserve"> </w:t>
      </w:r>
      <w:r w:rsidRPr="001421E2">
        <w:rPr>
          <w:rFonts w:ascii="Arial" w:hAnsi="Arial" w:cs="Arial"/>
          <w:color w:val="000000" w:themeColor="text1"/>
        </w:rPr>
        <w:t>from</w:t>
      </w:r>
      <w:r w:rsidRPr="001421E2">
        <w:rPr>
          <w:rFonts w:ascii="Arial" w:hAnsi="Arial" w:cs="Arial"/>
          <w:color w:val="000000" w:themeColor="text1"/>
          <w:spacing w:val="-1"/>
        </w:rPr>
        <w:t xml:space="preserve"> </w:t>
      </w:r>
      <w:r w:rsidRPr="001421E2">
        <w:rPr>
          <w:rFonts w:ascii="Arial" w:hAnsi="Arial" w:cs="Arial"/>
          <w:color w:val="000000" w:themeColor="text1"/>
        </w:rPr>
        <w:t>an individual</w:t>
      </w:r>
      <w:r w:rsidRPr="001421E2">
        <w:rPr>
          <w:rFonts w:ascii="Arial" w:hAnsi="Arial" w:cs="Arial"/>
          <w:color w:val="000000" w:themeColor="text1"/>
          <w:spacing w:val="-1"/>
        </w:rPr>
        <w:t xml:space="preserve"> </w:t>
      </w:r>
      <w:r w:rsidRPr="001421E2">
        <w:rPr>
          <w:rFonts w:ascii="Arial" w:hAnsi="Arial" w:cs="Arial"/>
          <w:color w:val="000000" w:themeColor="text1"/>
        </w:rPr>
        <w:t>plant.</w:t>
      </w:r>
    </w:p>
    <w:p w14:paraId="6C0BCA94" w14:textId="218DF563" w:rsidR="00AC04B3" w:rsidRDefault="00AC04B3">
      <w:pPr>
        <w:spacing w:line="480" w:lineRule="auto"/>
        <w:ind w:firstLine="708"/>
        <w:jc w:val="both"/>
        <w:rPr>
          <w:rFonts w:ascii="Arial" w:hAnsi="Arial" w:cs="Arial"/>
          <w:color w:val="000000" w:themeColor="text1"/>
        </w:rPr>
      </w:pPr>
      <w:r w:rsidRPr="001421E2">
        <w:rPr>
          <w:rFonts w:ascii="Arial" w:hAnsi="Arial" w:cs="Arial"/>
          <w:color w:val="000000" w:themeColor="text1"/>
          <w:w w:val="95"/>
        </w:rPr>
        <w:lastRenderedPageBreak/>
        <w:t xml:space="preserve">The total flavonoid content was extracted according to </w:t>
      </w:r>
      <w:hyperlink w:anchor="_bookmark47" w:history="1">
        <w:r w:rsidRPr="001421E2">
          <w:rPr>
            <w:rFonts w:ascii="Arial" w:hAnsi="Arial" w:cs="Arial"/>
            <w:color w:val="000000" w:themeColor="text1"/>
            <w:w w:val="95"/>
          </w:rPr>
          <w:t xml:space="preserve">Mihai et al. </w:t>
        </w:r>
      </w:hyperlink>
      <w:hyperlink w:anchor="_bookmark47" w:history="1">
        <w:r w:rsidRPr="001421E2">
          <w:rPr>
            <w:rFonts w:ascii="Arial" w:hAnsi="Arial" w:cs="Arial"/>
            <w:color w:val="000000" w:themeColor="text1"/>
            <w:w w:val="95"/>
          </w:rPr>
          <w:t xml:space="preserve">(2010) </w:t>
        </w:r>
      </w:hyperlink>
      <w:r w:rsidRPr="001421E2">
        <w:rPr>
          <w:rFonts w:ascii="Arial" w:hAnsi="Arial" w:cs="Arial"/>
          <w:color w:val="000000" w:themeColor="text1"/>
          <w:w w:val="95"/>
        </w:rPr>
        <w:t>and frozen leaves were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ground</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liquid</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nitrogen</w:t>
      </w:r>
      <w:r w:rsidR="00606E12">
        <w:rPr>
          <w:rFonts w:ascii="Arial" w:hAnsi="Arial" w:cs="Arial"/>
          <w:color w:val="000000" w:themeColor="text1"/>
          <w:w w:val="95"/>
        </w:rPr>
        <w:t>. A</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1</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g</w:t>
      </w:r>
      <w:r w:rsidRPr="001421E2">
        <w:rPr>
          <w:rFonts w:ascii="Arial" w:hAnsi="Arial" w:cs="Arial"/>
          <w:color w:val="000000" w:themeColor="text1"/>
          <w:spacing w:val="-9"/>
          <w:w w:val="95"/>
        </w:rPr>
        <w:t xml:space="preserve"> </w:t>
      </w:r>
      <w:r w:rsidR="00606E12">
        <w:rPr>
          <w:rFonts w:ascii="Arial" w:hAnsi="Arial" w:cs="Arial"/>
          <w:color w:val="000000" w:themeColor="text1"/>
          <w:spacing w:val="-9"/>
          <w:w w:val="95"/>
        </w:rPr>
        <w:t xml:space="preserve">ground </w:t>
      </w:r>
      <w:r w:rsidRPr="001421E2">
        <w:rPr>
          <w:rFonts w:ascii="Arial" w:hAnsi="Arial" w:cs="Arial"/>
          <w:color w:val="000000" w:themeColor="text1"/>
          <w:w w:val="95"/>
        </w:rPr>
        <w:t>sample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mixed</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with</w:t>
      </w:r>
      <w:r w:rsidRPr="001421E2">
        <w:rPr>
          <w:rFonts w:ascii="Arial" w:hAnsi="Arial" w:cs="Arial"/>
          <w:color w:val="000000" w:themeColor="text1"/>
          <w:spacing w:val="-9"/>
          <w:w w:val="95"/>
        </w:rPr>
        <w:t xml:space="preserve"> </w:t>
      </w:r>
      <w:r w:rsidR="00606E12">
        <w:rPr>
          <w:rFonts w:ascii="Arial" w:hAnsi="Arial" w:cs="Arial"/>
          <w:color w:val="000000" w:themeColor="text1"/>
          <w:spacing w:val="-9"/>
          <w:w w:val="95"/>
        </w:rPr>
        <w:t xml:space="preserve">30 ml of </w:t>
      </w:r>
      <w:r w:rsidRPr="001421E2">
        <w:rPr>
          <w:rFonts w:ascii="Arial" w:hAnsi="Arial" w:cs="Arial"/>
          <w:color w:val="000000" w:themeColor="text1"/>
          <w:w w:val="95"/>
        </w:rPr>
        <w:t>96%</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ethanol</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9"/>
          <w:w w:val="95"/>
        </w:rPr>
        <w:t xml:space="preserve"> </w:t>
      </w:r>
      <w:r w:rsidR="00606E12">
        <w:rPr>
          <w:rFonts w:ascii="Arial" w:hAnsi="Arial" w:cs="Arial"/>
          <w:color w:val="000000" w:themeColor="text1"/>
          <w:spacing w:val="-9"/>
          <w:w w:val="95"/>
        </w:rPr>
        <w:t xml:space="preserve">held </w:t>
      </w:r>
      <w:r w:rsidRPr="001421E2">
        <w:rPr>
          <w:rFonts w:ascii="Arial" w:hAnsi="Arial" w:cs="Arial"/>
          <w:color w:val="000000" w:themeColor="text1"/>
          <w:spacing w:val="-2"/>
        </w:rPr>
        <w:t>overnight</w:t>
      </w:r>
      <w:r w:rsidRPr="001421E2">
        <w:rPr>
          <w:rFonts w:ascii="Arial" w:hAnsi="Arial" w:cs="Arial"/>
          <w:color w:val="000000" w:themeColor="text1"/>
          <w:spacing w:val="-7"/>
        </w:rPr>
        <w:t xml:space="preserve"> </w:t>
      </w:r>
      <w:r w:rsidRPr="001421E2">
        <w:rPr>
          <w:rFonts w:ascii="Arial" w:hAnsi="Arial" w:cs="Arial"/>
          <w:color w:val="000000" w:themeColor="text1"/>
          <w:spacing w:val="-2"/>
        </w:rPr>
        <w:t>with</w:t>
      </w:r>
      <w:r w:rsidRPr="001421E2">
        <w:rPr>
          <w:rFonts w:ascii="Arial" w:hAnsi="Arial" w:cs="Arial"/>
          <w:color w:val="000000" w:themeColor="text1"/>
          <w:spacing w:val="-7"/>
        </w:rPr>
        <w:t xml:space="preserve"> </w:t>
      </w:r>
      <w:r w:rsidRPr="001421E2">
        <w:rPr>
          <w:rFonts w:ascii="Arial" w:hAnsi="Arial" w:cs="Arial"/>
          <w:color w:val="000000" w:themeColor="text1"/>
          <w:spacing w:val="-2"/>
        </w:rPr>
        <w:t>constant</w:t>
      </w:r>
      <w:r w:rsidRPr="001421E2">
        <w:rPr>
          <w:rFonts w:ascii="Arial" w:hAnsi="Arial" w:cs="Arial"/>
          <w:color w:val="000000" w:themeColor="text1"/>
          <w:spacing w:val="-7"/>
        </w:rPr>
        <w:t xml:space="preserve"> </w:t>
      </w:r>
      <w:r w:rsidRPr="001421E2">
        <w:rPr>
          <w:rFonts w:ascii="Arial" w:hAnsi="Arial" w:cs="Arial"/>
          <w:color w:val="000000" w:themeColor="text1"/>
          <w:spacing w:val="-2"/>
        </w:rPr>
        <w:t>stirring.</w:t>
      </w:r>
      <w:r w:rsidRPr="001421E2">
        <w:rPr>
          <w:rFonts w:ascii="Arial" w:hAnsi="Arial" w:cs="Arial"/>
          <w:color w:val="000000" w:themeColor="text1"/>
          <w:spacing w:val="17"/>
        </w:rPr>
        <w:t xml:space="preserve"> </w:t>
      </w:r>
      <w:r w:rsidRPr="001421E2">
        <w:rPr>
          <w:rFonts w:ascii="Arial" w:hAnsi="Arial" w:cs="Arial"/>
          <w:color w:val="000000" w:themeColor="text1"/>
          <w:spacing w:val="-2"/>
        </w:rPr>
        <w:t>The</w:t>
      </w:r>
      <w:r w:rsidRPr="001421E2">
        <w:rPr>
          <w:rFonts w:ascii="Arial" w:hAnsi="Arial" w:cs="Arial"/>
          <w:color w:val="000000" w:themeColor="text1"/>
          <w:spacing w:val="-7"/>
        </w:rPr>
        <w:t xml:space="preserve"> </w:t>
      </w:r>
      <w:r w:rsidR="00B800F2">
        <w:rPr>
          <w:rFonts w:ascii="Arial" w:hAnsi="Arial" w:cs="Arial"/>
          <w:color w:val="000000" w:themeColor="text1"/>
          <w:spacing w:val="-2"/>
        </w:rPr>
        <w:t>extract was</w:t>
      </w:r>
      <w:r w:rsidRPr="001421E2">
        <w:rPr>
          <w:rFonts w:ascii="Arial" w:hAnsi="Arial" w:cs="Arial"/>
          <w:color w:val="000000" w:themeColor="text1"/>
          <w:spacing w:val="-7"/>
        </w:rPr>
        <w:t xml:space="preserve"> </w:t>
      </w:r>
      <w:r w:rsidRPr="001421E2">
        <w:rPr>
          <w:rFonts w:ascii="Arial" w:hAnsi="Arial" w:cs="Arial"/>
          <w:color w:val="000000" w:themeColor="text1"/>
          <w:spacing w:val="-2"/>
        </w:rPr>
        <w:t>filtered</w:t>
      </w:r>
      <w:r w:rsidRPr="001421E2">
        <w:rPr>
          <w:rFonts w:ascii="Arial" w:hAnsi="Arial" w:cs="Arial"/>
          <w:color w:val="000000" w:themeColor="text1"/>
          <w:spacing w:val="-7"/>
        </w:rPr>
        <w:t xml:space="preserve"> </w:t>
      </w:r>
      <w:r w:rsidRPr="001421E2">
        <w:rPr>
          <w:rFonts w:ascii="Arial" w:hAnsi="Arial" w:cs="Arial"/>
          <w:color w:val="000000" w:themeColor="text1"/>
          <w:spacing w:val="-2"/>
        </w:rPr>
        <w:t>three</w:t>
      </w:r>
      <w:r w:rsidRPr="001421E2">
        <w:rPr>
          <w:rFonts w:ascii="Arial" w:hAnsi="Arial" w:cs="Arial"/>
          <w:color w:val="000000" w:themeColor="text1"/>
          <w:spacing w:val="-7"/>
        </w:rPr>
        <w:t xml:space="preserve"> </w:t>
      </w:r>
      <w:r w:rsidRPr="001421E2">
        <w:rPr>
          <w:rFonts w:ascii="Arial" w:hAnsi="Arial" w:cs="Arial"/>
          <w:color w:val="000000" w:themeColor="text1"/>
          <w:spacing w:val="-2"/>
        </w:rPr>
        <w:t>times</w:t>
      </w:r>
      <w:r w:rsidRPr="001421E2">
        <w:rPr>
          <w:rFonts w:ascii="Arial" w:hAnsi="Arial" w:cs="Arial"/>
          <w:color w:val="000000" w:themeColor="text1"/>
          <w:spacing w:val="-7"/>
        </w:rPr>
        <w:t xml:space="preserve"> </w:t>
      </w:r>
      <w:r w:rsidR="00B800F2">
        <w:rPr>
          <w:rFonts w:ascii="Arial" w:hAnsi="Arial" w:cs="Arial"/>
          <w:color w:val="000000" w:themeColor="text1"/>
          <w:spacing w:val="-2"/>
        </w:rPr>
        <w:t>using</w:t>
      </w:r>
      <w:r w:rsidR="00B800F2" w:rsidRPr="001421E2">
        <w:rPr>
          <w:rFonts w:ascii="Arial" w:hAnsi="Arial" w:cs="Arial"/>
          <w:color w:val="000000" w:themeColor="text1"/>
          <w:spacing w:val="-7"/>
        </w:rPr>
        <w:t xml:space="preserve"> </w:t>
      </w:r>
      <w:del w:id="113" w:author="Bock, Clive" w:date="2022-06-20T12:58:00Z">
        <w:r w:rsidR="00CE54D7" w:rsidDel="0004305F">
          <w:rPr>
            <w:rFonts w:ascii="Arial" w:hAnsi="Arial" w:cs="Arial"/>
            <w:color w:val="000000" w:themeColor="text1"/>
            <w:spacing w:val="-7"/>
          </w:rPr>
          <w:delText xml:space="preserve">disc </w:delText>
        </w:r>
      </w:del>
      <w:r w:rsidR="00CE54D7">
        <w:rPr>
          <w:rFonts w:ascii="Arial" w:hAnsi="Arial" w:cs="Arial"/>
          <w:color w:val="000000" w:themeColor="text1"/>
          <w:spacing w:val="-7"/>
        </w:rPr>
        <w:t xml:space="preserve">plain </w:t>
      </w:r>
      <w:ins w:id="114" w:author="Bock, Clive" w:date="2022-06-20T12:58:00Z">
        <w:r w:rsidR="0004305F">
          <w:rPr>
            <w:rFonts w:ascii="Arial" w:hAnsi="Arial" w:cs="Arial"/>
            <w:color w:val="000000" w:themeColor="text1"/>
            <w:spacing w:val="-7"/>
          </w:rPr>
          <w:t xml:space="preserve">disc </w:t>
        </w:r>
      </w:ins>
      <w:r w:rsidRPr="001421E2">
        <w:rPr>
          <w:rFonts w:ascii="Arial" w:hAnsi="Arial" w:cs="Arial"/>
          <w:color w:val="000000" w:themeColor="text1"/>
          <w:spacing w:val="-2"/>
        </w:rPr>
        <w:t xml:space="preserve">qualitative </w:t>
      </w:r>
      <w:r w:rsidR="00606E12">
        <w:rPr>
          <w:rFonts w:ascii="Arial" w:hAnsi="Arial" w:cs="Arial"/>
          <w:color w:val="000000" w:themeColor="text1"/>
          <w:spacing w:val="-2"/>
        </w:rPr>
        <w:t xml:space="preserve">filter </w:t>
      </w:r>
      <w:r w:rsidRPr="001421E2">
        <w:rPr>
          <w:rFonts w:ascii="Arial" w:hAnsi="Arial" w:cs="Arial"/>
          <w:color w:val="000000" w:themeColor="text1"/>
          <w:w w:val="95"/>
        </w:rPr>
        <w:t xml:space="preserve">paper </w:t>
      </w:r>
      <w:r w:rsidR="00CE54D7">
        <w:rPr>
          <w:rFonts w:ascii="Arial" w:hAnsi="Arial" w:cs="Arial"/>
          <w:color w:val="000000" w:themeColor="text1"/>
          <w:w w:val="95"/>
        </w:rPr>
        <w:t>with a diameter of 8.5 cm and a retention volume of 4-7 µm. T</w:t>
      </w:r>
      <w:r w:rsidRPr="001421E2">
        <w:rPr>
          <w:rFonts w:ascii="Arial" w:hAnsi="Arial" w:cs="Arial"/>
          <w:color w:val="000000" w:themeColor="text1"/>
          <w:w w:val="95"/>
        </w:rPr>
        <w:t xml:space="preserve">he volume was </w:t>
      </w:r>
      <w:r w:rsidR="00B800F2">
        <w:rPr>
          <w:rFonts w:ascii="Arial" w:hAnsi="Arial" w:cs="Arial"/>
          <w:color w:val="000000" w:themeColor="text1"/>
          <w:w w:val="95"/>
        </w:rPr>
        <w:t>adjusted</w:t>
      </w:r>
      <w:r w:rsidRPr="001421E2">
        <w:rPr>
          <w:rFonts w:ascii="Arial" w:hAnsi="Arial" w:cs="Arial"/>
          <w:color w:val="000000" w:themeColor="text1"/>
          <w:w w:val="95"/>
        </w:rPr>
        <w:t xml:space="preserve"> to 100 ml with 96% ethanol for an initial </w:t>
      </w:r>
      <w:r w:rsidR="00B800F2">
        <w:rPr>
          <w:rFonts w:ascii="Arial" w:hAnsi="Arial" w:cs="Arial"/>
          <w:color w:val="000000" w:themeColor="text1"/>
          <w:w w:val="95"/>
        </w:rPr>
        <w:t xml:space="preserve">extract </w:t>
      </w:r>
      <w:r w:rsidRPr="001421E2">
        <w:rPr>
          <w:rFonts w:ascii="Arial" w:hAnsi="Arial" w:cs="Arial"/>
          <w:color w:val="000000" w:themeColor="text1"/>
          <w:w w:val="95"/>
        </w:rPr>
        <w:t xml:space="preserve">concentration </w:t>
      </w:r>
      <w:r w:rsidRPr="001421E2">
        <w:rPr>
          <w:rFonts w:ascii="Arial" w:hAnsi="Arial" w:cs="Arial"/>
          <w:color w:val="000000" w:themeColor="text1"/>
          <w:spacing w:val="-2"/>
        </w:rPr>
        <w:t>of</w:t>
      </w:r>
      <w:r w:rsidRPr="001421E2">
        <w:rPr>
          <w:rFonts w:ascii="Arial" w:hAnsi="Arial" w:cs="Arial"/>
          <w:color w:val="000000" w:themeColor="text1"/>
          <w:spacing w:val="-12"/>
        </w:rPr>
        <w:t xml:space="preserve"> </w:t>
      </w:r>
      <w:r w:rsidRPr="001421E2">
        <w:rPr>
          <w:rFonts w:ascii="Arial" w:hAnsi="Arial" w:cs="Arial"/>
          <w:color w:val="000000" w:themeColor="text1"/>
          <w:spacing w:val="-2"/>
        </w:rPr>
        <w:t>1%.</w:t>
      </w:r>
      <w:r w:rsidRPr="001421E2">
        <w:rPr>
          <w:rFonts w:ascii="Arial" w:hAnsi="Arial" w:cs="Arial"/>
          <w:color w:val="000000" w:themeColor="text1"/>
          <w:spacing w:val="14"/>
        </w:rPr>
        <w:t xml:space="preserve"> </w:t>
      </w:r>
      <w:r w:rsidR="00B800F2">
        <w:rPr>
          <w:rFonts w:ascii="Arial" w:hAnsi="Arial" w:cs="Arial"/>
          <w:color w:val="000000" w:themeColor="text1"/>
          <w:spacing w:val="14"/>
        </w:rPr>
        <w:t xml:space="preserve">A </w:t>
      </w:r>
      <w:r w:rsidRPr="001421E2">
        <w:rPr>
          <w:rFonts w:ascii="Arial" w:hAnsi="Arial" w:cs="Arial"/>
          <w:color w:val="000000" w:themeColor="text1"/>
          <w:spacing w:val="-2"/>
        </w:rPr>
        <w:t>3</w:t>
      </w:r>
      <w:r w:rsidRPr="001421E2">
        <w:rPr>
          <w:rFonts w:ascii="Arial" w:hAnsi="Arial" w:cs="Arial"/>
          <w:color w:val="000000" w:themeColor="text1"/>
          <w:spacing w:val="-12"/>
        </w:rPr>
        <w:t xml:space="preserve"> </w:t>
      </w:r>
      <w:r w:rsidRPr="001421E2">
        <w:rPr>
          <w:rFonts w:ascii="Arial" w:hAnsi="Arial" w:cs="Arial"/>
          <w:color w:val="000000" w:themeColor="text1"/>
          <w:spacing w:val="-2"/>
        </w:rPr>
        <w:t>ml</w:t>
      </w:r>
      <w:r w:rsidRPr="001421E2">
        <w:rPr>
          <w:rFonts w:ascii="Arial" w:hAnsi="Arial" w:cs="Arial"/>
          <w:color w:val="000000" w:themeColor="text1"/>
          <w:spacing w:val="-12"/>
        </w:rPr>
        <w:t xml:space="preserve"> </w:t>
      </w:r>
      <w:r w:rsidR="00B800F2">
        <w:rPr>
          <w:rFonts w:ascii="Arial" w:hAnsi="Arial" w:cs="Arial"/>
          <w:color w:val="000000" w:themeColor="text1"/>
          <w:spacing w:val="-12"/>
        </w:rPr>
        <w:t xml:space="preserve">aliquot </w:t>
      </w:r>
      <w:r w:rsidRPr="001421E2">
        <w:rPr>
          <w:rFonts w:ascii="Arial" w:hAnsi="Arial" w:cs="Arial"/>
          <w:color w:val="000000" w:themeColor="text1"/>
          <w:spacing w:val="-2"/>
        </w:rPr>
        <w:t>of</w:t>
      </w:r>
      <w:r w:rsidRPr="001421E2">
        <w:rPr>
          <w:rFonts w:ascii="Arial" w:hAnsi="Arial" w:cs="Arial"/>
          <w:color w:val="000000" w:themeColor="text1"/>
          <w:spacing w:val="-12"/>
        </w:rPr>
        <w:t xml:space="preserve"> </w:t>
      </w:r>
      <w:r w:rsidRPr="001421E2">
        <w:rPr>
          <w:rFonts w:ascii="Arial" w:hAnsi="Arial" w:cs="Arial"/>
          <w:color w:val="000000" w:themeColor="text1"/>
          <w:spacing w:val="-2"/>
        </w:rPr>
        <w:t>th</w:t>
      </w:r>
      <w:r w:rsidR="00B800F2">
        <w:rPr>
          <w:rFonts w:ascii="Arial" w:hAnsi="Arial" w:cs="Arial"/>
          <w:color w:val="000000" w:themeColor="text1"/>
          <w:spacing w:val="-2"/>
        </w:rPr>
        <w:t>e</w:t>
      </w:r>
      <w:r w:rsidRPr="001421E2">
        <w:rPr>
          <w:rFonts w:ascii="Arial" w:hAnsi="Arial" w:cs="Arial"/>
          <w:color w:val="000000" w:themeColor="text1"/>
          <w:spacing w:val="-12"/>
        </w:rPr>
        <w:t xml:space="preserve"> </w:t>
      </w:r>
      <w:r w:rsidRPr="001421E2">
        <w:rPr>
          <w:rFonts w:ascii="Arial" w:hAnsi="Arial" w:cs="Arial"/>
          <w:color w:val="000000" w:themeColor="text1"/>
          <w:spacing w:val="-2"/>
        </w:rPr>
        <w:t>extract</w:t>
      </w:r>
      <w:r w:rsidRPr="001421E2">
        <w:rPr>
          <w:rFonts w:ascii="Arial" w:hAnsi="Arial" w:cs="Arial"/>
          <w:color w:val="000000" w:themeColor="text1"/>
          <w:spacing w:val="-12"/>
        </w:rPr>
        <w:t xml:space="preserve"> </w:t>
      </w:r>
      <w:r w:rsidRPr="001421E2">
        <w:rPr>
          <w:rFonts w:ascii="Arial" w:hAnsi="Arial" w:cs="Arial"/>
          <w:color w:val="000000" w:themeColor="text1"/>
          <w:spacing w:val="-2"/>
        </w:rPr>
        <w:t>w</w:t>
      </w:r>
      <w:r w:rsidR="00B800F2">
        <w:rPr>
          <w:rFonts w:ascii="Arial" w:hAnsi="Arial" w:cs="Arial"/>
          <w:color w:val="000000" w:themeColor="text1"/>
          <w:spacing w:val="-2"/>
        </w:rPr>
        <w:t>as</w:t>
      </w:r>
      <w:r w:rsidRPr="001421E2">
        <w:rPr>
          <w:rFonts w:ascii="Arial" w:hAnsi="Arial" w:cs="Arial"/>
          <w:color w:val="000000" w:themeColor="text1"/>
          <w:spacing w:val="-12"/>
        </w:rPr>
        <w:t xml:space="preserve"> </w:t>
      </w:r>
      <w:r w:rsidRPr="001421E2">
        <w:rPr>
          <w:rFonts w:ascii="Arial" w:hAnsi="Arial" w:cs="Arial"/>
          <w:color w:val="000000" w:themeColor="text1"/>
          <w:spacing w:val="-2"/>
        </w:rPr>
        <w:t>mixed</w:t>
      </w:r>
      <w:r w:rsidRPr="001421E2">
        <w:rPr>
          <w:rFonts w:ascii="Arial" w:hAnsi="Arial" w:cs="Arial"/>
          <w:color w:val="000000" w:themeColor="text1"/>
          <w:spacing w:val="-12"/>
        </w:rPr>
        <w:t xml:space="preserve"> </w:t>
      </w:r>
      <w:r w:rsidRPr="001421E2">
        <w:rPr>
          <w:rFonts w:ascii="Arial" w:hAnsi="Arial" w:cs="Arial"/>
          <w:color w:val="000000" w:themeColor="text1"/>
          <w:spacing w:val="-2"/>
        </w:rPr>
        <w:t>with</w:t>
      </w:r>
      <w:r w:rsidRPr="001421E2">
        <w:rPr>
          <w:rFonts w:ascii="Arial" w:hAnsi="Arial" w:cs="Arial"/>
          <w:color w:val="000000" w:themeColor="text1"/>
          <w:spacing w:val="-12"/>
        </w:rPr>
        <w:t xml:space="preserve"> </w:t>
      </w:r>
      <w:r w:rsidRPr="001421E2">
        <w:rPr>
          <w:rFonts w:ascii="Arial" w:hAnsi="Arial" w:cs="Arial"/>
          <w:color w:val="000000" w:themeColor="text1"/>
          <w:spacing w:val="-2"/>
        </w:rPr>
        <w:t>1</w:t>
      </w:r>
      <w:r w:rsidRPr="001421E2">
        <w:rPr>
          <w:rFonts w:ascii="Arial" w:hAnsi="Arial" w:cs="Arial"/>
          <w:color w:val="000000" w:themeColor="text1"/>
          <w:spacing w:val="-12"/>
        </w:rPr>
        <w:t xml:space="preserve"> </w:t>
      </w:r>
      <w:r w:rsidRPr="001421E2">
        <w:rPr>
          <w:rFonts w:ascii="Arial" w:hAnsi="Arial" w:cs="Arial"/>
          <w:color w:val="000000" w:themeColor="text1"/>
          <w:spacing w:val="-2"/>
        </w:rPr>
        <w:t>ml</w:t>
      </w:r>
      <w:r w:rsidRPr="001421E2">
        <w:rPr>
          <w:rFonts w:ascii="Arial" w:hAnsi="Arial" w:cs="Arial"/>
          <w:color w:val="000000" w:themeColor="text1"/>
          <w:spacing w:val="-12"/>
        </w:rPr>
        <w:t xml:space="preserve"> </w:t>
      </w:r>
      <w:r w:rsidR="00B800F2">
        <w:rPr>
          <w:rFonts w:ascii="Arial" w:hAnsi="Arial" w:cs="Arial"/>
          <w:color w:val="000000" w:themeColor="text1"/>
          <w:spacing w:val="-12"/>
        </w:rPr>
        <w:t xml:space="preserve">of </w:t>
      </w:r>
      <w:r w:rsidRPr="001421E2">
        <w:rPr>
          <w:rFonts w:ascii="Arial" w:hAnsi="Arial" w:cs="Arial"/>
          <w:color w:val="000000" w:themeColor="text1"/>
          <w:spacing w:val="-2"/>
        </w:rPr>
        <w:t>2.5%</w:t>
      </w:r>
      <w:r w:rsidRPr="001421E2">
        <w:rPr>
          <w:rFonts w:ascii="Arial" w:hAnsi="Arial" w:cs="Arial"/>
          <w:color w:val="000000" w:themeColor="text1"/>
          <w:spacing w:val="-12"/>
        </w:rPr>
        <w:t xml:space="preserve"> </w:t>
      </w:r>
      <w:r w:rsidRPr="001421E2">
        <w:rPr>
          <w:rFonts w:ascii="Arial" w:hAnsi="Arial" w:cs="Arial"/>
          <w:color w:val="000000" w:themeColor="text1"/>
          <w:spacing w:val="-2"/>
        </w:rPr>
        <w:t>ZrOCl</w:t>
      </w:r>
      <w:r w:rsidRPr="001421E2">
        <w:rPr>
          <w:rFonts w:ascii="Arial" w:hAnsi="Arial" w:cs="Arial"/>
          <w:color w:val="000000" w:themeColor="text1"/>
          <w:spacing w:val="-2"/>
          <w:vertAlign w:val="subscript"/>
        </w:rPr>
        <w:t>2</w:t>
      </w:r>
      <w:r w:rsidR="00E24283">
        <w:rPr>
          <w:rFonts w:ascii="Arial" w:hAnsi="Arial" w:cs="Arial"/>
          <w:color w:val="000000" w:themeColor="text1"/>
          <w:spacing w:val="-2"/>
        </w:rPr>
        <w:t xml:space="preserve"> (</w:t>
      </w:r>
      <w:r w:rsidR="00B33F58">
        <w:rPr>
          <w:rFonts w:ascii="Arial" w:hAnsi="Arial" w:cs="Arial"/>
          <w:color w:val="000000" w:themeColor="text1"/>
        </w:rPr>
        <w:t>Merck, Dar</w:t>
      </w:r>
      <w:ins w:id="115" w:author="Anna Brugger" w:date="2022-07-26T19:34:00Z">
        <w:r w:rsidR="00B9747C">
          <w:rPr>
            <w:rFonts w:ascii="Arial" w:hAnsi="Arial" w:cs="Arial"/>
            <w:color w:val="000000" w:themeColor="text1"/>
          </w:rPr>
          <w:t>m</w:t>
        </w:r>
      </w:ins>
      <w:del w:id="116" w:author="Anna Brugger" w:date="2022-07-26T19:34:00Z">
        <w:r w:rsidR="00B33F58" w:rsidDel="00B9747C">
          <w:rPr>
            <w:rFonts w:ascii="Arial" w:hAnsi="Arial" w:cs="Arial"/>
            <w:color w:val="000000" w:themeColor="text1"/>
          </w:rPr>
          <w:delText>n</w:delText>
        </w:r>
      </w:del>
      <w:r w:rsidR="00B33F58">
        <w:rPr>
          <w:rFonts w:ascii="Arial" w:hAnsi="Arial" w:cs="Arial"/>
          <w:color w:val="000000" w:themeColor="text1"/>
        </w:rPr>
        <w:t>stadt, Germany),</w:t>
      </w:r>
      <w:r w:rsidR="00B800F2">
        <w:rPr>
          <w:rFonts w:ascii="Arial" w:hAnsi="Arial" w:cs="Arial"/>
          <w:color w:val="000000" w:themeColor="text1"/>
          <w:spacing w:val="-2"/>
        </w:rPr>
        <w:t xml:space="preserve"> to which </w:t>
      </w:r>
      <w:r w:rsidRPr="001421E2">
        <w:rPr>
          <w:rFonts w:ascii="Arial" w:hAnsi="Arial" w:cs="Arial"/>
          <w:color w:val="000000" w:themeColor="text1"/>
          <w:spacing w:val="-2"/>
        </w:rPr>
        <w:t>21</w:t>
      </w:r>
      <w:r w:rsidRPr="001421E2">
        <w:rPr>
          <w:rFonts w:ascii="Arial" w:hAnsi="Arial" w:cs="Arial"/>
          <w:color w:val="000000" w:themeColor="text1"/>
          <w:spacing w:val="-12"/>
        </w:rPr>
        <w:t xml:space="preserve"> </w:t>
      </w:r>
      <w:r w:rsidRPr="001421E2">
        <w:rPr>
          <w:rFonts w:ascii="Arial" w:hAnsi="Arial" w:cs="Arial"/>
          <w:color w:val="000000" w:themeColor="text1"/>
          <w:spacing w:val="-2"/>
        </w:rPr>
        <w:t>ml</w:t>
      </w:r>
      <w:r w:rsidRPr="001421E2">
        <w:rPr>
          <w:rFonts w:ascii="Arial" w:hAnsi="Arial" w:cs="Arial"/>
          <w:color w:val="000000" w:themeColor="text1"/>
          <w:spacing w:val="-12"/>
        </w:rPr>
        <w:t xml:space="preserve"> </w:t>
      </w:r>
      <w:r w:rsidRPr="001421E2">
        <w:rPr>
          <w:rFonts w:ascii="Arial" w:hAnsi="Arial" w:cs="Arial"/>
          <w:color w:val="000000" w:themeColor="text1"/>
          <w:spacing w:val="-2"/>
        </w:rPr>
        <w:t xml:space="preserve">methanol </w:t>
      </w:r>
      <w:r w:rsidR="00203CB4" w:rsidRPr="001421E2">
        <w:rPr>
          <w:rFonts w:ascii="Arial" w:hAnsi="Arial" w:cs="Arial"/>
          <w:color w:val="000000" w:themeColor="text1"/>
          <w:w w:val="95"/>
        </w:rPr>
        <w:t>was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added</w:t>
      </w:r>
      <w:r w:rsidR="00B800F2">
        <w:rPr>
          <w:rFonts w:ascii="Arial" w:hAnsi="Arial" w:cs="Arial"/>
          <w:color w:val="000000" w:themeColor="text1"/>
          <w:w w:val="95"/>
        </w:rPr>
        <w:t>. A</w:t>
      </w:r>
      <w:r w:rsidRPr="001421E2">
        <w:rPr>
          <w:rFonts w:ascii="Arial" w:hAnsi="Arial" w:cs="Arial"/>
          <w:color w:val="000000" w:themeColor="text1"/>
          <w:w w:val="95"/>
        </w:rPr>
        <w:t>fter</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30</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min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absorption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measured</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at</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288</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nm</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against</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a</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blan</w:t>
      </w:r>
      <w:r w:rsidR="00B800F2">
        <w:rPr>
          <w:rFonts w:ascii="Arial" w:hAnsi="Arial" w:cs="Arial"/>
          <w:color w:val="000000" w:themeColor="text1"/>
          <w:w w:val="95"/>
        </w:rPr>
        <w:t>k</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solution of methanol.</w:t>
      </w:r>
      <w:r w:rsidRPr="001421E2">
        <w:rPr>
          <w:rFonts w:ascii="Arial" w:hAnsi="Arial" w:cs="Arial"/>
          <w:color w:val="000000" w:themeColor="text1"/>
          <w:spacing w:val="33"/>
        </w:rPr>
        <w:t xml:space="preserve"> </w:t>
      </w:r>
      <w:r w:rsidRPr="001421E2">
        <w:rPr>
          <w:rFonts w:ascii="Arial" w:hAnsi="Arial" w:cs="Arial"/>
          <w:color w:val="000000" w:themeColor="text1"/>
          <w:w w:val="95"/>
        </w:rPr>
        <w:t xml:space="preserve">To calculate the </w:t>
      </w:r>
      <w:r w:rsidR="00203CB4">
        <w:rPr>
          <w:rFonts w:ascii="Arial" w:hAnsi="Arial" w:cs="Arial"/>
          <w:color w:val="000000" w:themeColor="text1"/>
          <w:w w:val="95"/>
        </w:rPr>
        <w:t>quantity</w:t>
      </w:r>
      <w:r w:rsidR="00203CB4" w:rsidRPr="001421E2">
        <w:rPr>
          <w:rFonts w:ascii="Arial" w:hAnsi="Arial" w:cs="Arial"/>
          <w:color w:val="000000" w:themeColor="text1"/>
          <w:w w:val="95"/>
        </w:rPr>
        <w:t xml:space="preserve"> </w:t>
      </w:r>
      <w:r w:rsidRPr="001421E2">
        <w:rPr>
          <w:rFonts w:ascii="Arial" w:hAnsi="Arial" w:cs="Arial"/>
          <w:color w:val="000000" w:themeColor="text1"/>
          <w:w w:val="95"/>
        </w:rPr>
        <w:t xml:space="preserve">of extracted flavonoids, a calibration curve </w:t>
      </w:r>
      <w:r w:rsidR="00203CB4">
        <w:rPr>
          <w:rFonts w:ascii="Arial" w:hAnsi="Arial" w:cs="Arial"/>
          <w:color w:val="000000" w:themeColor="text1"/>
          <w:w w:val="95"/>
        </w:rPr>
        <w:t xml:space="preserve">was established using </w:t>
      </w:r>
      <w:r w:rsidRPr="001421E2">
        <w:rPr>
          <w:rFonts w:ascii="Arial" w:hAnsi="Arial" w:cs="Arial"/>
          <w:color w:val="000000" w:themeColor="text1"/>
        </w:rPr>
        <w:t>chrysin</w:t>
      </w:r>
      <w:ins w:id="117" w:author="Bock, Clive" w:date="2022-06-20T13:00:00Z">
        <w:r w:rsidR="0004305F">
          <w:rPr>
            <w:rFonts w:ascii="Arial" w:hAnsi="Arial" w:cs="Arial"/>
            <w:color w:val="000000" w:themeColor="text1"/>
          </w:rPr>
          <w:t xml:space="preserve"> </w:t>
        </w:r>
      </w:ins>
      <w:r w:rsidR="00B33F58">
        <w:rPr>
          <w:rFonts w:ascii="Arial" w:hAnsi="Arial" w:cs="Arial"/>
          <w:color w:val="000000" w:themeColor="text1"/>
        </w:rPr>
        <w:t>(Merck, Dar</w:t>
      </w:r>
      <w:ins w:id="118" w:author="Anna Brugger" w:date="2022-07-26T19:34:00Z">
        <w:r w:rsidR="00B9747C">
          <w:rPr>
            <w:rFonts w:ascii="Arial" w:hAnsi="Arial" w:cs="Arial"/>
            <w:color w:val="000000" w:themeColor="text1"/>
          </w:rPr>
          <w:t>m</w:t>
        </w:r>
      </w:ins>
      <w:del w:id="119" w:author="Anna Brugger" w:date="2022-07-26T19:34:00Z">
        <w:r w:rsidR="00B33F58" w:rsidDel="00B9747C">
          <w:rPr>
            <w:rFonts w:ascii="Arial" w:hAnsi="Arial" w:cs="Arial"/>
            <w:color w:val="000000" w:themeColor="text1"/>
          </w:rPr>
          <w:delText>n</w:delText>
        </w:r>
      </w:del>
      <w:r w:rsidR="00B33F58">
        <w:rPr>
          <w:rFonts w:ascii="Arial" w:hAnsi="Arial" w:cs="Arial"/>
          <w:color w:val="000000" w:themeColor="text1"/>
        </w:rPr>
        <w:t>stadt, Germany)</w:t>
      </w:r>
      <w:del w:id="120" w:author="Bock, Clive" w:date="2022-06-20T13:00:00Z">
        <w:r w:rsidR="00B33F58" w:rsidDel="0004305F">
          <w:rPr>
            <w:rFonts w:ascii="Arial" w:hAnsi="Arial" w:cs="Arial"/>
            <w:color w:val="000000" w:themeColor="text1"/>
          </w:rPr>
          <w:delText xml:space="preserve"> </w:delText>
        </w:r>
      </w:del>
      <w:r w:rsidRPr="001421E2">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 xml:space="preserve">A stock solution with 0.1 mg/ml chrysin </w:t>
      </w:r>
      <w:r w:rsidR="004A706D">
        <w:rPr>
          <w:rFonts w:ascii="Arial" w:hAnsi="Arial" w:cs="Arial"/>
          <w:color w:val="000000" w:themeColor="text1"/>
        </w:rPr>
        <w:t xml:space="preserve">in methanol </w:t>
      </w:r>
      <w:r w:rsidRPr="001421E2">
        <w:rPr>
          <w:rFonts w:ascii="Arial" w:hAnsi="Arial" w:cs="Arial"/>
          <w:color w:val="000000" w:themeColor="text1"/>
        </w:rPr>
        <w:t xml:space="preserve">was prepared and aliquots of 0.25, 0.5, 1, 1.5, and 2 ml were </w:t>
      </w:r>
      <w:r w:rsidR="004A706D">
        <w:rPr>
          <w:rFonts w:ascii="Arial" w:hAnsi="Arial" w:cs="Arial"/>
          <w:color w:val="000000" w:themeColor="text1"/>
        </w:rPr>
        <w:t xml:space="preserve">each made up to 10 ml with methanol and </w:t>
      </w:r>
      <w:r w:rsidRPr="001421E2">
        <w:rPr>
          <w:rFonts w:ascii="Arial" w:hAnsi="Arial" w:cs="Arial"/>
          <w:color w:val="000000" w:themeColor="text1"/>
        </w:rPr>
        <w:t xml:space="preserve">used </w:t>
      </w:r>
      <w:del w:id="121" w:author="Bock, Clive" w:date="2022-06-20T13:01:00Z">
        <w:r w:rsidRPr="001421E2" w:rsidDel="0004305F">
          <w:rPr>
            <w:rFonts w:ascii="Arial" w:hAnsi="Arial" w:cs="Arial"/>
            <w:color w:val="000000" w:themeColor="text1"/>
          </w:rPr>
          <w:delText xml:space="preserve">for </w:delText>
        </w:r>
      </w:del>
      <w:ins w:id="122" w:author="Bock, Clive" w:date="2022-06-20T13:01:00Z">
        <w:r w:rsidR="0004305F">
          <w:rPr>
            <w:rFonts w:ascii="Arial" w:hAnsi="Arial" w:cs="Arial"/>
            <w:color w:val="000000" w:themeColor="text1"/>
          </w:rPr>
          <w:t>to develop</w:t>
        </w:r>
        <w:r w:rsidR="0004305F" w:rsidRPr="001421E2">
          <w:rPr>
            <w:rFonts w:ascii="Arial" w:hAnsi="Arial" w:cs="Arial"/>
            <w:color w:val="000000" w:themeColor="text1"/>
          </w:rPr>
          <w:t xml:space="preserve"> </w:t>
        </w:r>
      </w:ins>
      <w:r w:rsidRPr="001421E2">
        <w:rPr>
          <w:rFonts w:ascii="Arial" w:hAnsi="Arial" w:cs="Arial"/>
          <w:color w:val="000000" w:themeColor="text1"/>
        </w:rPr>
        <w:t>the calibration curve.</w:t>
      </w:r>
      <w:r w:rsidRPr="001421E2">
        <w:rPr>
          <w:rFonts w:ascii="Arial" w:hAnsi="Arial" w:cs="Arial"/>
          <w:color w:val="000000" w:themeColor="text1"/>
          <w:spacing w:val="33"/>
        </w:rPr>
        <w:t xml:space="preserve"> </w:t>
      </w:r>
      <w:del w:id="123" w:author="Bock, Clive" w:date="2022-06-20T13:01:00Z">
        <w:r w:rsidRPr="001421E2" w:rsidDel="0004305F">
          <w:rPr>
            <w:rFonts w:ascii="Arial" w:hAnsi="Arial" w:cs="Arial"/>
            <w:color w:val="000000" w:themeColor="text1"/>
          </w:rPr>
          <w:delText xml:space="preserve">The absorbance </w:delText>
        </w:r>
        <w:r w:rsidR="001C262D" w:rsidDel="0004305F">
          <w:rPr>
            <w:rFonts w:ascii="Arial" w:hAnsi="Arial" w:cs="Arial"/>
            <w:color w:val="000000" w:themeColor="text1"/>
          </w:rPr>
          <w:delText xml:space="preserve">obtained from each </w:delText>
        </w:r>
        <w:r w:rsidRPr="001421E2" w:rsidDel="0004305F">
          <w:rPr>
            <w:rFonts w:ascii="Arial" w:hAnsi="Arial" w:cs="Arial"/>
            <w:color w:val="000000" w:themeColor="text1"/>
            <w:w w:val="95"/>
          </w:rPr>
          <w:delText xml:space="preserve">of the aliquots was plotted against the concentration to establish the calibration curve. </w:delText>
        </w:r>
      </w:del>
      <w:r w:rsidR="00BD190F">
        <w:rPr>
          <w:rFonts w:ascii="Arial" w:hAnsi="Arial" w:cs="Arial"/>
          <w:color w:val="000000" w:themeColor="text1"/>
        </w:rPr>
        <w:t xml:space="preserve">There were 12 replicate </w:t>
      </w:r>
      <w:r w:rsidR="00BD190F" w:rsidRPr="001421E2">
        <w:rPr>
          <w:rFonts w:ascii="Arial" w:hAnsi="Arial" w:cs="Arial"/>
          <w:color w:val="000000" w:themeColor="text1"/>
        </w:rPr>
        <w:t>samples</w:t>
      </w:r>
      <w:r w:rsidR="00BD190F">
        <w:rPr>
          <w:rFonts w:ascii="Arial" w:hAnsi="Arial" w:cs="Arial"/>
          <w:color w:val="000000" w:themeColor="text1"/>
        </w:rPr>
        <w:t xml:space="preserve"> </w:t>
      </w:r>
      <w:r w:rsidR="00BD190F" w:rsidRPr="001421E2">
        <w:rPr>
          <w:rFonts w:ascii="Arial" w:hAnsi="Arial" w:cs="Arial"/>
          <w:color w:val="000000" w:themeColor="text1"/>
        </w:rPr>
        <w:t>tested</w:t>
      </w:r>
      <w:r w:rsidR="00BD190F">
        <w:rPr>
          <w:rFonts w:ascii="Arial" w:hAnsi="Arial" w:cs="Arial"/>
          <w:color w:val="000000" w:themeColor="text1"/>
        </w:rPr>
        <w:t xml:space="preserve"> for each symptom class</w:t>
      </w:r>
      <w:r w:rsidR="00BD190F" w:rsidRPr="001421E2">
        <w:rPr>
          <w:rFonts w:ascii="Arial" w:hAnsi="Arial" w:cs="Arial"/>
          <w:color w:val="000000" w:themeColor="text1"/>
        </w:rPr>
        <w:t>.</w:t>
      </w:r>
      <w:r w:rsidRPr="001421E2">
        <w:rPr>
          <w:rFonts w:ascii="Arial" w:hAnsi="Arial" w:cs="Arial"/>
          <w:color w:val="000000" w:themeColor="text1"/>
          <w:spacing w:val="11"/>
        </w:rPr>
        <w:t xml:space="preserve"> </w:t>
      </w:r>
      <w:r w:rsidRPr="001421E2">
        <w:rPr>
          <w:rFonts w:ascii="Arial" w:hAnsi="Arial" w:cs="Arial"/>
          <w:color w:val="000000" w:themeColor="text1"/>
        </w:rPr>
        <w:t>Each</w:t>
      </w:r>
      <w:r w:rsidRPr="001421E2">
        <w:rPr>
          <w:rFonts w:ascii="Arial" w:hAnsi="Arial" w:cs="Arial"/>
          <w:color w:val="000000" w:themeColor="text1"/>
          <w:spacing w:val="-13"/>
        </w:rPr>
        <w:t xml:space="preserve"> </w:t>
      </w:r>
      <w:r w:rsidRPr="001421E2">
        <w:rPr>
          <w:rFonts w:ascii="Arial" w:hAnsi="Arial" w:cs="Arial"/>
          <w:color w:val="000000" w:themeColor="text1"/>
        </w:rPr>
        <w:t>sample</w:t>
      </w:r>
      <w:r w:rsidRPr="001421E2">
        <w:rPr>
          <w:rFonts w:ascii="Arial" w:hAnsi="Arial" w:cs="Arial"/>
          <w:color w:val="000000" w:themeColor="text1"/>
          <w:spacing w:val="-13"/>
        </w:rPr>
        <w:t xml:space="preserve"> </w:t>
      </w:r>
      <w:r w:rsidRPr="001421E2">
        <w:rPr>
          <w:rFonts w:ascii="Arial" w:hAnsi="Arial" w:cs="Arial"/>
          <w:color w:val="000000" w:themeColor="text1"/>
        </w:rPr>
        <w:t>consisted</w:t>
      </w:r>
      <w:r w:rsidRPr="001421E2">
        <w:rPr>
          <w:rFonts w:ascii="Arial" w:hAnsi="Arial" w:cs="Arial"/>
          <w:color w:val="000000" w:themeColor="text1"/>
          <w:spacing w:val="-13"/>
        </w:rPr>
        <w:t xml:space="preserve"> </w:t>
      </w:r>
      <w:r w:rsidRPr="001421E2">
        <w:rPr>
          <w:rFonts w:ascii="Arial" w:hAnsi="Arial" w:cs="Arial"/>
          <w:color w:val="000000" w:themeColor="text1"/>
        </w:rPr>
        <w:t>of</w:t>
      </w:r>
      <w:r w:rsidRPr="001421E2">
        <w:rPr>
          <w:rFonts w:ascii="Arial" w:hAnsi="Arial" w:cs="Arial"/>
          <w:color w:val="000000" w:themeColor="text1"/>
          <w:spacing w:val="-13"/>
        </w:rPr>
        <w:t xml:space="preserve"> </w:t>
      </w:r>
      <w:r w:rsidRPr="001421E2">
        <w:rPr>
          <w:rFonts w:ascii="Arial" w:hAnsi="Arial" w:cs="Arial"/>
          <w:color w:val="000000" w:themeColor="text1"/>
        </w:rPr>
        <w:t>one</w:t>
      </w:r>
      <w:r w:rsidRPr="001421E2">
        <w:rPr>
          <w:rFonts w:ascii="Arial" w:hAnsi="Arial" w:cs="Arial"/>
          <w:color w:val="000000" w:themeColor="text1"/>
          <w:spacing w:val="-13"/>
        </w:rPr>
        <w:t xml:space="preserve"> </w:t>
      </w:r>
      <w:r w:rsidRPr="001421E2">
        <w:rPr>
          <w:rFonts w:ascii="Arial" w:hAnsi="Arial" w:cs="Arial"/>
          <w:color w:val="000000" w:themeColor="text1"/>
        </w:rPr>
        <w:t>sugar</w:t>
      </w:r>
      <w:r w:rsidRPr="001421E2">
        <w:rPr>
          <w:rFonts w:ascii="Arial" w:hAnsi="Arial" w:cs="Arial"/>
          <w:color w:val="000000" w:themeColor="text1"/>
          <w:spacing w:val="-13"/>
        </w:rPr>
        <w:t xml:space="preserve"> </w:t>
      </w:r>
      <w:r w:rsidRPr="001421E2">
        <w:rPr>
          <w:rFonts w:ascii="Arial" w:hAnsi="Arial" w:cs="Arial"/>
          <w:color w:val="000000" w:themeColor="text1"/>
        </w:rPr>
        <w:t>beet leaf from an individual plant.</w:t>
      </w:r>
    </w:p>
    <w:p w14:paraId="31D0389C" w14:textId="0C6C33BD" w:rsidR="00315ADE" w:rsidRPr="001421E2" w:rsidRDefault="00315ADE" w:rsidP="00F81C5B">
      <w:pPr>
        <w:spacing w:line="480" w:lineRule="auto"/>
        <w:ind w:firstLine="708"/>
        <w:jc w:val="both"/>
        <w:rPr>
          <w:rFonts w:ascii="Arial" w:hAnsi="Arial" w:cs="Arial"/>
          <w:color w:val="000000" w:themeColor="text1"/>
        </w:rPr>
      </w:pPr>
      <w:r>
        <w:rPr>
          <w:rFonts w:ascii="Arial" w:hAnsi="Arial" w:cs="Arial"/>
          <w:color w:val="000000" w:themeColor="text1"/>
        </w:rPr>
        <w:t xml:space="preserve">The statistical analysis of the data was performed with </w:t>
      </w:r>
      <w:proofErr w:type="spellStart"/>
      <w:r>
        <w:rPr>
          <w:rFonts w:ascii="Arial" w:hAnsi="Arial" w:cs="Arial"/>
          <w:color w:val="000000" w:themeColor="text1"/>
        </w:rPr>
        <w:t>SigmaPlot</w:t>
      </w:r>
      <w:proofErr w:type="spellEnd"/>
      <w:r>
        <w:rPr>
          <w:rFonts w:ascii="Arial" w:hAnsi="Arial" w:cs="Arial"/>
          <w:color w:val="000000" w:themeColor="text1"/>
        </w:rPr>
        <w:t xml:space="preserve"> 13.0 (</w:t>
      </w:r>
      <w:proofErr w:type="spellStart"/>
      <w:r>
        <w:rPr>
          <w:rFonts w:ascii="Arial" w:hAnsi="Arial" w:cs="Arial"/>
          <w:color w:val="000000" w:themeColor="text1"/>
        </w:rPr>
        <w:t>Systat</w:t>
      </w:r>
      <w:proofErr w:type="spellEnd"/>
      <w:r>
        <w:rPr>
          <w:rFonts w:ascii="Arial" w:hAnsi="Arial" w:cs="Arial"/>
          <w:color w:val="000000" w:themeColor="text1"/>
        </w:rPr>
        <w:t xml:space="preserve"> Software Inc., Chicago, United States of America)</w:t>
      </w:r>
      <w:ins w:id="124" w:author="Anna Brugger" w:date="2022-07-26T20:43:00Z">
        <w:r w:rsidR="00C31FE8">
          <w:rPr>
            <w:rFonts w:ascii="Arial" w:hAnsi="Arial" w:cs="Arial"/>
            <w:color w:val="000000" w:themeColor="text1"/>
          </w:rPr>
          <w:t xml:space="preserve"> with </w:t>
        </w:r>
      </w:ins>
      <w:ins w:id="125" w:author="Anna Brugger" w:date="2022-07-26T20:46:00Z">
        <w:r w:rsidR="00C31FE8">
          <w:rPr>
            <w:rFonts w:ascii="Arial" w:hAnsi="Arial" w:cs="Arial"/>
            <w:color w:val="000000" w:themeColor="text1"/>
          </w:rPr>
          <w:t xml:space="preserve">the four </w:t>
        </w:r>
      </w:ins>
      <w:ins w:id="126" w:author="Anna Brugger" w:date="2022-07-26T20:44:00Z">
        <w:r w:rsidR="00C31FE8">
          <w:rPr>
            <w:rFonts w:ascii="Arial" w:hAnsi="Arial" w:cs="Arial"/>
            <w:color w:val="000000" w:themeColor="text1"/>
          </w:rPr>
          <w:t xml:space="preserve">symptom classes of CLS and BR serving as independent variables and chlorophyll, </w:t>
        </w:r>
        <w:proofErr w:type="gramStart"/>
        <w:r w:rsidR="00C31FE8">
          <w:rPr>
            <w:rFonts w:ascii="Arial" w:hAnsi="Arial" w:cs="Arial"/>
            <w:color w:val="000000" w:themeColor="text1"/>
          </w:rPr>
          <w:t>carotenoid</w:t>
        </w:r>
        <w:proofErr w:type="gramEnd"/>
        <w:r w:rsidR="00C31FE8">
          <w:rPr>
            <w:rFonts w:ascii="Arial" w:hAnsi="Arial" w:cs="Arial"/>
            <w:color w:val="000000" w:themeColor="text1"/>
          </w:rPr>
          <w:t xml:space="preserve"> and flavonoid</w:t>
        </w:r>
      </w:ins>
      <w:ins w:id="127" w:author="Anna Brugger" w:date="2022-07-26T20:47:00Z">
        <w:r w:rsidR="00C31FE8">
          <w:rPr>
            <w:rFonts w:ascii="Arial" w:hAnsi="Arial" w:cs="Arial"/>
            <w:color w:val="000000" w:themeColor="text1"/>
          </w:rPr>
          <w:t xml:space="preserve"> content</w:t>
        </w:r>
      </w:ins>
      <w:ins w:id="128" w:author="Anna Brugger" w:date="2022-07-26T20:44:00Z">
        <w:r w:rsidR="00C31FE8">
          <w:rPr>
            <w:rFonts w:ascii="Arial" w:hAnsi="Arial" w:cs="Arial"/>
            <w:color w:val="000000" w:themeColor="text1"/>
          </w:rPr>
          <w:t xml:space="preserve"> </w:t>
        </w:r>
      </w:ins>
      <w:ins w:id="129" w:author="Anna Brugger" w:date="2022-07-26T20:45:00Z">
        <w:r w:rsidR="00C31FE8">
          <w:rPr>
            <w:rFonts w:ascii="Arial" w:hAnsi="Arial" w:cs="Arial"/>
            <w:color w:val="000000" w:themeColor="text1"/>
          </w:rPr>
          <w:t>as dependent variables.</w:t>
        </w:r>
      </w:ins>
      <w:del w:id="130" w:author="Anna Brugger" w:date="2022-07-26T20:43:00Z">
        <w:r w:rsidDel="00C31FE8">
          <w:rPr>
            <w:rFonts w:ascii="Arial" w:hAnsi="Arial" w:cs="Arial"/>
            <w:color w:val="000000" w:themeColor="text1"/>
          </w:rPr>
          <w:delText>.</w:delText>
        </w:r>
      </w:del>
      <w:r>
        <w:rPr>
          <w:rFonts w:ascii="Arial" w:hAnsi="Arial" w:cs="Arial"/>
          <w:color w:val="000000" w:themeColor="text1"/>
        </w:rPr>
        <w:t xml:space="preserve"> </w:t>
      </w:r>
      <w:r w:rsidR="00142EDF" w:rsidRPr="00142EDF">
        <w:rPr>
          <w:rFonts w:ascii="Arial" w:hAnsi="Arial" w:cs="Arial"/>
          <w:color w:val="000000" w:themeColor="text1"/>
        </w:rPr>
        <w:t>The normal distribution of the data was tested with the non-parametric Kolmogorov-Smirnov test, using a distribution p ≤ 0.05.</w:t>
      </w:r>
      <w:r w:rsidR="00D04FBD">
        <w:rPr>
          <w:rFonts w:ascii="Arial" w:hAnsi="Arial" w:cs="Arial"/>
          <w:color w:val="000000" w:themeColor="text1"/>
        </w:rPr>
        <w:t xml:space="preserve"> </w:t>
      </w:r>
      <w:r w:rsidR="00D04FBD" w:rsidRPr="00D04FBD">
        <w:rPr>
          <w:rFonts w:ascii="Arial" w:hAnsi="Arial" w:cs="Arial"/>
          <w:color w:val="000000" w:themeColor="text1"/>
        </w:rPr>
        <w:t xml:space="preserve">After ensuring the </w:t>
      </w:r>
      <w:ins w:id="131" w:author="Bock, Clive" w:date="2022-06-20T13:02:00Z">
        <w:r w:rsidR="00501F2D">
          <w:rPr>
            <w:rFonts w:ascii="Arial" w:hAnsi="Arial" w:cs="Arial"/>
            <w:color w:val="000000" w:themeColor="text1"/>
          </w:rPr>
          <w:t xml:space="preserve">data were </w:t>
        </w:r>
      </w:ins>
      <w:r w:rsidR="00D04FBD" w:rsidRPr="00D04FBD">
        <w:rPr>
          <w:rFonts w:ascii="Arial" w:hAnsi="Arial" w:cs="Arial"/>
          <w:color w:val="000000" w:themeColor="text1"/>
        </w:rPr>
        <w:t>normal</w:t>
      </w:r>
      <w:ins w:id="132" w:author="Bock, Clive" w:date="2022-06-20T13:02:00Z">
        <w:r w:rsidR="00501F2D">
          <w:rPr>
            <w:rFonts w:ascii="Arial" w:hAnsi="Arial" w:cs="Arial"/>
            <w:color w:val="000000" w:themeColor="text1"/>
          </w:rPr>
          <w:t>ly</w:t>
        </w:r>
      </w:ins>
      <w:r w:rsidR="00D04FBD" w:rsidRPr="00D04FBD">
        <w:rPr>
          <w:rFonts w:ascii="Arial" w:hAnsi="Arial" w:cs="Arial"/>
          <w:color w:val="000000" w:themeColor="text1"/>
        </w:rPr>
        <w:t xml:space="preserve"> distribut</w:t>
      </w:r>
      <w:ins w:id="133" w:author="Bock, Clive" w:date="2022-06-20T13:02:00Z">
        <w:r w:rsidR="00501F2D">
          <w:rPr>
            <w:rFonts w:ascii="Arial" w:hAnsi="Arial" w:cs="Arial"/>
            <w:color w:val="000000" w:themeColor="text1"/>
          </w:rPr>
          <w:t>ed</w:t>
        </w:r>
      </w:ins>
      <w:del w:id="134" w:author="Bock, Clive" w:date="2022-06-20T13:02:00Z">
        <w:r w:rsidR="00D04FBD" w:rsidRPr="00D04FBD" w:rsidDel="00501F2D">
          <w:rPr>
            <w:rFonts w:ascii="Arial" w:hAnsi="Arial" w:cs="Arial"/>
            <w:color w:val="000000" w:themeColor="text1"/>
          </w:rPr>
          <w:delText>ion of the data</w:delText>
        </w:r>
      </w:del>
      <w:r w:rsidR="00D04FBD" w:rsidRPr="00D04FBD">
        <w:rPr>
          <w:rFonts w:ascii="Arial" w:hAnsi="Arial" w:cs="Arial"/>
          <w:color w:val="000000" w:themeColor="text1"/>
        </w:rPr>
        <w:t xml:space="preserve">, </w:t>
      </w:r>
      <w:ins w:id="135" w:author="Clive Bock" w:date="2022-07-27T10:53:00Z">
        <w:r w:rsidR="00B52720">
          <w:rPr>
            <w:rFonts w:ascii="Arial" w:hAnsi="Arial" w:cs="Arial"/>
            <w:color w:val="000000" w:themeColor="text1"/>
          </w:rPr>
          <w:t xml:space="preserve">a </w:t>
        </w:r>
      </w:ins>
      <w:ins w:id="136" w:author="Anna Brugger" w:date="2022-07-26T20:15:00Z">
        <w:del w:id="137" w:author="Clive Bock" w:date="2022-07-27T10:53:00Z">
          <w:r w:rsidR="00BF7E42" w:rsidDel="00B52720">
            <w:rPr>
              <w:rFonts w:ascii="Arial" w:hAnsi="Arial" w:cs="Arial"/>
              <w:color w:val="000000" w:themeColor="text1"/>
            </w:rPr>
            <w:delText>the</w:delText>
          </w:r>
        </w:del>
      </w:ins>
      <w:ins w:id="138" w:author="Clive Bock" w:date="2022-07-27T10:53:00Z">
        <w:r w:rsidR="00B52720">
          <w:rPr>
            <w:rFonts w:ascii="Arial" w:hAnsi="Arial" w:cs="Arial"/>
            <w:color w:val="000000" w:themeColor="text1"/>
          </w:rPr>
          <w:t>one-way</w:t>
        </w:r>
      </w:ins>
      <w:ins w:id="139" w:author="Anna Brugger" w:date="2022-07-26T20:15:00Z">
        <w:r w:rsidR="00BF7E42">
          <w:rPr>
            <w:rFonts w:ascii="Arial" w:hAnsi="Arial" w:cs="Arial"/>
            <w:color w:val="000000" w:themeColor="text1"/>
          </w:rPr>
          <w:t xml:space="preserve"> analysis of variance </w:t>
        </w:r>
        <w:del w:id="140" w:author="Clive Bock" w:date="2022-07-27T10:53:00Z">
          <w:r w:rsidR="00BF7E42" w:rsidDel="00B52720">
            <w:rPr>
              <w:rFonts w:ascii="Arial" w:hAnsi="Arial" w:cs="Arial"/>
              <w:color w:val="000000" w:themeColor="text1"/>
            </w:rPr>
            <w:delText>was done wit</w:delText>
          </w:r>
        </w:del>
      </w:ins>
      <w:ins w:id="141" w:author="Anna Brugger" w:date="2022-07-26T20:16:00Z">
        <w:del w:id="142" w:author="Clive Bock" w:date="2022-07-27T10:53:00Z">
          <w:r w:rsidR="00BF7E42" w:rsidDel="00B52720">
            <w:rPr>
              <w:rFonts w:ascii="Arial" w:hAnsi="Arial" w:cs="Arial"/>
              <w:color w:val="000000" w:themeColor="text1"/>
            </w:rPr>
            <w:delText>h</w:delText>
          </w:r>
        </w:del>
      </w:ins>
      <w:ins w:id="143" w:author="Anna Brugger" w:date="2022-07-26T20:15:00Z">
        <w:del w:id="144" w:author="Clive Bock" w:date="2022-07-27T10:53:00Z">
          <w:r w:rsidR="00BF7E42" w:rsidDel="00B52720">
            <w:rPr>
              <w:rFonts w:ascii="Arial" w:hAnsi="Arial" w:cs="Arial"/>
              <w:color w:val="000000" w:themeColor="text1"/>
            </w:rPr>
            <w:delText xml:space="preserve"> </w:delText>
          </w:r>
        </w:del>
      </w:ins>
      <w:ins w:id="145" w:author="Anna Brugger" w:date="2022-07-26T20:54:00Z">
        <w:del w:id="146" w:author="Clive Bock" w:date="2022-07-27T10:53:00Z">
          <w:r w:rsidR="005C0689" w:rsidDel="00B52720">
            <w:rPr>
              <w:rFonts w:ascii="Arial" w:hAnsi="Arial" w:cs="Arial"/>
              <w:color w:val="000000" w:themeColor="text1"/>
            </w:rPr>
            <w:delText xml:space="preserve">a one-way analysis of variance </w:delText>
          </w:r>
        </w:del>
        <w:r w:rsidR="005C0689">
          <w:rPr>
            <w:rFonts w:ascii="Arial" w:hAnsi="Arial" w:cs="Arial"/>
            <w:color w:val="000000" w:themeColor="text1"/>
          </w:rPr>
          <w:t>(</w:t>
        </w:r>
      </w:ins>
      <w:ins w:id="147" w:author="Anna Brugger" w:date="2022-07-26T20:15:00Z">
        <w:r w:rsidR="00BF7E42">
          <w:rPr>
            <w:rFonts w:ascii="Arial" w:hAnsi="Arial" w:cs="Arial"/>
            <w:color w:val="000000" w:themeColor="text1"/>
          </w:rPr>
          <w:t>A</w:t>
        </w:r>
      </w:ins>
      <w:ins w:id="148" w:author="Anna Brugger" w:date="2022-07-26T20:16:00Z">
        <w:r w:rsidR="00BF7E42">
          <w:rPr>
            <w:rFonts w:ascii="Arial" w:hAnsi="Arial" w:cs="Arial"/>
            <w:color w:val="000000" w:themeColor="text1"/>
          </w:rPr>
          <w:t>NOVA</w:t>
        </w:r>
      </w:ins>
      <w:ins w:id="149" w:author="Anna Brugger" w:date="2022-07-26T22:59:00Z">
        <w:r w:rsidR="005F691C">
          <w:rPr>
            <w:rFonts w:ascii="Arial" w:hAnsi="Arial" w:cs="Arial"/>
            <w:color w:val="000000" w:themeColor="text1"/>
          </w:rPr>
          <w:t>)</w:t>
        </w:r>
      </w:ins>
      <w:ins w:id="150" w:author="Anna Brugger" w:date="2022-07-26T20:16:00Z">
        <w:r w:rsidR="00BF7E42">
          <w:rPr>
            <w:rFonts w:ascii="Arial" w:hAnsi="Arial" w:cs="Arial"/>
            <w:color w:val="000000" w:themeColor="text1"/>
          </w:rPr>
          <w:t xml:space="preserve"> </w:t>
        </w:r>
      </w:ins>
      <w:ins w:id="151" w:author="Clive Bock" w:date="2022-07-27T10:53:00Z">
        <w:r w:rsidR="00B52720">
          <w:rPr>
            <w:rFonts w:ascii="Arial" w:hAnsi="Arial" w:cs="Arial"/>
            <w:color w:val="000000" w:themeColor="text1"/>
          </w:rPr>
          <w:t xml:space="preserve">was performed with a post hoc </w:t>
        </w:r>
      </w:ins>
      <w:ins w:id="152" w:author="Anna Brugger" w:date="2022-07-26T20:16:00Z">
        <w:del w:id="153" w:author="Clive Bock" w:date="2022-07-27T10:54:00Z">
          <w:r w:rsidR="00BF7E42" w:rsidDel="00B52720">
            <w:rPr>
              <w:rFonts w:ascii="Arial" w:hAnsi="Arial" w:cs="Arial"/>
              <w:color w:val="000000" w:themeColor="text1"/>
            </w:rPr>
            <w:delText xml:space="preserve">including </w:delText>
          </w:r>
        </w:del>
      </w:ins>
      <w:del w:id="154" w:author="Clive Bock" w:date="2022-07-27T10:54:00Z">
        <w:r w:rsidR="00D04FBD" w:rsidRPr="00D04FBD" w:rsidDel="00B52720">
          <w:rPr>
            <w:rFonts w:ascii="Arial" w:hAnsi="Arial" w:cs="Arial"/>
            <w:color w:val="000000" w:themeColor="text1"/>
          </w:rPr>
          <w:delText xml:space="preserve">a </w:delText>
        </w:r>
      </w:del>
      <w:r w:rsidR="00D04FBD" w:rsidRPr="00D04FBD">
        <w:rPr>
          <w:rFonts w:ascii="Arial" w:hAnsi="Arial" w:cs="Arial"/>
          <w:color w:val="000000" w:themeColor="text1"/>
        </w:rPr>
        <w:t xml:space="preserve">Tukey's honestly significant difference (HSD) test </w:t>
      </w:r>
      <w:del w:id="155" w:author="Anna Brugger" w:date="2022-07-26T20:16:00Z">
        <w:r w:rsidR="00D04FBD" w:rsidRPr="00D04FBD" w:rsidDel="00BF7E42">
          <w:rPr>
            <w:rFonts w:ascii="Arial" w:hAnsi="Arial" w:cs="Arial"/>
            <w:color w:val="000000" w:themeColor="text1"/>
          </w:rPr>
          <w:delText xml:space="preserve">was performed </w:delText>
        </w:r>
      </w:del>
      <w:ins w:id="156" w:author="Bock, Clive" w:date="2022-06-20T13:02:00Z">
        <w:r w:rsidR="00501F2D">
          <w:rPr>
            <w:rFonts w:ascii="Arial" w:hAnsi="Arial" w:cs="Arial"/>
            <w:color w:val="000000" w:themeColor="text1"/>
          </w:rPr>
          <w:t xml:space="preserve">to determine </w:t>
        </w:r>
      </w:ins>
      <w:del w:id="157" w:author="Bock, Clive" w:date="2022-06-20T13:02:00Z">
        <w:r w:rsidR="00D04FBD" w:rsidRPr="00D04FBD" w:rsidDel="00501F2D">
          <w:rPr>
            <w:rFonts w:ascii="Arial" w:hAnsi="Arial" w:cs="Arial"/>
            <w:color w:val="000000" w:themeColor="text1"/>
          </w:rPr>
          <w:delText>so that</w:delText>
        </w:r>
      </w:del>
      <w:ins w:id="158" w:author="Bock, Clive" w:date="2022-06-20T13:02:00Z">
        <w:r w:rsidR="00501F2D">
          <w:rPr>
            <w:rFonts w:ascii="Arial" w:hAnsi="Arial" w:cs="Arial"/>
            <w:color w:val="000000" w:themeColor="text1"/>
          </w:rPr>
          <w:t>whether</w:t>
        </w:r>
      </w:ins>
      <w:r w:rsidR="00D04FBD" w:rsidRPr="00D04FBD">
        <w:rPr>
          <w:rFonts w:ascii="Arial" w:hAnsi="Arial" w:cs="Arial"/>
          <w:color w:val="000000" w:themeColor="text1"/>
        </w:rPr>
        <w:t xml:space="preserve"> </w:t>
      </w:r>
      <w:ins w:id="159" w:author="Bock, Clive" w:date="2022-06-20T13:02:00Z">
        <w:r w:rsidR="00501F2D">
          <w:rPr>
            <w:rFonts w:ascii="Arial" w:hAnsi="Arial" w:cs="Arial"/>
            <w:color w:val="000000" w:themeColor="text1"/>
          </w:rPr>
          <w:t xml:space="preserve">differences between </w:t>
        </w:r>
      </w:ins>
      <w:r w:rsidR="00D04FBD" w:rsidRPr="00D04FBD">
        <w:rPr>
          <w:rFonts w:ascii="Arial" w:hAnsi="Arial" w:cs="Arial"/>
          <w:color w:val="000000" w:themeColor="text1"/>
        </w:rPr>
        <w:t xml:space="preserve">means were </w:t>
      </w:r>
      <w:del w:id="160" w:author="Bock, Clive" w:date="2022-06-20T13:03:00Z">
        <w:r w:rsidR="00D04FBD" w:rsidRPr="00D04FBD" w:rsidDel="00501F2D">
          <w:rPr>
            <w:rFonts w:ascii="Arial" w:hAnsi="Arial" w:cs="Arial"/>
            <w:color w:val="000000" w:themeColor="text1"/>
          </w:rPr>
          <w:delText xml:space="preserve">identified that were </w:delText>
        </w:r>
      </w:del>
      <w:r w:rsidR="00D04FBD" w:rsidRPr="00D04FBD">
        <w:rPr>
          <w:rFonts w:ascii="Arial" w:hAnsi="Arial" w:cs="Arial"/>
          <w:color w:val="000000" w:themeColor="text1"/>
        </w:rPr>
        <w:t>significantly different</w:t>
      </w:r>
      <w:ins w:id="161" w:author="Bock, Clive" w:date="2022-06-20T13:03:00Z">
        <w:r w:rsidR="00501F2D">
          <w:rPr>
            <w:rFonts w:ascii="Arial" w:hAnsi="Arial" w:cs="Arial"/>
            <w:color w:val="000000" w:themeColor="text1"/>
          </w:rPr>
          <w:t xml:space="preserve"> </w:t>
        </w:r>
      </w:ins>
      <w:del w:id="162" w:author="Bock, Clive" w:date="2022-06-20T13:03:00Z">
        <w:r w:rsidR="00D04FBD" w:rsidRPr="00D04FBD" w:rsidDel="00501F2D">
          <w:rPr>
            <w:rFonts w:ascii="Arial" w:hAnsi="Arial" w:cs="Arial"/>
            <w:color w:val="000000" w:themeColor="text1"/>
          </w:rPr>
          <w:delText>.</w:delText>
        </w:r>
        <w:r w:rsidR="00D04FBD" w:rsidDel="00501F2D">
          <w:rPr>
            <w:rFonts w:ascii="Arial" w:hAnsi="Arial" w:cs="Arial"/>
            <w:color w:val="000000" w:themeColor="text1"/>
          </w:rPr>
          <w:delText xml:space="preserve"> </w:delText>
        </w:r>
        <w:r w:rsidR="00D04FBD" w:rsidRPr="00D04FBD" w:rsidDel="00501F2D">
          <w:rPr>
            <w:rFonts w:ascii="Arial" w:hAnsi="Arial" w:cs="Arial"/>
            <w:color w:val="000000" w:themeColor="text1"/>
          </w:rPr>
          <w:delText xml:space="preserve">The significance level </w:delText>
        </w:r>
      </w:del>
      <w:ins w:id="163" w:author="Bock, Clive" w:date="2022-06-20T13:03:00Z">
        <w:r w:rsidR="00501F2D">
          <w:rPr>
            <w:rFonts w:ascii="Arial" w:hAnsi="Arial" w:cs="Arial"/>
            <w:color w:val="000000" w:themeColor="text1"/>
          </w:rPr>
          <w:t>(</w:t>
        </w:r>
      </w:ins>
      <w:r w:rsidR="00D04FBD" w:rsidRPr="00D04FBD">
        <w:rPr>
          <w:rFonts w:ascii="Arial" w:hAnsi="Arial" w:cs="Arial"/>
          <w:color w:val="000000" w:themeColor="text1"/>
        </w:rPr>
        <w:t>α</w:t>
      </w:r>
      <w:del w:id="164" w:author="Bock, Clive" w:date="2022-06-20T13:03:00Z">
        <w:r w:rsidR="00D04FBD" w:rsidRPr="00D04FBD" w:rsidDel="00397E23">
          <w:rPr>
            <w:rFonts w:ascii="Arial" w:hAnsi="Arial" w:cs="Arial"/>
            <w:color w:val="000000" w:themeColor="text1"/>
          </w:rPr>
          <w:delText>≤</w:delText>
        </w:r>
      </w:del>
      <w:ins w:id="165" w:author="Bock, Clive" w:date="2022-06-20T13:03:00Z">
        <w:r w:rsidR="00397E23">
          <w:rPr>
            <w:rFonts w:ascii="Arial" w:hAnsi="Arial" w:cs="Arial"/>
            <w:color w:val="000000" w:themeColor="text1"/>
          </w:rPr>
          <w:t xml:space="preserve"> = </w:t>
        </w:r>
      </w:ins>
      <w:r w:rsidR="00D04FBD" w:rsidRPr="00D04FBD">
        <w:rPr>
          <w:rFonts w:ascii="Arial" w:hAnsi="Arial" w:cs="Arial"/>
          <w:color w:val="000000" w:themeColor="text1"/>
        </w:rPr>
        <w:t>0.05</w:t>
      </w:r>
      <w:ins w:id="166" w:author="Bock, Clive" w:date="2022-06-20T13:03:00Z">
        <w:r w:rsidR="00501F2D">
          <w:rPr>
            <w:rFonts w:ascii="Arial" w:hAnsi="Arial" w:cs="Arial"/>
            <w:color w:val="000000" w:themeColor="text1"/>
          </w:rPr>
          <w:t>)</w:t>
        </w:r>
      </w:ins>
      <w:ins w:id="167" w:author="Clive Bock" w:date="2022-07-27T10:54:00Z">
        <w:r w:rsidR="00B52720">
          <w:rPr>
            <w:rFonts w:ascii="Arial" w:hAnsi="Arial" w:cs="Arial"/>
            <w:color w:val="000000" w:themeColor="text1"/>
          </w:rPr>
          <w:t>.</w:t>
        </w:r>
      </w:ins>
      <w:del w:id="168" w:author="Clive Bock" w:date="2022-07-27T10:54:00Z">
        <w:r w:rsidR="00D04FBD" w:rsidRPr="00D04FBD" w:rsidDel="00B52720">
          <w:rPr>
            <w:rFonts w:ascii="Arial" w:hAnsi="Arial" w:cs="Arial"/>
            <w:color w:val="000000" w:themeColor="text1"/>
          </w:rPr>
          <w:delText xml:space="preserve"> was used.</w:delText>
        </w:r>
      </w:del>
      <w:ins w:id="169" w:author="Anna Brugger" w:date="2022-07-26T20:17:00Z">
        <w:del w:id="170" w:author="Clive Bock" w:date="2022-07-27T10:54:00Z">
          <w:r w:rsidR="00BF7E42" w:rsidDel="00B52720">
            <w:rPr>
              <w:rFonts w:ascii="Arial" w:hAnsi="Arial" w:cs="Arial"/>
              <w:color w:val="000000" w:themeColor="text1"/>
            </w:rPr>
            <w:delText xml:space="preserve"> </w:delText>
          </w:r>
        </w:del>
      </w:ins>
      <w:del w:id="171" w:author="Clive Bock" w:date="2022-07-27T10:54:00Z">
        <w:r w:rsidR="00D04FBD" w:rsidRPr="00D04FBD" w:rsidDel="00B52720">
          <w:rPr>
            <w:rFonts w:ascii="Arial" w:hAnsi="Arial" w:cs="Arial"/>
            <w:color w:val="000000" w:themeColor="text1"/>
          </w:rPr>
          <w:delText xml:space="preserve"> </w:delText>
        </w:r>
        <w:r w:rsidR="00142EDF" w:rsidRPr="00142EDF" w:rsidDel="00B52720">
          <w:rPr>
            <w:rFonts w:ascii="Arial" w:hAnsi="Arial" w:cs="Arial"/>
            <w:color w:val="000000" w:themeColor="text1"/>
          </w:rPr>
          <w:delText xml:space="preserve"> </w:delText>
        </w:r>
      </w:del>
      <w:ins w:id="172" w:author="Anna Brugger" w:date="2022-07-26T20:17:00Z">
        <w:del w:id="173" w:author="Clive Bock" w:date="2022-07-27T10:54:00Z">
          <w:r w:rsidR="00BF7E42" w:rsidRPr="00BF7E42" w:rsidDel="00B52720">
            <w:rPr>
              <w:rFonts w:ascii="Arial" w:hAnsi="Arial" w:cs="Arial"/>
              <w:color w:val="000000" w:themeColor="text1"/>
            </w:rPr>
            <w:delText>Significant differences were indicated with the letters a, b, c</w:delText>
          </w:r>
          <w:r w:rsidR="00BF7E42" w:rsidDel="00B52720">
            <w:rPr>
              <w:rFonts w:ascii="Arial" w:hAnsi="Arial" w:cs="Arial"/>
              <w:color w:val="000000" w:themeColor="text1"/>
            </w:rPr>
            <w:delText>, d</w:delText>
          </w:r>
          <w:r w:rsidR="00BF7E42" w:rsidRPr="00BF7E42" w:rsidDel="00B52720">
            <w:rPr>
              <w:rFonts w:ascii="Arial" w:hAnsi="Arial" w:cs="Arial"/>
              <w:color w:val="000000" w:themeColor="text1"/>
            </w:rPr>
            <w:delText xml:space="preserve"> in </w:delText>
          </w:r>
          <w:r w:rsidR="00BF7E42" w:rsidDel="00B52720">
            <w:rPr>
              <w:rFonts w:ascii="Arial" w:hAnsi="Arial" w:cs="Arial"/>
              <w:color w:val="000000" w:themeColor="text1"/>
            </w:rPr>
            <w:delText>Fig</w:delText>
          </w:r>
        </w:del>
      </w:ins>
      <w:ins w:id="174" w:author="Anna Brugger" w:date="2022-07-26T23:00:00Z">
        <w:del w:id="175" w:author="Clive Bock" w:date="2022-07-27T10:54:00Z">
          <w:r w:rsidR="005F691C" w:rsidDel="00B52720">
            <w:rPr>
              <w:rFonts w:ascii="Arial" w:hAnsi="Arial" w:cs="Arial"/>
              <w:color w:val="000000" w:themeColor="text1"/>
            </w:rPr>
            <w:delText>.</w:delText>
          </w:r>
        </w:del>
      </w:ins>
      <w:ins w:id="176" w:author="Anna Brugger" w:date="2022-07-26T20:17:00Z">
        <w:del w:id="177" w:author="Clive Bock" w:date="2022-07-27T10:54:00Z">
          <w:r w:rsidR="00BF7E42" w:rsidDel="00B52720">
            <w:rPr>
              <w:rFonts w:ascii="Arial" w:hAnsi="Arial" w:cs="Arial"/>
              <w:color w:val="000000" w:themeColor="text1"/>
            </w:rPr>
            <w:delText xml:space="preserve"> 2.</w:delText>
          </w:r>
        </w:del>
      </w:ins>
      <w:r>
        <w:rPr>
          <w:rFonts w:ascii="Arial" w:hAnsi="Arial" w:cs="Arial"/>
          <w:color w:val="000000" w:themeColor="text1"/>
        </w:rPr>
        <w:t xml:space="preserve">  </w:t>
      </w:r>
    </w:p>
    <w:p w14:paraId="682788DB" w14:textId="7230508E"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05"/>
        </w:rPr>
        <w:t>Extraction</w:t>
      </w:r>
      <w:r w:rsidRPr="00F81C5B">
        <w:rPr>
          <w:rFonts w:ascii="Arial" w:hAnsi="Arial" w:cs="Arial"/>
          <w:b/>
          <w:bCs/>
          <w:color w:val="000000" w:themeColor="text1"/>
          <w:spacing w:val="47"/>
          <w:w w:val="105"/>
        </w:rPr>
        <w:t xml:space="preserve"> </w:t>
      </w:r>
      <w:r w:rsidRPr="00F81C5B">
        <w:rPr>
          <w:rFonts w:ascii="Arial" w:hAnsi="Arial" w:cs="Arial"/>
          <w:b/>
          <w:bCs/>
          <w:color w:val="000000" w:themeColor="text1"/>
          <w:w w:val="105"/>
        </w:rPr>
        <w:t>and</w:t>
      </w:r>
      <w:r w:rsidRPr="00F81C5B">
        <w:rPr>
          <w:rFonts w:ascii="Arial" w:hAnsi="Arial" w:cs="Arial"/>
          <w:b/>
          <w:bCs/>
          <w:color w:val="000000" w:themeColor="text1"/>
          <w:spacing w:val="49"/>
          <w:w w:val="105"/>
        </w:rPr>
        <w:t xml:space="preserve"> </w:t>
      </w:r>
      <w:r w:rsidRPr="00F81C5B">
        <w:rPr>
          <w:rFonts w:ascii="Arial" w:hAnsi="Arial" w:cs="Arial"/>
          <w:b/>
          <w:bCs/>
          <w:color w:val="000000" w:themeColor="text1"/>
          <w:w w:val="105"/>
        </w:rPr>
        <w:t>identification</w:t>
      </w:r>
      <w:r w:rsidRPr="00F81C5B">
        <w:rPr>
          <w:rFonts w:ascii="Arial" w:hAnsi="Arial" w:cs="Arial"/>
          <w:b/>
          <w:bCs/>
          <w:color w:val="000000" w:themeColor="text1"/>
          <w:spacing w:val="48"/>
          <w:w w:val="105"/>
        </w:rPr>
        <w:t xml:space="preserve"> </w:t>
      </w:r>
      <w:r w:rsidRPr="00F81C5B">
        <w:rPr>
          <w:rFonts w:ascii="Arial" w:hAnsi="Arial" w:cs="Arial"/>
          <w:b/>
          <w:bCs/>
          <w:color w:val="000000" w:themeColor="text1"/>
          <w:w w:val="105"/>
        </w:rPr>
        <w:t>of</w:t>
      </w:r>
      <w:r w:rsidRPr="00F81C5B">
        <w:rPr>
          <w:rFonts w:ascii="Arial" w:hAnsi="Arial" w:cs="Arial"/>
          <w:b/>
          <w:bCs/>
          <w:color w:val="000000" w:themeColor="text1"/>
          <w:spacing w:val="49"/>
          <w:w w:val="105"/>
        </w:rPr>
        <w:t xml:space="preserve"> </w:t>
      </w:r>
      <w:r w:rsidRPr="00F81C5B">
        <w:rPr>
          <w:rFonts w:ascii="Arial" w:hAnsi="Arial" w:cs="Arial"/>
          <w:b/>
          <w:bCs/>
          <w:color w:val="000000" w:themeColor="text1"/>
          <w:spacing w:val="-2"/>
          <w:w w:val="105"/>
        </w:rPr>
        <w:t>phenols</w:t>
      </w:r>
      <w:r w:rsidR="0093501B">
        <w:rPr>
          <w:rFonts w:ascii="Arial" w:hAnsi="Arial" w:cs="Arial"/>
          <w:b/>
          <w:bCs/>
          <w:color w:val="000000" w:themeColor="text1"/>
          <w:spacing w:val="-2"/>
          <w:w w:val="105"/>
        </w:rPr>
        <w:t xml:space="preserve"> by </w:t>
      </w:r>
      <w:r w:rsidR="0093501B" w:rsidRPr="00D20D83">
        <w:rPr>
          <w:rFonts w:ascii="Arial" w:hAnsi="Arial" w:cs="Arial"/>
          <w:b/>
          <w:bCs/>
          <w:color w:val="000000" w:themeColor="text1"/>
          <w:w w:val="105"/>
        </w:rPr>
        <w:t>HPLC</w:t>
      </w:r>
      <w:r w:rsidR="00782ECD">
        <w:rPr>
          <w:rFonts w:ascii="Arial" w:hAnsi="Arial" w:cs="Arial"/>
          <w:b/>
          <w:bCs/>
          <w:color w:val="000000" w:themeColor="text1"/>
          <w:w w:val="105"/>
        </w:rPr>
        <w:t>-MS</w:t>
      </w:r>
      <w:r w:rsidR="00B33F58">
        <w:rPr>
          <w:rFonts w:ascii="Arial" w:hAnsi="Arial" w:cs="Arial"/>
          <w:b/>
          <w:bCs/>
          <w:color w:val="000000" w:themeColor="text1"/>
          <w:w w:val="105"/>
        </w:rPr>
        <w:t>.</w:t>
      </w:r>
      <w:ins w:id="178" w:author="Bock, Clive" w:date="2022-06-20T13:04:00Z">
        <w:r w:rsidR="008D689E">
          <w:rPr>
            <w:rFonts w:ascii="Arial" w:hAnsi="Arial" w:cs="Arial"/>
            <w:b/>
            <w:bCs/>
            <w:color w:val="000000" w:themeColor="text1"/>
            <w:w w:val="105"/>
          </w:rPr>
          <w:t xml:space="preserve"> </w:t>
        </w:r>
      </w:ins>
      <w:r w:rsidRPr="001421E2">
        <w:rPr>
          <w:rFonts w:ascii="Arial" w:hAnsi="Arial" w:cs="Arial"/>
          <w:color w:val="000000" w:themeColor="text1"/>
        </w:rPr>
        <w:t>Phenolic</w:t>
      </w:r>
      <w:r w:rsidRPr="001421E2">
        <w:rPr>
          <w:rFonts w:ascii="Arial" w:hAnsi="Arial" w:cs="Arial"/>
          <w:color w:val="000000" w:themeColor="text1"/>
          <w:spacing w:val="-15"/>
        </w:rPr>
        <w:t xml:space="preserve"> </w:t>
      </w:r>
      <w:r w:rsidRPr="001421E2">
        <w:rPr>
          <w:rFonts w:ascii="Arial" w:hAnsi="Arial" w:cs="Arial"/>
          <w:color w:val="000000" w:themeColor="text1"/>
        </w:rPr>
        <w:t>compounds</w:t>
      </w:r>
      <w:r w:rsidRPr="001421E2">
        <w:rPr>
          <w:rFonts w:ascii="Arial" w:hAnsi="Arial" w:cs="Arial"/>
          <w:color w:val="000000" w:themeColor="text1"/>
          <w:spacing w:val="-15"/>
        </w:rPr>
        <w:t xml:space="preserve"> </w:t>
      </w:r>
      <w:r w:rsidRPr="001421E2">
        <w:rPr>
          <w:rFonts w:ascii="Arial" w:hAnsi="Arial" w:cs="Arial"/>
          <w:color w:val="000000" w:themeColor="text1"/>
        </w:rPr>
        <w:t>were</w:t>
      </w:r>
      <w:r w:rsidRPr="001421E2">
        <w:rPr>
          <w:rFonts w:ascii="Arial" w:hAnsi="Arial" w:cs="Arial"/>
          <w:color w:val="000000" w:themeColor="text1"/>
          <w:spacing w:val="-15"/>
        </w:rPr>
        <w:t xml:space="preserve"> </w:t>
      </w:r>
      <w:r w:rsidRPr="001421E2">
        <w:rPr>
          <w:rFonts w:ascii="Arial" w:hAnsi="Arial" w:cs="Arial"/>
          <w:color w:val="000000" w:themeColor="text1"/>
        </w:rPr>
        <w:t>extracted</w:t>
      </w:r>
      <w:r w:rsidRPr="001421E2">
        <w:rPr>
          <w:rFonts w:ascii="Arial" w:hAnsi="Arial" w:cs="Arial"/>
          <w:color w:val="000000" w:themeColor="text1"/>
          <w:spacing w:val="-15"/>
        </w:rPr>
        <w:t xml:space="preserve"> </w:t>
      </w:r>
      <w:r w:rsidRPr="001421E2">
        <w:rPr>
          <w:rFonts w:ascii="Arial" w:hAnsi="Arial" w:cs="Arial"/>
          <w:color w:val="000000" w:themeColor="text1"/>
        </w:rPr>
        <w:t>according</w:t>
      </w:r>
      <w:r w:rsidRPr="001421E2">
        <w:rPr>
          <w:rFonts w:ascii="Arial" w:hAnsi="Arial" w:cs="Arial"/>
          <w:color w:val="000000" w:themeColor="text1"/>
          <w:spacing w:val="-15"/>
        </w:rPr>
        <w:t xml:space="preserve"> </w:t>
      </w:r>
      <w:r w:rsidRPr="001421E2">
        <w:rPr>
          <w:rFonts w:ascii="Arial" w:hAnsi="Arial" w:cs="Arial"/>
          <w:color w:val="000000" w:themeColor="text1"/>
        </w:rPr>
        <w:t>to</w:t>
      </w:r>
      <w:r w:rsidRPr="001421E2">
        <w:rPr>
          <w:rFonts w:ascii="Arial" w:hAnsi="Arial" w:cs="Arial"/>
          <w:color w:val="000000" w:themeColor="text1"/>
          <w:spacing w:val="-15"/>
        </w:rPr>
        <w:t xml:space="preserve"> </w:t>
      </w:r>
      <w:hyperlink w:anchor="_bookmark65" w:history="1">
        <w:r w:rsidRPr="001421E2">
          <w:rPr>
            <w:rFonts w:ascii="Arial" w:hAnsi="Arial" w:cs="Arial"/>
            <w:color w:val="000000" w:themeColor="text1"/>
          </w:rPr>
          <w:t>Schmidt</w:t>
        </w:r>
        <w:r w:rsidRPr="001421E2">
          <w:rPr>
            <w:rFonts w:ascii="Arial" w:hAnsi="Arial" w:cs="Arial"/>
            <w:color w:val="000000" w:themeColor="text1"/>
            <w:spacing w:val="-15"/>
          </w:rPr>
          <w:t xml:space="preserve"> </w:t>
        </w:r>
        <w:r w:rsidRPr="001421E2">
          <w:rPr>
            <w:rFonts w:ascii="Arial" w:hAnsi="Arial" w:cs="Arial"/>
            <w:color w:val="000000" w:themeColor="text1"/>
          </w:rPr>
          <w:t>et</w:t>
        </w:r>
        <w:r w:rsidRPr="001421E2">
          <w:rPr>
            <w:rFonts w:ascii="Arial" w:hAnsi="Arial" w:cs="Arial"/>
            <w:color w:val="000000" w:themeColor="text1"/>
            <w:spacing w:val="-15"/>
          </w:rPr>
          <w:t xml:space="preserve"> </w:t>
        </w:r>
        <w:r w:rsidRPr="001421E2">
          <w:rPr>
            <w:rFonts w:ascii="Arial" w:hAnsi="Arial" w:cs="Arial"/>
            <w:color w:val="000000" w:themeColor="text1"/>
          </w:rPr>
          <w:t>al.</w:t>
        </w:r>
        <w:r w:rsidRPr="001421E2">
          <w:rPr>
            <w:rFonts w:ascii="Arial" w:hAnsi="Arial" w:cs="Arial"/>
            <w:color w:val="000000" w:themeColor="text1"/>
            <w:spacing w:val="-15"/>
          </w:rPr>
          <w:t xml:space="preserve"> </w:t>
        </w:r>
      </w:hyperlink>
      <w:hyperlink w:anchor="_bookmark65" w:history="1">
        <w:r w:rsidRPr="001421E2">
          <w:rPr>
            <w:rFonts w:ascii="Arial" w:hAnsi="Arial" w:cs="Arial"/>
            <w:color w:val="000000" w:themeColor="text1"/>
          </w:rPr>
          <w:t>(2010)</w:t>
        </w:r>
        <w:r w:rsidRPr="001421E2">
          <w:rPr>
            <w:rFonts w:ascii="Arial" w:hAnsi="Arial" w:cs="Arial"/>
            <w:color w:val="000000" w:themeColor="text1"/>
            <w:spacing w:val="-15"/>
          </w:rPr>
          <w:t xml:space="preserve"> </w:t>
        </w:r>
      </w:hyperlink>
      <w:r w:rsidRPr="001421E2">
        <w:rPr>
          <w:rFonts w:ascii="Arial" w:hAnsi="Arial" w:cs="Arial"/>
          <w:color w:val="000000" w:themeColor="text1"/>
        </w:rPr>
        <w:t>with</w:t>
      </w:r>
      <w:r w:rsidRPr="001421E2">
        <w:rPr>
          <w:rFonts w:ascii="Arial" w:hAnsi="Arial" w:cs="Arial"/>
          <w:color w:val="000000" w:themeColor="text1"/>
          <w:spacing w:val="-15"/>
        </w:rPr>
        <w:t xml:space="preserve"> </w:t>
      </w:r>
      <w:r w:rsidR="003718C9">
        <w:rPr>
          <w:rFonts w:ascii="Arial" w:hAnsi="Arial" w:cs="Arial"/>
          <w:color w:val="000000" w:themeColor="text1"/>
          <w:spacing w:val="-15"/>
        </w:rPr>
        <w:t xml:space="preserve">the </w:t>
      </w:r>
      <w:r w:rsidRPr="001421E2">
        <w:rPr>
          <w:rFonts w:ascii="Arial" w:hAnsi="Arial" w:cs="Arial"/>
          <w:color w:val="000000" w:themeColor="text1"/>
        </w:rPr>
        <w:t xml:space="preserve">modifications </w:t>
      </w:r>
      <w:r w:rsidR="003718C9">
        <w:rPr>
          <w:rFonts w:ascii="Arial" w:hAnsi="Arial" w:cs="Arial"/>
          <w:color w:val="000000" w:themeColor="text1"/>
        </w:rPr>
        <w:t>described by</w:t>
      </w:r>
      <w:r w:rsidR="003718C9" w:rsidRPr="001421E2">
        <w:rPr>
          <w:rFonts w:ascii="Arial" w:hAnsi="Arial" w:cs="Arial"/>
          <w:color w:val="000000" w:themeColor="text1"/>
          <w:spacing w:val="-7"/>
        </w:rPr>
        <w:t xml:space="preserve"> </w:t>
      </w:r>
      <w:hyperlink w:anchor="_bookmark64" w:history="1">
        <w:proofErr w:type="spellStart"/>
        <w:r w:rsidRPr="001421E2">
          <w:rPr>
            <w:rFonts w:ascii="Arial" w:hAnsi="Arial" w:cs="Arial"/>
            <w:color w:val="000000" w:themeColor="text1"/>
          </w:rPr>
          <w:t>Santin</w:t>
        </w:r>
        <w:proofErr w:type="spellEnd"/>
        <w:r w:rsidRPr="001421E2">
          <w:rPr>
            <w:rFonts w:ascii="Arial" w:hAnsi="Arial" w:cs="Arial"/>
            <w:color w:val="000000" w:themeColor="text1"/>
            <w:spacing w:val="-7"/>
          </w:rPr>
          <w:t xml:space="preserve"> </w:t>
        </w:r>
        <w:r w:rsidRPr="001421E2">
          <w:rPr>
            <w:rFonts w:ascii="Arial" w:hAnsi="Arial" w:cs="Arial"/>
            <w:color w:val="000000" w:themeColor="text1"/>
          </w:rPr>
          <w:t>et</w:t>
        </w:r>
        <w:r w:rsidRPr="001421E2">
          <w:rPr>
            <w:rFonts w:ascii="Arial" w:hAnsi="Arial" w:cs="Arial"/>
            <w:color w:val="000000" w:themeColor="text1"/>
            <w:spacing w:val="-7"/>
          </w:rPr>
          <w:t xml:space="preserve"> </w:t>
        </w:r>
        <w:r w:rsidRPr="001421E2">
          <w:rPr>
            <w:rFonts w:ascii="Arial" w:hAnsi="Arial" w:cs="Arial"/>
            <w:color w:val="000000" w:themeColor="text1"/>
          </w:rPr>
          <w:t>al.</w:t>
        </w:r>
      </w:hyperlink>
      <w:r w:rsidRPr="001421E2">
        <w:rPr>
          <w:rFonts w:ascii="Arial" w:hAnsi="Arial" w:cs="Arial"/>
          <w:color w:val="000000" w:themeColor="text1"/>
          <w:spacing w:val="-7"/>
        </w:rPr>
        <w:t xml:space="preserve"> </w:t>
      </w:r>
      <w:hyperlink w:anchor="_bookmark64" w:history="1">
        <w:r w:rsidRPr="001421E2">
          <w:rPr>
            <w:rFonts w:ascii="Arial" w:hAnsi="Arial" w:cs="Arial"/>
            <w:color w:val="000000" w:themeColor="text1"/>
          </w:rPr>
          <w:t>(2018).</w:t>
        </w:r>
      </w:hyperlink>
      <w:r w:rsidRPr="001421E2">
        <w:rPr>
          <w:rFonts w:ascii="Arial" w:hAnsi="Arial" w:cs="Arial"/>
          <w:color w:val="000000" w:themeColor="text1"/>
          <w:spacing w:val="24"/>
        </w:rPr>
        <w:t xml:space="preserve"> </w:t>
      </w:r>
      <w:r w:rsidR="003718C9">
        <w:rPr>
          <w:rFonts w:ascii="Arial" w:hAnsi="Arial" w:cs="Arial"/>
          <w:color w:val="000000" w:themeColor="text1"/>
        </w:rPr>
        <w:t>I</w:t>
      </w:r>
      <w:r w:rsidRPr="001421E2">
        <w:rPr>
          <w:rFonts w:ascii="Arial" w:hAnsi="Arial" w:cs="Arial"/>
          <w:color w:val="000000" w:themeColor="text1"/>
        </w:rPr>
        <w:t>noculated</w:t>
      </w:r>
      <w:r w:rsidRPr="001421E2">
        <w:rPr>
          <w:rFonts w:ascii="Arial" w:hAnsi="Arial" w:cs="Arial"/>
          <w:color w:val="000000" w:themeColor="text1"/>
          <w:spacing w:val="-7"/>
        </w:rPr>
        <w:t xml:space="preserve"> </w:t>
      </w:r>
      <w:r w:rsidRPr="001421E2">
        <w:rPr>
          <w:rFonts w:ascii="Arial" w:hAnsi="Arial" w:cs="Arial"/>
          <w:color w:val="000000" w:themeColor="text1"/>
        </w:rPr>
        <w:t>and</w:t>
      </w:r>
      <w:r w:rsidRPr="001421E2">
        <w:rPr>
          <w:rFonts w:ascii="Arial" w:hAnsi="Arial" w:cs="Arial"/>
          <w:color w:val="000000" w:themeColor="text1"/>
          <w:spacing w:val="-7"/>
        </w:rPr>
        <w:t xml:space="preserve"> </w:t>
      </w:r>
      <w:r w:rsidRPr="001421E2">
        <w:rPr>
          <w:rFonts w:ascii="Arial" w:hAnsi="Arial" w:cs="Arial"/>
          <w:color w:val="000000" w:themeColor="text1"/>
        </w:rPr>
        <w:t xml:space="preserve">non-inoculated </w:t>
      </w:r>
      <w:r w:rsidRPr="001421E2">
        <w:rPr>
          <w:rFonts w:ascii="Arial" w:hAnsi="Arial" w:cs="Arial"/>
          <w:color w:val="000000" w:themeColor="text1"/>
          <w:spacing w:val="-2"/>
        </w:rPr>
        <w:t>sugar</w:t>
      </w:r>
      <w:r w:rsidRPr="001421E2">
        <w:rPr>
          <w:rFonts w:ascii="Arial" w:hAnsi="Arial" w:cs="Arial"/>
          <w:color w:val="000000" w:themeColor="text1"/>
          <w:spacing w:val="20"/>
        </w:rPr>
        <w:t xml:space="preserve"> </w:t>
      </w:r>
      <w:r w:rsidRPr="001421E2">
        <w:rPr>
          <w:rFonts w:ascii="Arial" w:hAnsi="Arial" w:cs="Arial"/>
          <w:color w:val="000000" w:themeColor="text1"/>
          <w:spacing w:val="-2"/>
        </w:rPr>
        <w:t>beet</w:t>
      </w:r>
      <w:r w:rsidRPr="001421E2">
        <w:rPr>
          <w:rFonts w:ascii="Arial" w:hAnsi="Arial" w:cs="Arial"/>
          <w:color w:val="000000" w:themeColor="text1"/>
          <w:spacing w:val="20"/>
        </w:rPr>
        <w:t xml:space="preserve"> </w:t>
      </w:r>
      <w:r w:rsidRPr="001421E2">
        <w:rPr>
          <w:rFonts w:ascii="Arial" w:hAnsi="Arial" w:cs="Arial"/>
          <w:color w:val="000000" w:themeColor="text1"/>
          <w:spacing w:val="-2"/>
        </w:rPr>
        <w:t>leaves</w:t>
      </w:r>
      <w:r w:rsidRPr="001421E2">
        <w:rPr>
          <w:rFonts w:ascii="Arial" w:hAnsi="Arial" w:cs="Arial"/>
          <w:color w:val="000000" w:themeColor="text1"/>
          <w:spacing w:val="21"/>
        </w:rPr>
        <w:t xml:space="preserve"> </w:t>
      </w:r>
      <w:r w:rsidRPr="001421E2">
        <w:rPr>
          <w:rFonts w:ascii="Arial" w:hAnsi="Arial" w:cs="Arial"/>
          <w:color w:val="000000" w:themeColor="text1"/>
          <w:spacing w:val="-2"/>
        </w:rPr>
        <w:t>were</w:t>
      </w:r>
      <w:r w:rsidRPr="001421E2">
        <w:rPr>
          <w:rFonts w:ascii="Arial" w:hAnsi="Arial" w:cs="Arial"/>
          <w:color w:val="000000" w:themeColor="text1"/>
          <w:spacing w:val="20"/>
        </w:rPr>
        <w:t xml:space="preserve"> </w:t>
      </w:r>
      <w:r w:rsidRPr="001421E2">
        <w:rPr>
          <w:rFonts w:ascii="Arial" w:hAnsi="Arial" w:cs="Arial"/>
          <w:color w:val="000000" w:themeColor="text1"/>
          <w:spacing w:val="-2"/>
        </w:rPr>
        <w:t>collected</w:t>
      </w:r>
      <w:r w:rsidRPr="001421E2">
        <w:rPr>
          <w:rFonts w:ascii="Arial" w:hAnsi="Arial" w:cs="Arial"/>
          <w:color w:val="000000" w:themeColor="text1"/>
          <w:spacing w:val="21"/>
        </w:rPr>
        <w:t xml:space="preserve"> </w:t>
      </w:r>
      <w:r w:rsidRPr="001421E2">
        <w:rPr>
          <w:rFonts w:ascii="Arial" w:hAnsi="Arial" w:cs="Arial"/>
          <w:color w:val="000000" w:themeColor="text1"/>
          <w:spacing w:val="-2"/>
        </w:rPr>
        <w:t>at</w:t>
      </w:r>
      <w:r w:rsidRPr="001421E2">
        <w:rPr>
          <w:rFonts w:ascii="Arial" w:hAnsi="Arial" w:cs="Arial"/>
          <w:color w:val="000000" w:themeColor="text1"/>
          <w:spacing w:val="20"/>
        </w:rPr>
        <w:t xml:space="preserve"> </w:t>
      </w:r>
      <w:r w:rsidR="003718C9">
        <w:rPr>
          <w:rFonts w:ascii="Arial" w:hAnsi="Arial" w:cs="Arial"/>
          <w:color w:val="000000" w:themeColor="text1"/>
          <w:spacing w:val="20"/>
        </w:rPr>
        <w:t xml:space="preserve">the </w:t>
      </w:r>
      <w:r w:rsidRPr="001421E2">
        <w:rPr>
          <w:rFonts w:ascii="Arial" w:hAnsi="Arial" w:cs="Arial"/>
          <w:color w:val="000000" w:themeColor="text1"/>
          <w:spacing w:val="-2"/>
        </w:rPr>
        <w:t>different</w:t>
      </w:r>
      <w:r w:rsidRPr="001421E2">
        <w:rPr>
          <w:rFonts w:ascii="Arial" w:hAnsi="Arial" w:cs="Arial"/>
          <w:color w:val="000000" w:themeColor="text1"/>
          <w:spacing w:val="20"/>
        </w:rPr>
        <w:t xml:space="preserve"> </w:t>
      </w:r>
      <w:r w:rsidRPr="001421E2">
        <w:rPr>
          <w:rFonts w:ascii="Arial" w:hAnsi="Arial" w:cs="Arial"/>
          <w:color w:val="000000" w:themeColor="text1"/>
          <w:spacing w:val="-2"/>
        </w:rPr>
        <w:t>symptom</w:t>
      </w:r>
      <w:r w:rsidRPr="001421E2">
        <w:rPr>
          <w:rFonts w:ascii="Arial" w:hAnsi="Arial" w:cs="Arial"/>
          <w:color w:val="000000" w:themeColor="text1"/>
          <w:spacing w:val="21"/>
        </w:rPr>
        <w:t xml:space="preserve"> </w:t>
      </w:r>
      <w:r w:rsidRPr="001421E2">
        <w:rPr>
          <w:rFonts w:ascii="Arial" w:hAnsi="Arial" w:cs="Arial"/>
          <w:color w:val="000000" w:themeColor="text1"/>
          <w:spacing w:val="-2"/>
        </w:rPr>
        <w:t>stages,</w:t>
      </w:r>
      <w:r w:rsidRPr="001421E2">
        <w:rPr>
          <w:rFonts w:ascii="Arial" w:hAnsi="Arial" w:cs="Arial"/>
          <w:color w:val="000000" w:themeColor="text1"/>
          <w:spacing w:val="27"/>
        </w:rPr>
        <w:t xml:space="preserve"> </w:t>
      </w:r>
      <w:r w:rsidRPr="001421E2">
        <w:rPr>
          <w:rFonts w:ascii="Arial" w:hAnsi="Arial" w:cs="Arial"/>
          <w:color w:val="000000" w:themeColor="text1"/>
          <w:spacing w:val="-2"/>
        </w:rPr>
        <w:t>and</w:t>
      </w:r>
      <w:r w:rsidRPr="001421E2">
        <w:rPr>
          <w:rFonts w:ascii="Arial" w:hAnsi="Arial" w:cs="Arial"/>
          <w:color w:val="000000" w:themeColor="text1"/>
          <w:spacing w:val="20"/>
        </w:rPr>
        <w:t xml:space="preserve"> </w:t>
      </w:r>
      <w:r w:rsidR="003718C9">
        <w:rPr>
          <w:rFonts w:ascii="Arial" w:hAnsi="Arial" w:cs="Arial"/>
          <w:color w:val="000000" w:themeColor="text1"/>
          <w:spacing w:val="20"/>
        </w:rPr>
        <w:t xml:space="preserve">immediately </w:t>
      </w:r>
      <w:r w:rsidR="003718C9">
        <w:rPr>
          <w:rFonts w:ascii="Arial" w:hAnsi="Arial" w:cs="Arial"/>
          <w:color w:val="000000" w:themeColor="text1"/>
          <w:spacing w:val="-2"/>
        </w:rPr>
        <w:t>placed</w:t>
      </w:r>
      <w:r w:rsidRPr="001421E2">
        <w:rPr>
          <w:rFonts w:ascii="Arial" w:hAnsi="Arial" w:cs="Arial"/>
          <w:color w:val="000000" w:themeColor="text1"/>
          <w:spacing w:val="21"/>
        </w:rPr>
        <w:t xml:space="preserve"> </w:t>
      </w:r>
      <w:r w:rsidRPr="001421E2">
        <w:rPr>
          <w:rFonts w:ascii="Arial" w:hAnsi="Arial" w:cs="Arial"/>
          <w:color w:val="000000" w:themeColor="text1"/>
          <w:spacing w:val="-2"/>
        </w:rPr>
        <w:t>in</w:t>
      </w:r>
      <w:r w:rsidRPr="001421E2">
        <w:rPr>
          <w:rFonts w:ascii="Arial" w:hAnsi="Arial" w:cs="Arial"/>
          <w:color w:val="000000" w:themeColor="text1"/>
          <w:spacing w:val="20"/>
        </w:rPr>
        <w:t xml:space="preserve"> </w:t>
      </w:r>
      <w:r w:rsidRPr="001421E2">
        <w:rPr>
          <w:rFonts w:ascii="Arial" w:hAnsi="Arial" w:cs="Arial"/>
          <w:color w:val="000000" w:themeColor="text1"/>
          <w:spacing w:val="-2"/>
        </w:rPr>
        <w:t>the</w:t>
      </w:r>
      <w:r w:rsidRPr="001421E2">
        <w:rPr>
          <w:rFonts w:ascii="Arial" w:hAnsi="Arial" w:cs="Arial"/>
          <w:color w:val="000000" w:themeColor="text1"/>
          <w:spacing w:val="20"/>
        </w:rPr>
        <w:t xml:space="preserve"> </w:t>
      </w:r>
      <w:r w:rsidRPr="001421E2">
        <w:rPr>
          <w:rFonts w:ascii="Arial" w:hAnsi="Arial" w:cs="Arial"/>
          <w:color w:val="000000" w:themeColor="text1"/>
          <w:spacing w:val="-2"/>
        </w:rPr>
        <w:t>freezer</w:t>
      </w:r>
      <w:r w:rsidRPr="001421E2">
        <w:rPr>
          <w:rFonts w:ascii="Arial" w:hAnsi="Arial" w:cs="Arial"/>
          <w:color w:val="000000" w:themeColor="text1"/>
          <w:spacing w:val="21"/>
        </w:rPr>
        <w:t xml:space="preserve"> </w:t>
      </w:r>
      <w:r w:rsidRPr="001421E2">
        <w:rPr>
          <w:rFonts w:ascii="Arial" w:hAnsi="Arial" w:cs="Arial"/>
          <w:color w:val="000000" w:themeColor="text1"/>
          <w:spacing w:val="-5"/>
        </w:rPr>
        <w:t>(-</w:t>
      </w:r>
      <w:r w:rsidRPr="001421E2">
        <w:rPr>
          <w:rFonts w:ascii="Arial" w:hAnsi="Arial" w:cs="Arial"/>
          <w:color w:val="000000" w:themeColor="text1"/>
        </w:rPr>
        <w:t>20</w:t>
      </w:r>
      <w:r w:rsidRPr="001421E2">
        <w:rPr>
          <w:rFonts w:ascii="Arial" w:hAnsi="Arial" w:cs="Arial"/>
          <w:color w:val="000000" w:themeColor="text1"/>
          <w:spacing w:val="-15"/>
        </w:rPr>
        <w:t xml:space="preserve"> </w:t>
      </w:r>
      <w:r w:rsidRPr="001421E2">
        <w:rPr>
          <w:rFonts w:ascii="Arial" w:hAnsi="Arial" w:cs="Arial"/>
          <w:i/>
          <w:color w:val="000000" w:themeColor="text1"/>
          <w:vertAlign w:val="superscript"/>
        </w:rPr>
        <w:t>◦</w:t>
      </w:r>
      <w:r w:rsidRPr="001421E2">
        <w:rPr>
          <w:rFonts w:ascii="Arial" w:hAnsi="Arial" w:cs="Arial"/>
          <w:color w:val="000000" w:themeColor="text1"/>
        </w:rPr>
        <w:t>C)</w:t>
      </w:r>
      <w:r w:rsidR="003718C9">
        <w:rPr>
          <w:rFonts w:ascii="Arial" w:hAnsi="Arial" w:cs="Arial"/>
          <w:color w:val="000000" w:themeColor="text1"/>
        </w:rPr>
        <w:t xml:space="preserve"> until further processing</w:t>
      </w:r>
      <w:r w:rsidRPr="001421E2">
        <w:rPr>
          <w:rFonts w:ascii="Arial" w:hAnsi="Arial" w:cs="Arial"/>
          <w:color w:val="000000" w:themeColor="text1"/>
        </w:rPr>
        <w:t>.</w:t>
      </w:r>
      <w:r w:rsidRPr="001421E2">
        <w:rPr>
          <w:rFonts w:ascii="Arial" w:hAnsi="Arial" w:cs="Arial"/>
          <w:color w:val="000000" w:themeColor="text1"/>
          <w:spacing w:val="-15"/>
        </w:rPr>
        <w:t xml:space="preserve"> </w:t>
      </w:r>
      <w:r w:rsidR="003718C9">
        <w:rPr>
          <w:rFonts w:ascii="Arial" w:hAnsi="Arial" w:cs="Arial"/>
          <w:color w:val="000000" w:themeColor="text1"/>
        </w:rPr>
        <w:t>Each</w:t>
      </w:r>
      <w:r w:rsidR="003718C9" w:rsidRPr="001421E2">
        <w:rPr>
          <w:rFonts w:ascii="Arial" w:hAnsi="Arial" w:cs="Arial"/>
          <w:color w:val="000000" w:themeColor="text1"/>
          <w:spacing w:val="-15"/>
        </w:rPr>
        <w:t xml:space="preserve"> </w:t>
      </w:r>
      <w:r w:rsidRPr="001421E2">
        <w:rPr>
          <w:rFonts w:ascii="Arial" w:hAnsi="Arial" w:cs="Arial"/>
          <w:color w:val="000000" w:themeColor="text1"/>
        </w:rPr>
        <w:t>frozen</w:t>
      </w:r>
      <w:r w:rsidRPr="001421E2">
        <w:rPr>
          <w:rFonts w:ascii="Arial" w:hAnsi="Arial" w:cs="Arial"/>
          <w:color w:val="000000" w:themeColor="text1"/>
          <w:spacing w:val="-15"/>
        </w:rPr>
        <w:t xml:space="preserve"> </w:t>
      </w:r>
      <w:r w:rsidRPr="001421E2">
        <w:rPr>
          <w:rFonts w:ascii="Arial" w:hAnsi="Arial" w:cs="Arial"/>
          <w:color w:val="000000" w:themeColor="text1"/>
        </w:rPr>
        <w:t>sample</w:t>
      </w:r>
      <w:r w:rsidRPr="001421E2">
        <w:rPr>
          <w:rFonts w:ascii="Arial" w:hAnsi="Arial" w:cs="Arial"/>
          <w:color w:val="000000" w:themeColor="text1"/>
          <w:spacing w:val="-15"/>
        </w:rPr>
        <w:t xml:space="preserve"> </w:t>
      </w:r>
      <w:r w:rsidRPr="001421E2">
        <w:rPr>
          <w:rFonts w:ascii="Arial" w:hAnsi="Arial" w:cs="Arial"/>
          <w:color w:val="000000" w:themeColor="text1"/>
        </w:rPr>
        <w:t>w</w:t>
      </w:r>
      <w:r w:rsidR="003718C9">
        <w:rPr>
          <w:rFonts w:ascii="Arial" w:hAnsi="Arial" w:cs="Arial"/>
          <w:color w:val="000000" w:themeColor="text1"/>
        </w:rPr>
        <w:t>as</w:t>
      </w:r>
      <w:r w:rsidRPr="001421E2">
        <w:rPr>
          <w:rFonts w:ascii="Arial" w:hAnsi="Arial" w:cs="Arial"/>
          <w:color w:val="000000" w:themeColor="text1"/>
          <w:spacing w:val="-15"/>
        </w:rPr>
        <w:t xml:space="preserve"> </w:t>
      </w:r>
      <w:r w:rsidR="002604F9">
        <w:rPr>
          <w:rFonts w:ascii="Arial" w:hAnsi="Arial" w:cs="Arial"/>
          <w:color w:val="000000" w:themeColor="text1"/>
          <w:spacing w:val="-15"/>
        </w:rPr>
        <w:t xml:space="preserve">first </w:t>
      </w:r>
      <w:r w:rsidRPr="001421E2">
        <w:rPr>
          <w:rFonts w:ascii="Arial" w:hAnsi="Arial" w:cs="Arial"/>
          <w:color w:val="000000" w:themeColor="text1"/>
        </w:rPr>
        <w:t>lyophilized</w:t>
      </w:r>
      <w:r w:rsidR="002604F9">
        <w:rPr>
          <w:rFonts w:ascii="Arial" w:hAnsi="Arial" w:cs="Arial"/>
          <w:color w:val="000000" w:themeColor="text1"/>
        </w:rPr>
        <w:t>,</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002604F9">
        <w:rPr>
          <w:rFonts w:ascii="Arial" w:hAnsi="Arial" w:cs="Arial"/>
          <w:color w:val="000000" w:themeColor="text1"/>
          <w:spacing w:val="-15"/>
        </w:rPr>
        <w:t xml:space="preserve">then </w:t>
      </w:r>
      <w:r w:rsidRPr="001421E2">
        <w:rPr>
          <w:rFonts w:ascii="Arial" w:hAnsi="Arial" w:cs="Arial"/>
          <w:color w:val="000000" w:themeColor="text1"/>
        </w:rPr>
        <w:t>ground</w:t>
      </w:r>
      <w:r w:rsidR="003718C9">
        <w:rPr>
          <w:rFonts w:ascii="Arial" w:hAnsi="Arial" w:cs="Arial"/>
          <w:color w:val="000000" w:themeColor="text1"/>
        </w:rPr>
        <w:t xml:space="preserve"> as described above.</w:t>
      </w:r>
      <w:r w:rsidRPr="001421E2">
        <w:rPr>
          <w:rFonts w:ascii="Arial" w:hAnsi="Arial" w:cs="Arial"/>
          <w:color w:val="000000" w:themeColor="text1"/>
          <w:spacing w:val="-15"/>
        </w:rPr>
        <w:t xml:space="preserve"> </w:t>
      </w:r>
      <w:r w:rsidR="003718C9">
        <w:rPr>
          <w:rFonts w:ascii="Arial" w:hAnsi="Arial" w:cs="Arial"/>
          <w:color w:val="000000" w:themeColor="text1"/>
        </w:rPr>
        <w:t xml:space="preserve">A </w:t>
      </w:r>
      <w:r w:rsidRPr="001421E2">
        <w:rPr>
          <w:rFonts w:ascii="Arial" w:hAnsi="Arial" w:cs="Arial"/>
          <w:color w:val="000000" w:themeColor="text1"/>
        </w:rPr>
        <w:t>0.02</w:t>
      </w:r>
      <w:r w:rsidRPr="001421E2">
        <w:rPr>
          <w:rFonts w:ascii="Arial" w:hAnsi="Arial" w:cs="Arial"/>
          <w:color w:val="000000" w:themeColor="text1"/>
          <w:spacing w:val="-15"/>
        </w:rPr>
        <w:t xml:space="preserve"> </w:t>
      </w:r>
      <w:r w:rsidRPr="001421E2">
        <w:rPr>
          <w:rFonts w:ascii="Arial" w:hAnsi="Arial" w:cs="Arial"/>
          <w:color w:val="000000" w:themeColor="text1"/>
        </w:rPr>
        <w:t xml:space="preserve">g </w:t>
      </w:r>
      <w:r w:rsidR="003718C9">
        <w:rPr>
          <w:rFonts w:ascii="Arial" w:hAnsi="Arial" w:cs="Arial"/>
          <w:color w:val="000000" w:themeColor="text1"/>
        </w:rPr>
        <w:t xml:space="preserve">ground sample </w:t>
      </w:r>
      <w:r w:rsidRPr="001421E2">
        <w:rPr>
          <w:rFonts w:ascii="Arial" w:hAnsi="Arial" w:cs="Arial"/>
          <w:color w:val="000000" w:themeColor="text1"/>
        </w:rPr>
        <w:t>w</w:t>
      </w:r>
      <w:r w:rsidR="003718C9">
        <w:rPr>
          <w:rFonts w:ascii="Arial" w:hAnsi="Arial" w:cs="Arial"/>
          <w:color w:val="000000" w:themeColor="text1"/>
        </w:rPr>
        <w:t>as</w:t>
      </w:r>
      <w:r w:rsidRPr="001421E2">
        <w:rPr>
          <w:rFonts w:ascii="Arial" w:hAnsi="Arial" w:cs="Arial"/>
          <w:color w:val="000000" w:themeColor="text1"/>
          <w:spacing w:val="-8"/>
        </w:rPr>
        <w:t xml:space="preserve"> </w:t>
      </w:r>
      <w:r w:rsidRPr="001421E2">
        <w:rPr>
          <w:rFonts w:ascii="Arial" w:hAnsi="Arial" w:cs="Arial"/>
          <w:color w:val="000000" w:themeColor="text1"/>
        </w:rPr>
        <w:t>mixed</w:t>
      </w:r>
      <w:r w:rsidRPr="001421E2">
        <w:rPr>
          <w:rFonts w:ascii="Arial" w:hAnsi="Arial" w:cs="Arial"/>
          <w:color w:val="000000" w:themeColor="text1"/>
          <w:spacing w:val="-8"/>
        </w:rPr>
        <w:t xml:space="preserve"> </w:t>
      </w:r>
      <w:r w:rsidRPr="001421E2">
        <w:rPr>
          <w:rFonts w:ascii="Arial" w:hAnsi="Arial" w:cs="Arial"/>
          <w:color w:val="000000" w:themeColor="text1"/>
        </w:rPr>
        <w:t>with</w:t>
      </w:r>
      <w:r w:rsidRPr="001421E2">
        <w:rPr>
          <w:rFonts w:ascii="Arial" w:hAnsi="Arial" w:cs="Arial"/>
          <w:color w:val="000000" w:themeColor="text1"/>
          <w:spacing w:val="-8"/>
        </w:rPr>
        <w:t xml:space="preserve"> </w:t>
      </w:r>
      <w:r w:rsidRPr="001421E2">
        <w:rPr>
          <w:rFonts w:ascii="Arial" w:hAnsi="Arial" w:cs="Arial"/>
          <w:color w:val="000000" w:themeColor="text1"/>
        </w:rPr>
        <w:t>600</w:t>
      </w:r>
      <w:r w:rsidRPr="001421E2">
        <w:rPr>
          <w:rFonts w:ascii="Arial" w:hAnsi="Arial" w:cs="Arial"/>
          <w:color w:val="000000" w:themeColor="text1"/>
          <w:spacing w:val="-8"/>
        </w:rPr>
        <w:t xml:space="preserve"> </w:t>
      </w:r>
      <w:r w:rsidRPr="007C1AD7">
        <w:rPr>
          <w:rFonts w:ascii="Arial" w:hAnsi="Arial" w:cs="Arial"/>
          <w:i/>
          <w:color w:val="000000" w:themeColor="text1"/>
        </w:rPr>
        <w:t>µ</w:t>
      </w:r>
      <w:r w:rsidRPr="001421E2">
        <w:rPr>
          <w:rFonts w:ascii="Arial" w:hAnsi="Arial" w:cs="Arial"/>
          <w:color w:val="000000" w:themeColor="text1"/>
        </w:rPr>
        <w:t>l</w:t>
      </w:r>
      <w:r w:rsidRPr="001421E2">
        <w:rPr>
          <w:rFonts w:ascii="Arial" w:hAnsi="Arial" w:cs="Arial"/>
          <w:color w:val="000000" w:themeColor="text1"/>
          <w:spacing w:val="-8"/>
        </w:rPr>
        <w:t xml:space="preserve"> </w:t>
      </w:r>
      <w:r w:rsidRPr="001421E2">
        <w:rPr>
          <w:rFonts w:ascii="Arial" w:hAnsi="Arial" w:cs="Arial"/>
          <w:color w:val="000000" w:themeColor="text1"/>
        </w:rPr>
        <w:t>of</w:t>
      </w:r>
      <w:r w:rsidRPr="001421E2">
        <w:rPr>
          <w:rFonts w:ascii="Arial" w:hAnsi="Arial" w:cs="Arial"/>
          <w:color w:val="000000" w:themeColor="text1"/>
          <w:spacing w:val="-8"/>
        </w:rPr>
        <w:t xml:space="preserve"> </w:t>
      </w:r>
      <w:r w:rsidRPr="001421E2">
        <w:rPr>
          <w:rFonts w:ascii="Arial" w:hAnsi="Arial" w:cs="Arial"/>
          <w:color w:val="000000" w:themeColor="text1"/>
        </w:rPr>
        <w:t>60%</w:t>
      </w:r>
      <w:r w:rsidRPr="001421E2">
        <w:rPr>
          <w:rFonts w:ascii="Arial" w:hAnsi="Arial" w:cs="Arial"/>
          <w:color w:val="000000" w:themeColor="text1"/>
          <w:spacing w:val="-8"/>
        </w:rPr>
        <w:t xml:space="preserve"> </w:t>
      </w:r>
      <w:r w:rsidRPr="001421E2">
        <w:rPr>
          <w:rFonts w:ascii="Arial" w:hAnsi="Arial" w:cs="Arial"/>
          <w:color w:val="000000" w:themeColor="text1"/>
        </w:rPr>
        <w:t>aqueous</w:t>
      </w:r>
      <w:r w:rsidRPr="001421E2">
        <w:rPr>
          <w:rFonts w:ascii="Arial" w:hAnsi="Arial" w:cs="Arial"/>
          <w:color w:val="000000" w:themeColor="text1"/>
          <w:spacing w:val="-8"/>
        </w:rPr>
        <w:t xml:space="preserve"> </w:t>
      </w:r>
      <w:r w:rsidRPr="001421E2">
        <w:rPr>
          <w:rFonts w:ascii="Arial" w:hAnsi="Arial" w:cs="Arial"/>
          <w:color w:val="000000" w:themeColor="text1"/>
        </w:rPr>
        <w:t>methanol</w:t>
      </w:r>
      <w:r w:rsidRPr="001421E2">
        <w:rPr>
          <w:rFonts w:ascii="Arial" w:hAnsi="Arial" w:cs="Arial"/>
          <w:color w:val="000000" w:themeColor="text1"/>
          <w:spacing w:val="-8"/>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r w:rsidRPr="001421E2">
        <w:rPr>
          <w:rFonts w:ascii="Arial" w:hAnsi="Arial" w:cs="Arial"/>
          <w:color w:val="000000" w:themeColor="text1"/>
        </w:rPr>
        <w:t>shaken</w:t>
      </w:r>
      <w:r w:rsidRPr="001421E2">
        <w:rPr>
          <w:rFonts w:ascii="Arial" w:hAnsi="Arial" w:cs="Arial"/>
          <w:color w:val="000000" w:themeColor="text1"/>
          <w:spacing w:val="-8"/>
        </w:rPr>
        <w:t xml:space="preserve"> </w:t>
      </w:r>
      <w:r w:rsidRPr="001421E2">
        <w:rPr>
          <w:rFonts w:ascii="Arial" w:hAnsi="Arial" w:cs="Arial"/>
          <w:color w:val="000000" w:themeColor="text1"/>
        </w:rPr>
        <w:t>at</w:t>
      </w:r>
      <w:r w:rsidRPr="001421E2">
        <w:rPr>
          <w:rFonts w:ascii="Arial" w:hAnsi="Arial" w:cs="Arial"/>
          <w:color w:val="000000" w:themeColor="text1"/>
          <w:spacing w:val="-8"/>
        </w:rPr>
        <w:t xml:space="preserve"> </w:t>
      </w:r>
      <w:r w:rsidRPr="001421E2">
        <w:rPr>
          <w:rFonts w:ascii="Arial" w:hAnsi="Arial" w:cs="Arial"/>
          <w:color w:val="000000" w:themeColor="text1"/>
        </w:rPr>
        <w:t>1400</w:t>
      </w:r>
      <w:r w:rsidRPr="001421E2">
        <w:rPr>
          <w:rFonts w:ascii="Arial" w:hAnsi="Arial" w:cs="Arial"/>
          <w:color w:val="000000" w:themeColor="text1"/>
          <w:spacing w:val="-8"/>
        </w:rPr>
        <w:t xml:space="preserve"> </w:t>
      </w:r>
      <w:r w:rsidRPr="001421E2">
        <w:rPr>
          <w:rFonts w:ascii="Arial" w:hAnsi="Arial" w:cs="Arial"/>
          <w:color w:val="000000" w:themeColor="text1"/>
        </w:rPr>
        <w:t>rpm</w:t>
      </w:r>
      <w:r w:rsidRPr="001421E2">
        <w:rPr>
          <w:rFonts w:ascii="Arial" w:hAnsi="Arial" w:cs="Arial"/>
          <w:color w:val="000000" w:themeColor="text1"/>
          <w:spacing w:val="-8"/>
        </w:rPr>
        <w:t xml:space="preserve"> </w:t>
      </w:r>
      <w:r w:rsidRPr="001421E2">
        <w:rPr>
          <w:rFonts w:ascii="Arial" w:hAnsi="Arial" w:cs="Arial"/>
          <w:color w:val="000000" w:themeColor="text1"/>
        </w:rPr>
        <w:t>for</w:t>
      </w:r>
      <w:r w:rsidRPr="001421E2">
        <w:rPr>
          <w:rFonts w:ascii="Arial" w:hAnsi="Arial" w:cs="Arial"/>
          <w:color w:val="000000" w:themeColor="text1"/>
          <w:spacing w:val="-8"/>
        </w:rPr>
        <w:t xml:space="preserve"> </w:t>
      </w:r>
      <w:r w:rsidRPr="001421E2">
        <w:rPr>
          <w:rFonts w:ascii="Arial" w:hAnsi="Arial" w:cs="Arial"/>
          <w:color w:val="000000" w:themeColor="text1"/>
        </w:rPr>
        <w:t>40</w:t>
      </w:r>
      <w:r w:rsidRPr="001421E2">
        <w:rPr>
          <w:rFonts w:ascii="Arial" w:hAnsi="Arial" w:cs="Arial"/>
          <w:color w:val="000000" w:themeColor="text1"/>
          <w:spacing w:val="-8"/>
        </w:rPr>
        <w:t xml:space="preserve"> </w:t>
      </w:r>
      <w:r w:rsidRPr="001421E2">
        <w:rPr>
          <w:rFonts w:ascii="Arial" w:hAnsi="Arial" w:cs="Arial"/>
          <w:color w:val="000000" w:themeColor="text1"/>
        </w:rPr>
        <w:t xml:space="preserve">minutes at 20 </w:t>
      </w:r>
      <w:r w:rsidRPr="001421E2">
        <w:rPr>
          <w:rFonts w:ascii="Arial" w:hAnsi="Arial" w:cs="Arial"/>
          <w:i/>
          <w:color w:val="000000" w:themeColor="text1"/>
          <w:vertAlign w:val="superscript"/>
        </w:rPr>
        <w:t>◦</w:t>
      </w:r>
      <w:r w:rsidRPr="001421E2">
        <w:rPr>
          <w:rFonts w:ascii="Arial" w:hAnsi="Arial" w:cs="Arial"/>
          <w:color w:val="000000" w:themeColor="text1"/>
        </w:rPr>
        <w:t>C before the extract was centrifuged for 10 minutes at 4500 rpm.</w:t>
      </w:r>
      <w:r w:rsidRPr="001421E2">
        <w:rPr>
          <w:rFonts w:ascii="Arial" w:hAnsi="Arial" w:cs="Arial"/>
          <w:color w:val="000000" w:themeColor="text1"/>
          <w:spacing w:val="40"/>
        </w:rPr>
        <w:t xml:space="preserve"> </w:t>
      </w:r>
      <w:r w:rsidRPr="001421E2">
        <w:rPr>
          <w:rFonts w:ascii="Arial" w:hAnsi="Arial" w:cs="Arial"/>
          <w:color w:val="000000" w:themeColor="text1"/>
        </w:rPr>
        <w:t>The supernatant was</w:t>
      </w:r>
      <w:r w:rsidRPr="001421E2">
        <w:rPr>
          <w:rFonts w:ascii="Arial" w:hAnsi="Arial" w:cs="Arial"/>
          <w:color w:val="000000" w:themeColor="text1"/>
          <w:spacing w:val="-12"/>
        </w:rPr>
        <w:t xml:space="preserve"> </w:t>
      </w:r>
      <w:r w:rsidRPr="001421E2">
        <w:rPr>
          <w:rFonts w:ascii="Arial" w:hAnsi="Arial" w:cs="Arial"/>
          <w:color w:val="000000" w:themeColor="text1"/>
        </w:rPr>
        <w:t>removed,</w:t>
      </w:r>
      <w:r w:rsidRPr="001421E2">
        <w:rPr>
          <w:rFonts w:ascii="Arial" w:hAnsi="Arial" w:cs="Arial"/>
          <w:color w:val="000000" w:themeColor="text1"/>
          <w:spacing w:val="-12"/>
        </w:rPr>
        <w:t xml:space="preserve"> </w:t>
      </w:r>
      <w:r w:rsidRPr="001421E2">
        <w:rPr>
          <w:rFonts w:ascii="Arial" w:hAnsi="Arial" w:cs="Arial"/>
          <w:color w:val="000000" w:themeColor="text1"/>
        </w:rPr>
        <w:t>collected</w:t>
      </w:r>
      <w:r w:rsidRPr="001421E2">
        <w:rPr>
          <w:rFonts w:ascii="Arial" w:hAnsi="Arial" w:cs="Arial"/>
          <w:color w:val="000000" w:themeColor="text1"/>
          <w:spacing w:val="-12"/>
        </w:rPr>
        <w:t xml:space="preserve"> </w:t>
      </w:r>
      <w:r w:rsidRPr="001421E2">
        <w:rPr>
          <w:rFonts w:ascii="Arial" w:hAnsi="Arial" w:cs="Arial"/>
          <w:color w:val="000000" w:themeColor="text1"/>
        </w:rPr>
        <w:t>in</w:t>
      </w:r>
      <w:r w:rsidRPr="001421E2">
        <w:rPr>
          <w:rFonts w:ascii="Arial" w:hAnsi="Arial" w:cs="Arial"/>
          <w:color w:val="000000" w:themeColor="text1"/>
          <w:spacing w:val="-12"/>
        </w:rPr>
        <w:t xml:space="preserve"> </w:t>
      </w:r>
      <w:r w:rsidRPr="001421E2">
        <w:rPr>
          <w:rFonts w:ascii="Arial" w:hAnsi="Arial" w:cs="Arial"/>
          <w:color w:val="000000" w:themeColor="text1"/>
        </w:rPr>
        <w:t>a</w:t>
      </w:r>
      <w:r w:rsidRPr="001421E2">
        <w:rPr>
          <w:rFonts w:ascii="Arial" w:hAnsi="Arial" w:cs="Arial"/>
          <w:color w:val="000000" w:themeColor="text1"/>
          <w:spacing w:val="-12"/>
        </w:rPr>
        <w:t xml:space="preserve"> </w:t>
      </w:r>
      <w:r w:rsidRPr="001421E2">
        <w:rPr>
          <w:rFonts w:ascii="Arial" w:hAnsi="Arial" w:cs="Arial"/>
          <w:color w:val="000000" w:themeColor="text1"/>
        </w:rPr>
        <w:t>reaction</w:t>
      </w:r>
      <w:r w:rsidRPr="001421E2">
        <w:rPr>
          <w:rFonts w:ascii="Arial" w:hAnsi="Arial" w:cs="Arial"/>
          <w:color w:val="000000" w:themeColor="text1"/>
          <w:spacing w:val="-12"/>
        </w:rPr>
        <w:t xml:space="preserve"> </w:t>
      </w:r>
      <w:r w:rsidRPr="001421E2">
        <w:rPr>
          <w:rFonts w:ascii="Arial" w:hAnsi="Arial" w:cs="Arial"/>
          <w:color w:val="000000" w:themeColor="text1"/>
        </w:rPr>
        <w:t>tube</w:t>
      </w:r>
      <w:r w:rsidRPr="001421E2">
        <w:rPr>
          <w:rFonts w:ascii="Arial" w:hAnsi="Arial" w:cs="Arial"/>
          <w:color w:val="000000" w:themeColor="text1"/>
          <w:spacing w:val="-12"/>
        </w:rPr>
        <w:t xml:space="preserve"> </w:t>
      </w:r>
      <w:r w:rsidRPr="001421E2">
        <w:rPr>
          <w:rFonts w:ascii="Arial" w:hAnsi="Arial" w:cs="Arial"/>
          <w:color w:val="000000" w:themeColor="text1"/>
        </w:rPr>
        <w:lastRenderedPageBreak/>
        <w:t>and</w:t>
      </w:r>
      <w:r w:rsidRPr="001421E2">
        <w:rPr>
          <w:rFonts w:ascii="Arial" w:hAnsi="Arial" w:cs="Arial"/>
          <w:color w:val="000000" w:themeColor="text1"/>
          <w:spacing w:val="-12"/>
        </w:rPr>
        <w:t xml:space="preserve"> </w:t>
      </w:r>
      <w:r w:rsidRPr="001421E2">
        <w:rPr>
          <w:rFonts w:ascii="Arial" w:hAnsi="Arial" w:cs="Arial"/>
          <w:color w:val="000000" w:themeColor="text1"/>
        </w:rPr>
        <w:t>stored</w:t>
      </w:r>
      <w:r w:rsidRPr="001421E2">
        <w:rPr>
          <w:rFonts w:ascii="Arial" w:hAnsi="Arial" w:cs="Arial"/>
          <w:color w:val="000000" w:themeColor="text1"/>
          <w:spacing w:val="-12"/>
        </w:rPr>
        <w:t xml:space="preserve"> </w:t>
      </w:r>
      <w:r w:rsidRPr="001421E2">
        <w:rPr>
          <w:rFonts w:ascii="Arial" w:hAnsi="Arial" w:cs="Arial"/>
          <w:color w:val="000000" w:themeColor="text1"/>
        </w:rPr>
        <w:t>at</w:t>
      </w:r>
      <w:r w:rsidRPr="001421E2">
        <w:rPr>
          <w:rFonts w:ascii="Arial" w:hAnsi="Arial" w:cs="Arial"/>
          <w:color w:val="000000" w:themeColor="text1"/>
          <w:spacing w:val="-12"/>
        </w:rPr>
        <w:t xml:space="preserve"> </w:t>
      </w:r>
      <w:r w:rsidRPr="001421E2">
        <w:rPr>
          <w:rFonts w:ascii="Arial" w:hAnsi="Arial" w:cs="Arial"/>
          <w:color w:val="000000" w:themeColor="text1"/>
        </w:rPr>
        <w:t>4</w:t>
      </w:r>
      <w:r w:rsidRPr="001421E2">
        <w:rPr>
          <w:rFonts w:ascii="Arial" w:hAnsi="Arial" w:cs="Arial"/>
          <w:color w:val="000000" w:themeColor="text1"/>
          <w:spacing w:val="-10"/>
        </w:rPr>
        <w:t xml:space="preserve"> </w:t>
      </w:r>
      <w:r w:rsidRPr="001421E2">
        <w:rPr>
          <w:rFonts w:ascii="Arial" w:hAnsi="Arial" w:cs="Arial"/>
          <w:i/>
          <w:color w:val="000000" w:themeColor="text1"/>
          <w:vertAlign w:val="superscript"/>
        </w:rPr>
        <w:t>◦</w:t>
      </w:r>
      <w:r w:rsidRPr="001421E2">
        <w:rPr>
          <w:rFonts w:ascii="Arial" w:hAnsi="Arial" w:cs="Arial"/>
          <w:color w:val="000000" w:themeColor="text1"/>
        </w:rPr>
        <w:t>C.</w:t>
      </w:r>
      <w:r w:rsidRPr="001421E2">
        <w:rPr>
          <w:rFonts w:ascii="Arial" w:hAnsi="Arial" w:cs="Arial"/>
          <w:color w:val="000000" w:themeColor="text1"/>
          <w:spacing w:val="-12"/>
        </w:rPr>
        <w:t xml:space="preserve"> </w:t>
      </w:r>
      <w:r w:rsidRPr="001421E2">
        <w:rPr>
          <w:rFonts w:ascii="Arial" w:hAnsi="Arial" w:cs="Arial"/>
          <w:color w:val="000000" w:themeColor="text1"/>
        </w:rPr>
        <w:t>The</w:t>
      </w:r>
      <w:r w:rsidRPr="001421E2">
        <w:rPr>
          <w:rFonts w:ascii="Arial" w:hAnsi="Arial" w:cs="Arial"/>
          <w:color w:val="000000" w:themeColor="text1"/>
          <w:spacing w:val="-12"/>
        </w:rPr>
        <w:t xml:space="preserve"> </w:t>
      </w:r>
      <w:r w:rsidRPr="001421E2">
        <w:rPr>
          <w:rFonts w:ascii="Arial" w:hAnsi="Arial" w:cs="Arial"/>
          <w:color w:val="000000" w:themeColor="text1"/>
        </w:rPr>
        <w:t>pellet</w:t>
      </w:r>
      <w:r w:rsidRPr="001421E2">
        <w:rPr>
          <w:rFonts w:ascii="Arial" w:hAnsi="Arial" w:cs="Arial"/>
          <w:color w:val="000000" w:themeColor="text1"/>
          <w:spacing w:val="-12"/>
        </w:rPr>
        <w:t xml:space="preserve"> </w:t>
      </w:r>
      <w:r w:rsidRPr="001421E2">
        <w:rPr>
          <w:rFonts w:ascii="Arial" w:hAnsi="Arial" w:cs="Arial"/>
          <w:color w:val="000000" w:themeColor="text1"/>
        </w:rPr>
        <w:t>was</w:t>
      </w:r>
      <w:r w:rsidRPr="001421E2">
        <w:rPr>
          <w:rFonts w:ascii="Arial" w:hAnsi="Arial" w:cs="Arial"/>
          <w:color w:val="000000" w:themeColor="text1"/>
          <w:spacing w:val="-12"/>
        </w:rPr>
        <w:t xml:space="preserve"> </w:t>
      </w:r>
      <w:r w:rsidRPr="001421E2">
        <w:rPr>
          <w:rFonts w:ascii="Arial" w:hAnsi="Arial" w:cs="Arial"/>
          <w:color w:val="000000" w:themeColor="text1"/>
        </w:rPr>
        <w:t>used</w:t>
      </w:r>
      <w:r w:rsidRPr="001421E2">
        <w:rPr>
          <w:rFonts w:ascii="Arial" w:hAnsi="Arial" w:cs="Arial"/>
          <w:color w:val="000000" w:themeColor="text1"/>
          <w:spacing w:val="-12"/>
        </w:rPr>
        <w:t xml:space="preserve"> </w:t>
      </w:r>
      <w:r w:rsidRPr="001421E2">
        <w:rPr>
          <w:rFonts w:ascii="Arial" w:hAnsi="Arial" w:cs="Arial"/>
          <w:color w:val="000000" w:themeColor="text1"/>
        </w:rPr>
        <w:t>to</w:t>
      </w:r>
      <w:r w:rsidRPr="001421E2">
        <w:rPr>
          <w:rFonts w:ascii="Arial" w:hAnsi="Arial" w:cs="Arial"/>
          <w:color w:val="000000" w:themeColor="text1"/>
          <w:spacing w:val="-12"/>
        </w:rPr>
        <w:t xml:space="preserve"> </w:t>
      </w:r>
      <w:r w:rsidRPr="001421E2">
        <w:rPr>
          <w:rFonts w:ascii="Arial" w:hAnsi="Arial" w:cs="Arial"/>
          <w:color w:val="000000" w:themeColor="text1"/>
        </w:rPr>
        <w:t>repeat the</w:t>
      </w:r>
      <w:r w:rsidRPr="001421E2">
        <w:rPr>
          <w:rFonts w:ascii="Arial" w:hAnsi="Arial" w:cs="Arial"/>
          <w:color w:val="000000" w:themeColor="text1"/>
          <w:spacing w:val="-15"/>
        </w:rPr>
        <w:t xml:space="preserve"> </w:t>
      </w:r>
      <w:r w:rsidRPr="001421E2">
        <w:rPr>
          <w:rFonts w:ascii="Arial" w:hAnsi="Arial" w:cs="Arial"/>
          <w:color w:val="000000" w:themeColor="text1"/>
        </w:rPr>
        <w:t>extracti</w:t>
      </w:r>
      <w:r w:rsidR="002604F9">
        <w:rPr>
          <w:rFonts w:ascii="Arial" w:hAnsi="Arial" w:cs="Arial"/>
          <w:color w:val="000000" w:themeColor="text1"/>
        </w:rPr>
        <w:t>o</w:t>
      </w:r>
      <w:r w:rsidRPr="001421E2">
        <w:rPr>
          <w:rFonts w:ascii="Arial" w:hAnsi="Arial" w:cs="Arial"/>
          <w:color w:val="000000" w:themeColor="text1"/>
        </w:rPr>
        <w:t>n</w:t>
      </w:r>
      <w:r w:rsidRPr="001421E2">
        <w:rPr>
          <w:rFonts w:ascii="Arial" w:hAnsi="Arial" w:cs="Arial"/>
          <w:color w:val="000000" w:themeColor="text1"/>
          <w:spacing w:val="-15"/>
        </w:rPr>
        <w:t xml:space="preserve"> </w:t>
      </w:r>
      <w:r w:rsidRPr="001421E2">
        <w:rPr>
          <w:rFonts w:ascii="Arial" w:hAnsi="Arial" w:cs="Arial"/>
          <w:color w:val="000000" w:themeColor="text1"/>
        </w:rPr>
        <w:t>step</w:t>
      </w:r>
      <w:r w:rsidRPr="001421E2">
        <w:rPr>
          <w:rFonts w:ascii="Arial" w:hAnsi="Arial" w:cs="Arial"/>
          <w:color w:val="000000" w:themeColor="text1"/>
          <w:spacing w:val="-15"/>
        </w:rPr>
        <w:t xml:space="preserve"> </w:t>
      </w:r>
      <w:r w:rsidRPr="001421E2">
        <w:rPr>
          <w:rFonts w:ascii="Arial" w:hAnsi="Arial" w:cs="Arial"/>
          <w:color w:val="000000" w:themeColor="text1"/>
        </w:rPr>
        <w:t>twice,</w:t>
      </w:r>
      <w:r w:rsidRPr="001421E2">
        <w:rPr>
          <w:rFonts w:ascii="Arial" w:hAnsi="Arial" w:cs="Arial"/>
          <w:color w:val="000000" w:themeColor="text1"/>
          <w:spacing w:val="-15"/>
        </w:rPr>
        <w:t xml:space="preserve"> </w:t>
      </w:r>
      <w:r w:rsidRPr="001421E2">
        <w:rPr>
          <w:rFonts w:ascii="Arial" w:hAnsi="Arial" w:cs="Arial"/>
          <w:color w:val="000000" w:themeColor="text1"/>
        </w:rPr>
        <w:t>using</w:t>
      </w:r>
      <w:r w:rsidRPr="001421E2">
        <w:rPr>
          <w:rFonts w:ascii="Arial" w:hAnsi="Arial" w:cs="Arial"/>
          <w:color w:val="000000" w:themeColor="text1"/>
          <w:spacing w:val="-15"/>
        </w:rPr>
        <w:t xml:space="preserve"> </w:t>
      </w:r>
      <w:r w:rsidRPr="001421E2">
        <w:rPr>
          <w:rFonts w:ascii="Arial" w:hAnsi="Arial" w:cs="Arial"/>
          <w:color w:val="000000" w:themeColor="text1"/>
        </w:rPr>
        <w:t>300</w:t>
      </w:r>
      <w:r w:rsidRPr="001421E2">
        <w:rPr>
          <w:rFonts w:ascii="Arial" w:hAnsi="Arial" w:cs="Arial"/>
          <w:color w:val="000000" w:themeColor="text1"/>
          <w:spacing w:val="-15"/>
        </w:rPr>
        <w:t xml:space="preserve"> </w:t>
      </w:r>
      <w:r w:rsidRPr="001421E2">
        <w:rPr>
          <w:rFonts w:ascii="Arial" w:hAnsi="Arial" w:cs="Arial"/>
          <w:i/>
          <w:color w:val="000000" w:themeColor="text1"/>
        </w:rPr>
        <w:t>µ</w:t>
      </w:r>
      <w:r w:rsidRPr="001421E2">
        <w:rPr>
          <w:rFonts w:ascii="Arial" w:hAnsi="Arial" w:cs="Arial"/>
          <w:color w:val="000000" w:themeColor="text1"/>
        </w:rPr>
        <w:t>l</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60%</w:t>
      </w:r>
      <w:r w:rsidRPr="001421E2">
        <w:rPr>
          <w:rFonts w:ascii="Arial" w:hAnsi="Arial" w:cs="Arial"/>
          <w:color w:val="000000" w:themeColor="text1"/>
          <w:spacing w:val="-15"/>
        </w:rPr>
        <w:t xml:space="preserve"> </w:t>
      </w:r>
      <w:r w:rsidRPr="001421E2">
        <w:rPr>
          <w:rFonts w:ascii="Arial" w:hAnsi="Arial" w:cs="Arial"/>
          <w:color w:val="000000" w:themeColor="text1"/>
        </w:rPr>
        <w:t>aqueous</w:t>
      </w:r>
      <w:r w:rsidRPr="001421E2">
        <w:rPr>
          <w:rFonts w:ascii="Arial" w:hAnsi="Arial" w:cs="Arial"/>
          <w:color w:val="000000" w:themeColor="text1"/>
          <w:spacing w:val="-15"/>
        </w:rPr>
        <w:t xml:space="preserve"> </w:t>
      </w:r>
      <w:r w:rsidRPr="001421E2">
        <w:rPr>
          <w:rFonts w:ascii="Arial" w:hAnsi="Arial" w:cs="Arial"/>
          <w:color w:val="000000" w:themeColor="text1"/>
        </w:rPr>
        <w:t>methanol</w:t>
      </w:r>
      <w:r w:rsidRPr="001421E2">
        <w:rPr>
          <w:rFonts w:ascii="Arial" w:hAnsi="Arial" w:cs="Arial"/>
          <w:color w:val="000000" w:themeColor="text1"/>
          <w:spacing w:val="-15"/>
        </w:rPr>
        <w:t xml:space="preserve"> </w:t>
      </w:r>
      <w:r w:rsidR="002604F9">
        <w:rPr>
          <w:rFonts w:ascii="Arial" w:hAnsi="Arial" w:cs="Arial"/>
          <w:color w:val="000000" w:themeColor="text1"/>
          <w:spacing w:val="-15"/>
        </w:rPr>
        <w:t xml:space="preserve">with the </w:t>
      </w:r>
      <w:r w:rsidRPr="001421E2">
        <w:rPr>
          <w:rFonts w:ascii="Arial" w:hAnsi="Arial" w:cs="Arial"/>
          <w:color w:val="000000" w:themeColor="text1"/>
        </w:rPr>
        <w:t>sample</w:t>
      </w:r>
      <w:r w:rsidRPr="001421E2">
        <w:rPr>
          <w:rFonts w:ascii="Arial" w:hAnsi="Arial" w:cs="Arial"/>
          <w:color w:val="000000" w:themeColor="text1"/>
          <w:spacing w:val="-15"/>
        </w:rPr>
        <w:t xml:space="preserve"> </w:t>
      </w:r>
      <w:r w:rsidR="002604F9">
        <w:rPr>
          <w:rFonts w:ascii="Arial" w:hAnsi="Arial" w:cs="Arial"/>
          <w:color w:val="000000" w:themeColor="text1"/>
          <w:spacing w:val="-15"/>
        </w:rPr>
        <w:t xml:space="preserve">being </w:t>
      </w:r>
      <w:r w:rsidR="002604F9">
        <w:rPr>
          <w:rFonts w:ascii="Arial" w:hAnsi="Arial" w:cs="Arial"/>
          <w:color w:val="000000" w:themeColor="text1"/>
        </w:rPr>
        <w:t>s</w:t>
      </w:r>
      <w:r w:rsidRPr="001421E2">
        <w:rPr>
          <w:rFonts w:ascii="Arial" w:hAnsi="Arial" w:cs="Arial"/>
          <w:color w:val="000000" w:themeColor="text1"/>
        </w:rPr>
        <w:t>haken at</w:t>
      </w:r>
      <w:r w:rsidRPr="001421E2">
        <w:rPr>
          <w:rFonts w:ascii="Arial" w:hAnsi="Arial" w:cs="Arial"/>
          <w:color w:val="000000" w:themeColor="text1"/>
          <w:spacing w:val="-15"/>
        </w:rPr>
        <w:t xml:space="preserve"> </w:t>
      </w:r>
      <w:r w:rsidRPr="001421E2">
        <w:rPr>
          <w:rFonts w:ascii="Arial" w:hAnsi="Arial" w:cs="Arial"/>
          <w:color w:val="000000" w:themeColor="text1"/>
        </w:rPr>
        <w:t>1400</w:t>
      </w:r>
      <w:r w:rsidRPr="001421E2">
        <w:rPr>
          <w:rFonts w:ascii="Arial" w:hAnsi="Arial" w:cs="Arial"/>
          <w:color w:val="000000" w:themeColor="text1"/>
          <w:spacing w:val="-15"/>
        </w:rPr>
        <w:t xml:space="preserve"> </w:t>
      </w:r>
      <w:r w:rsidRPr="001421E2">
        <w:rPr>
          <w:rFonts w:ascii="Arial" w:hAnsi="Arial" w:cs="Arial"/>
          <w:color w:val="000000" w:themeColor="text1"/>
        </w:rPr>
        <w:t>rpm</w:t>
      </w:r>
      <w:r w:rsidRPr="001421E2">
        <w:rPr>
          <w:rFonts w:ascii="Arial" w:hAnsi="Arial" w:cs="Arial"/>
          <w:color w:val="000000" w:themeColor="text1"/>
          <w:spacing w:val="-15"/>
        </w:rPr>
        <w:t xml:space="preserve"> </w:t>
      </w:r>
      <w:r w:rsidRPr="001421E2">
        <w:rPr>
          <w:rFonts w:ascii="Arial" w:hAnsi="Arial" w:cs="Arial"/>
          <w:color w:val="000000" w:themeColor="text1"/>
        </w:rPr>
        <w:t>for</w:t>
      </w:r>
      <w:r w:rsidRPr="001421E2">
        <w:rPr>
          <w:rFonts w:ascii="Arial" w:hAnsi="Arial" w:cs="Arial"/>
          <w:color w:val="000000" w:themeColor="text1"/>
          <w:spacing w:val="-15"/>
        </w:rPr>
        <w:t xml:space="preserve"> </w:t>
      </w:r>
      <w:r w:rsidRPr="001421E2">
        <w:rPr>
          <w:rFonts w:ascii="Arial" w:hAnsi="Arial" w:cs="Arial"/>
          <w:color w:val="000000" w:themeColor="text1"/>
        </w:rPr>
        <w:t>15</w:t>
      </w:r>
      <w:r w:rsidRPr="001421E2">
        <w:rPr>
          <w:rFonts w:ascii="Arial" w:hAnsi="Arial" w:cs="Arial"/>
          <w:color w:val="000000" w:themeColor="text1"/>
          <w:spacing w:val="-15"/>
        </w:rPr>
        <w:t xml:space="preserve"> </w:t>
      </w:r>
      <w:r w:rsidRPr="001421E2">
        <w:rPr>
          <w:rFonts w:ascii="Arial" w:hAnsi="Arial" w:cs="Arial"/>
          <w:color w:val="000000" w:themeColor="text1"/>
        </w:rPr>
        <w:t>minutes</w:t>
      </w:r>
      <w:r w:rsidR="002604F9">
        <w:rPr>
          <w:rFonts w:ascii="Arial" w:hAnsi="Arial" w:cs="Arial"/>
          <w:color w:val="000000" w:themeColor="text1"/>
        </w:rPr>
        <w:t>,</w:t>
      </w:r>
      <w:r w:rsidRPr="001421E2">
        <w:rPr>
          <w:rFonts w:ascii="Arial" w:hAnsi="Arial" w:cs="Arial"/>
          <w:color w:val="000000" w:themeColor="text1"/>
          <w:spacing w:val="-15"/>
        </w:rPr>
        <w:t xml:space="preserve"> </w:t>
      </w:r>
      <w:r w:rsidRPr="001421E2">
        <w:rPr>
          <w:rFonts w:ascii="Arial" w:hAnsi="Arial" w:cs="Arial"/>
          <w:color w:val="000000" w:themeColor="text1"/>
        </w:rPr>
        <w:t>respectively.</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supernatant</w:t>
      </w:r>
      <w:r w:rsidRPr="001421E2">
        <w:rPr>
          <w:rFonts w:ascii="Arial" w:hAnsi="Arial" w:cs="Arial"/>
          <w:color w:val="000000" w:themeColor="text1"/>
          <w:spacing w:val="-15"/>
        </w:rPr>
        <w:t xml:space="preserve"> </w:t>
      </w:r>
      <w:r w:rsidRPr="001421E2">
        <w:rPr>
          <w:rFonts w:ascii="Arial" w:hAnsi="Arial" w:cs="Arial"/>
          <w:color w:val="000000" w:themeColor="text1"/>
        </w:rPr>
        <w:t>was</w:t>
      </w:r>
      <w:r w:rsidRPr="001421E2">
        <w:rPr>
          <w:rFonts w:ascii="Arial" w:hAnsi="Arial" w:cs="Arial"/>
          <w:color w:val="000000" w:themeColor="text1"/>
          <w:spacing w:val="-15"/>
        </w:rPr>
        <w:t xml:space="preserve"> </w:t>
      </w:r>
      <w:r w:rsidRPr="001421E2">
        <w:rPr>
          <w:rFonts w:ascii="Arial" w:hAnsi="Arial" w:cs="Arial"/>
          <w:color w:val="000000" w:themeColor="text1"/>
        </w:rPr>
        <w:t>collected</w:t>
      </w:r>
      <w:r w:rsidRPr="001421E2">
        <w:rPr>
          <w:rFonts w:ascii="Arial" w:hAnsi="Arial" w:cs="Arial"/>
          <w:color w:val="000000" w:themeColor="text1"/>
          <w:spacing w:val="-15"/>
        </w:rPr>
        <w:t xml:space="preserve"> </w:t>
      </w:r>
      <w:r w:rsidRPr="001421E2">
        <w:rPr>
          <w:rFonts w:ascii="Arial" w:hAnsi="Arial" w:cs="Arial"/>
          <w:color w:val="000000" w:themeColor="text1"/>
        </w:rPr>
        <w:t>in</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same reaction</w:t>
      </w:r>
      <w:r w:rsidRPr="001421E2">
        <w:rPr>
          <w:rFonts w:ascii="Arial" w:hAnsi="Arial" w:cs="Arial"/>
          <w:color w:val="000000" w:themeColor="text1"/>
          <w:spacing w:val="-14"/>
        </w:rPr>
        <w:t xml:space="preserve"> </w:t>
      </w:r>
      <w:r w:rsidRPr="001421E2">
        <w:rPr>
          <w:rFonts w:ascii="Arial" w:hAnsi="Arial" w:cs="Arial"/>
          <w:color w:val="000000" w:themeColor="text1"/>
        </w:rPr>
        <w:t>tube</w:t>
      </w:r>
      <w:r w:rsidRPr="001421E2">
        <w:rPr>
          <w:rFonts w:ascii="Arial" w:hAnsi="Arial" w:cs="Arial"/>
          <w:color w:val="000000" w:themeColor="text1"/>
          <w:spacing w:val="-14"/>
        </w:rPr>
        <w:t xml:space="preserve"> </w:t>
      </w:r>
      <w:r w:rsidRPr="001421E2">
        <w:rPr>
          <w:rFonts w:ascii="Arial" w:hAnsi="Arial" w:cs="Arial"/>
          <w:color w:val="000000" w:themeColor="text1"/>
        </w:rPr>
        <w:t>after</w:t>
      </w:r>
      <w:r w:rsidRPr="001421E2">
        <w:rPr>
          <w:rFonts w:ascii="Arial" w:hAnsi="Arial" w:cs="Arial"/>
          <w:color w:val="000000" w:themeColor="text1"/>
          <w:spacing w:val="-14"/>
        </w:rPr>
        <w:t xml:space="preserve"> </w:t>
      </w:r>
      <w:r w:rsidRPr="001421E2">
        <w:rPr>
          <w:rFonts w:ascii="Arial" w:hAnsi="Arial" w:cs="Arial"/>
          <w:color w:val="000000" w:themeColor="text1"/>
        </w:rPr>
        <w:t>each</w:t>
      </w:r>
      <w:r w:rsidRPr="001421E2">
        <w:rPr>
          <w:rFonts w:ascii="Arial" w:hAnsi="Arial" w:cs="Arial"/>
          <w:color w:val="000000" w:themeColor="text1"/>
          <w:spacing w:val="-14"/>
        </w:rPr>
        <w:t xml:space="preserve"> </w:t>
      </w:r>
      <w:r w:rsidRPr="001421E2">
        <w:rPr>
          <w:rFonts w:ascii="Arial" w:hAnsi="Arial" w:cs="Arial"/>
          <w:color w:val="000000" w:themeColor="text1"/>
        </w:rPr>
        <w:t>extraction</w:t>
      </w:r>
      <w:r w:rsidRPr="001421E2">
        <w:rPr>
          <w:rFonts w:ascii="Arial" w:hAnsi="Arial" w:cs="Arial"/>
          <w:color w:val="000000" w:themeColor="text1"/>
          <w:spacing w:val="-14"/>
        </w:rPr>
        <w:t xml:space="preserve"> </w:t>
      </w:r>
      <w:r w:rsidRPr="001421E2">
        <w:rPr>
          <w:rFonts w:ascii="Arial" w:hAnsi="Arial" w:cs="Arial"/>
          <w:color w:val="000000" w:themeColor="text1"/>
        </w:rPr>
        <w:t>step</w:t>
      </w:r>
      <w:r w:rsidRPr="001421E2">
        <w:rPr>
          <w:rFonts w:ascii="Arial" w:hAnsi="Arial" w:cs="Arial"/>
          <w:color w:val="000000" w:themeColor="text1"/>
          <w:spacing w:val="-14"/>
        </w:rPr>
        <w:t xml:space="preserve"> </w:t>
      </w:r>
      <w:r w:rsidRPr="001421E2">
        <w:rPr>
          <w:rFonts w:ascii="Arial" w:hAnsi="Arial" w:cs="Arial"/>
          <w:color w:val="000000" w:themeColor="text1"/>
        </w:rPr>
        <w:t>and</w:t>
      </w:r>
      <w:r w:rsidRPr="001421E2">
        <w:rPr>
          <w:rFonts w:ascii="Arial" w:hAnsi="Arial" w:cs="Arial"/>
          <w:color w:val="000000" w:themeColor="text1"/>
          <w:spacing w:val="-14"/>
        </w:rPr>
        <w:t xml:space="preserve"> </w:t>
      </w:r>
      <w:r w:rsidRPr="001421E2">
        <w:rPr>
          <w:rFonts w:ascii="Arial" w:hAnsi="Arial" w:cs="Arial"/>
          <w:color w:val="000000" w:themeColor="text1"/>
        </w:rPr>
        <w:t>evaporated</w:t>
      </w:r>
      <w:r w:rsidRPr="001421E2">
        <w:rPr>
          <w:rFonts w:ascii="Arial" w:hAnsi="Arial" w:cs="Arial"/>
          <w:color w:val="000000" w:themeColor="text1"/>
          <w:spacing w:val="-14"/>
        </w:rPr>
        <w:t xml:space="preserve"> </w:t>
      </w:r>
      <w:r w:rsidRPr="001421E2">
        <w:rPr>
          <w:rFonts w:ascii="Arial" w:hAnsi="Arial" w:cs="Arial"/>
          <w:color w:val="000000" w:themeColor="text1"/>
        </w:rPr>
        <w:t>in</w:t>
      </w:r>
      <w:r w:rsidRPr="001421E2">
        <w:rPr>
          <w:rFonts w:ascii="Arial" w:hAnsi="Arial" w:cs="Arial"/>
          <w:color w:val="000000" w:themeColor="text1"/>
          <w:spacing w:val="-14"/>
        </w:rPr>
        <w:t xml:space="preserve"> </w:t>
      </w:r>
      <w:r w:rsidRPr="001421E2">
        <w:rPr>
          <w:rFonts w:ascii="Arial" w:hAnsi="Arial" w:cs="Arial"/>
          <w:color w:val="000000" w:themeColor="text1"/>
        </w:rPr>
        <w:t>a</w:t>
      </w:r>
      <w:r w:rsidRPr="001421E2">
        <w:rPr>
          <w:rFonts w:ascii="Arial" w:hAnsi="Arial" w:cs="Arial"/>
          <w:color w:val="000000" w:themeColor="text1"/>
          <w:spacing w:val="-14"/>
        </w:rPr>
        <w:t xml:space="preserve"> </w:t>
      </w:r>
      <w:r w:rsidRPr="001421E2">
        <w:rPr>
          <w:rFonts w:ascii="Arial" w:hAnsi="Arial" w:cs="Arial"/>
          <w:color w:val="000000" w:themeColor="text1"/>
        </w:rPr>
        <w:t>vacuum</w:t>
      </w:r>
      <w:r w:rsidRPr="001421E2">
        <w:rPr>
          <w:rFonts w:ascii="Arial" w:hAnsi="Arial" w:cs="Arial"/>
          <w:color w:val="000000" w:themeColor="text1"/>
          <w:spacing w:val="-14"/>
        </w:rPr>
        <w:t xml:space="preserve"> </w:t>
      </w:r>
      <w:r w:rsidRPr="001421E2">
        <w:rPr>
          <w:rFonts w:ascii="Arial" w:hAnsi="Arial" w:cs="Arial"/>
          <w:color w:val="000000" w:themeColor="text1"/>
        </w:rPr>
        <w:t>centrifuge.</w:t>
      </w:r>
      <w:r w:rsidRPr="001421E2">
        <w:rPr>
          <w:rFonts w:ascii="Arial" w:hAnsi="Arial" w:cs="Arial"/>
          <w:color w:val="000000" w:themeColor="text1"/>
          <w:spacing w:val="6"/>
        </w:rPr>
        <w:t xml:space="preserve"> </w:t>
      </w:r>
      <w:r w:rsidRPr="001421E2">
        <w:rPr>
          <w:rFonts w:ascii="Arial" w:hAnsi="Arial" w:cs="Arial"/>
          <w:color w:val="000000" w:themeColor="text1"/>
        </w:rPr>
        <w:t>The</w:t>
      </w:r>
      <w:r w:rsidRPr="001421E2">
        <w:rPr>
          <w:rFonts w:ascii="Arial" w:hAnsi="Arial" w:cs="Arial"/>
          <w:color w:val="000000" w:themeColor="text1"/>
          <w:spacing w:val="-14"/>
        </w:rPr>
        <w:t xml:space="preserve"> </w:t>
      </w:r>
      <w:r w:rsidRPr="001421E2">
        <w:rPr>
          <w:rFonts w:ascii="Arial" w:hAnsi="Arial" w:cs="Arial"/>
          <w:color w:val="000000" w:themeColor="text1"/>
        </w:rPr>
        <w:t>dried residue</w:t>
      </w:r>
      <w:r w:rsidRPr="001421E2">
        <w:rPr>
          <w:rFonts w:ascii="Arial" w:hAnsi="Arial" w:cs="Arial"/>
          <w:color w:val="000000" w:themeColor="text1"/>
          <w:spacing w:val="-6"/>
        </w:rPr>
        <w:t xml:space="preserve"> </w:t>
      </w:r>
      <w:r w:rsidRPr="001421E2">
        <w:rPr>
          <w:rFonts w:ascii="Arial" w:hAnsi="Arial" w:cs="Arial"/>
          <w:color w:val="000000" w:themeColor="text1"/>
        </w:rPr>
        <w:t>was</w:t>
      </w:r>
      <w:r w:rsidRPr="001421E2">
        <w:rPr>
          <w:rFonts w:ascii="Arial" w:hAnsi="Arial" w:cs="Arial"/>
          <w:color w:val="000000" w:themeColor="text1"/>
          <w:spacing w:val="-6"/>
        </w:rPr>
        <w:t xml:space="preserve"> </w:t>
      </w:r>
      <w:r w:rsidRPr="001421E2">
        <w:rPr>
          <w:rFonts w:ascii="Arial" w:hAnsi="Arial" w:cs="Arial"/>
          <w:color w:val="000000" w:themeColor="text1"/>
        </w:rPr>
        <w:t>dissolved</w:t>
      </w:r>
      <w:r w:rsidRPr="001421E2">
        <w:rPr>
          <w:rFonts w:ascii="Arial" w:hAnsi="Arial" w:cs="Arial"/>
          <w:color w:val="000000" w:themeColor="text1"/>
          <w:spacing w:val="-6"/>
        </w:rPr>
        <w:t xml:space="preserve"> </w:t>
      </w:r>
      <w:r w:rsidRPr="001421E2">
        <w:rPr>
          <w:rFonts w:ascii="Arial" w:hAnsi="Arial" w:cs="Arial"/>
          <w:color w:val="000000" w:themeColor="text1"/>
        </w:rPr>
        <w:t>in</w:t>
      </w:r>
      <w:r w:rsidRPr="001421E2">
        <w:rPr>
          <w:rFonts w:ascii="Arial" w:hAnsi="Arial" w:cs="Arial"/>
          <w:color w:val="000000" w:themeColor="text1"/>
          <w:spacing w:val="-6"/>
        </w:rPr>
        <w:t xml:space="preserve"> </w:t>
      </w:r>
      <w:r w:rsidRPr="001421E2">
        <w:rPr>
          <w:rFonts w:ascii="Arial" w:hAnsi="Arial" w:cs="Arial"/>
          <w:color w:val="000000" w:themeColor="text1"/>
        </w:rPr>
        <w:t>200</w:t>
      </w:r>
      <w:r w:rsidRPr="001421E2">
        <w:rPr>
          <w:rFonts w:ascii="Arial" w:hAnsi="Arial" w:cs="Arial"/>
          <w:color w:val="000000" w:themeColor="text1"/>
          <w:spacing w:val="-5"/>
        </w:rPr>
        <w:t xml:space="preserve"> </w:t>
      </w:r>
      <w:r w:rsidRPr="001421E2">
        <w:rPr>
          <w:rFonts w:ascii="Arial" w:hAnsi="Arial" w:cs="Arial"/>
          <w:i/>
          <w:color w:val="000000" w:themeColor="text1"/>
        </w:rPr>
        <w:t>µ</w:t>
      </w:r>
      <w:r w:rsidRPr="001421E2">
        <w:rPr>
          <w:rFonts w:ascii="Arial" w:hAnsi="Arial" w:cs="Arial"/>
          <w:color w:val="000000" w:themeColor="text1"/>
        </w:rPr>
        <w:t>l</w:t>
      </w:r>
      <w:r w:rsidRPr="001421E2">
        <w:rPr>
          <w:rFonts w:ascii="Arial" w:hAnsi="Arial" w:cs="Arial"/>
          <w:color w:val="000000" w:themeColor="text1"/>
          <w:spacing w:val="-6"/>
        </w:rPr>
        <w:t xml:space="preserve"> </w:t>
      </w:r>
      <w:r w:rsidRPr="001421E2">
        <w:rPr>
          <w:rFonts w:ascii="Arial" w:hAnsi="Arial" w:cs="Arial"/>
          <w:color w:val="000000" w:themeColor="text1"/>
        </w:rPr>
        <w:t>of</w:t>
      </w:r>
      <w:r w:rsidRPr="001421E2">
        <w:rPr>
          <w:rFonts w:ascii="Arial" w:hAnsi="Arial" w:cs="Arial"/>
          <w:color w:val="000000" w:themeColor="text1"/>
          <w:spacing w:val="-6"/>
        </w:rPr>
        <w:t xml:space="preserve"> </w:t>
      </w:r>
      <w:r w:rsidRPr="001421E2">
        <w:rPr>
          <w:rFonts w:ascii="Arial" w:hAnsi="Arial" w:cs="Arial"/>
          <w:color w:val="000000" w:themeColor="text1"/>
        </w:rPr>
        <w:t>10%</w:t>
      </w:r>
      <w:r w:rsidRPr="001421E2">
        <w:rPr>
          <w:rFonts w:ascii="Arial" w:hAnsi="Arial" w:cs="Arial"/>
          <w:color w:val="000000" w:themeColor="text1"/>
          <w:spacing w:val="-6"/>
        </w:rPr>
        <w:t xml:space="preserve"> </w:t>
      </w:r>
      <w:r w:rsidRPr="001421E2">
        <w:rPr>
          <w:rFonts w:ascii="Arial" w:hAnsi="Arial" w:cs="Arial"/>
          <w:color w:val="000000" w:themeColor="text1"/>
        </w:rPr>
        <w:t>aqueous</w:t>
      </w:r>
      <w:r w:rsidRPr="001421E2">
        <w:rPr>
          <w:rFonts w:ascii="Arial" w:hAnsi="Arial" w:cs="Arial"/>
          <w:color w:val="000000" w:themeColor="text1"/>
          <w:spacing w:val="-6"/>
        </w:rPr>
        <w:t xml:space="preserve"> </w:t>
      </w:r>
      <w:r w:rsidRPr="001421E2">
        <w:rPr>
          <w:rFonts w:ascii="Arial" w:hAnsi="Arial" w:cs="Arial"/>
          <w:color w:val="000000" w:themeColor="text1"/>
        </w:rPr>
        <w:t>methanol</w:t>
      </w:r>
      <w:r w:rsidRPr="001421E2">
        <w:rPr>
          <w:rFonts w:ascii="Arial" w:hAnsi="Arial" w:cs="Arial"/>
          <w:color w:val="000000" w:themeColor="text1"/>
          <w:spacing w:val="-6"/>
        </w:rPr>
        <w:t xml:space="preserve"> </w:t>
      </w:r>
      <w:r w:rsidRPr="001421E2">
        <w:rPr>
          <w:rFonts w:ascii="Arial" w:hAnsi="Arial" w:cs="Arial"/>
          <w:color w:val="000000" w:themeColor="text1"/>
        </w:rPr>
        <w:t>before</w:t>
      </w:r>
      <w:r w:rsidRPr="001421E2">
        <w:rPr>
          <w:rFonts w:ascii="Arial" w:hAnsi="Arial" w:cs="Arial"/>
          <w:color w:val="000000" w:themeColor="text1"/>
          <w:spacing w:val="-6"/>
        </w:rPr>
        <w:t xml:space="preserve"> </w:t>
      </w:r>
      <w:r w:rsidRPr="001421E2">
        <w:rPr>
          <w:rFonts w:ascii="Arial" w:hAnsi="Arial" w:cs="Arial"/>
          <w:color w:val="000000" w:themeColor="text1"/>
        </w:rPr>
        <w:t>transfer</w:t>
      </w:r>
      <w:r w:rsidRPr="001421E2">
        <w:rPr>
          <w:rFonts w:ascii="Arial" w:hAnsi="Arial" w:cs="Arial"/>
          <w:color w:val="000000" w:themeColor="text1"/>
          <w:spacing w:val="-6"/>
        </w:rPr>
        <w:t xml:space="preserve"> </w:t>
      </w:r>
      <w:r w:rsidRPr="001421E2">
        <w:rPr>
          <w:rFonts w:ascii="Arial" w:hAnsi="Arial" w:cs="Arial"/>
          <w:color w:val="000000" w:themeColor="text1"/>
        </w:rPr>
        <w:t>to</w:t>
      </w:r>
      <w:r w:rsidRPr="001421E2">
        <w:rPr>
          <w:rFonts w:ascii="Arial" w:hAnsi="Arial" w:cs="Arial"/>
          <w:color w:val="000000" w:themeColor="text1"/>
          <w:spacing w:val="-6"/>
        </w:rPr>
        <w:t xml:space="preserve"> </w:t>
      </w:r>
      <w:r w:rsidRPr="001421E2">
        <w:rPr>
          <w:rFonts w:ascii="Arial" w:hAnsi="Arial" w:cs="Arial"/>
          <w:color w:val="000000" w:themeColor="text1"/>
        </w:rPr>
        <w:t>a Corning</w:t>
      </w:r>
      <w:r w:rsidRPr="001421E2">
        <w:rPr>
          <w:rFonts w:ascii="Arial" w:hAnsi="Arial" w:cs="Arial"/>
          <w:color w:val="000000" w:themeColor="text1"/>
          <w:position w:val="9"/>
        </w:rPr>
        <w:t>®</w:t>
      </w:r>
      <w:r w:rsidRPr="001421E2">
        <w:rPr>
          <w:rFonts w:ascii="Arial" w:hAnsi="Arial" w:cs="Arial"/>
          <w:color w:val="000000" w:themeColor="text1"/>
          <w:spacing w:val="-1"/>
          <w:position w:val="9"/>
        </w:rPr>
        <w:t xml:space="preserve"> </w:t>
      </w:r>
      <w:r w:rsidRPr="001421E2">
        <w:rPr>
          <w:rFonts w:ascii="Arial" w:hAnsi="Arial" w:cs="Arial"/>
          <w:color w:val="000000" w:themeColor="text1"/>
        </w:rPr>
        <w:t>Costar</w:t>
      </w:r>
      <w:r w:rsidRPr="001421E2">
        <w:rPr>
          <w:rFonts w:ascii="Arial" w:hAnsi="Arial" w:cs="Arial"/>
          <w:color w:val="000000" w:themeColor="text1"/>
          <w:position w:val="9"/>
        </w:rPr>
        <w:t>®</w:t>
      </w:r>
      <w:r w:rsidRPr="001421E2">
        <w:rPr>
          <w:rFonts w:ascii="Arial" w:hAnsi="Arial" w:cs="Arial"/>
          <w:color w:val="000000" w:themeColor="text1"/>
          <w:spacing w:val="-1"/>
          <w:position w:val="9"/>
        </w:rPr>
        <w:t xml:space="preserve"> </w:t>
      </w:r>
      <w:r w:rsidRPr="001421E2">
        <w:rPr>
          <w:rFonts w:ascii="Arial" w:hAnsi="Arial" w:cs="Arial"/>
          <w:color w:val="000000" w:themeColor="text1"/>
        </w:rPr>
        <w:t>Spin-X</w:t>
      </w:r>
      <w:r w:rsidRPr="001421E2">
        <w:rPr>
          <w:rFonts w:ascii="Arial" w:hAnsi="Arial" w:cs="Arial"/>
          <w:color w:val="000000" w:themeColor="text1"/>
          <w:position w:val="9"/>
        </w:rPr>
        <w:t>®</w:t>
      </w:r>
      <w:r w:rsidRPr="001421E2">
        <w:rPr>
          <w:rFonts w:ascii="Arial" w:hAnsi="Arial" w:cs="Arial"/>
          <w:color w:val="000000" w:themeColor="text1"/>
          <w:spacing w:val="-1"/>
          <w:position w:val="9"/>
        </w:rPr>
        <w:t xml:space="preserve"> </w:t>
      </w:r>
      <w:r w:rsidRPr="001421E2">
        <w:rPr>
          <w:rFonts w:ascii="Arial" w:hAnsi="Arial" w:cs="Arial"/>
          <w:color w:val="000000" w:themeColor="text1"/>
        </w:rPr>
        <w:t>plastic</w:t>
      </w:r>
      <w:r w:rsidRPr="001421E2">
        <w:rPr>
          <w:rFonts w:ascii="Arial" w:hAnsi="Arial" w:cs="Arial"/>
          <w:color w:val="000000" w:themeColor="text1"/>
          <w:spacing w:val="-11"/>
        </w:rPr>
        <w:t xml:space="preserve"> </w:t>
      </w:r>
      <w:r w:rsidRPr="001421E2">
        <w:rPr>
          <w:rFonts w:ascii="Arial" w:hAnsi="Arial" w:cs="Arial"/>
          <w:color w:val="000000" w:themeColor="text1"/>
        </w:rPr>
        <w:t>centrifuge</w:t>
      </w:r>
      <w:r w:rsidRPr="001421E2">
        <w:rPr>
          <w:rFonts w:ascii="Arial" w:hAnsi="Arial" w:cs="Arial"/>
          <w:color w:val="000000" w:themeColor="text1"/>
          <w:spacing w:val="-11"/>
        </w:rPr>
        <w:t xml:space="preserve"> </w:t>
      </w:r>
      <w:r w:rsidRPr="001421E2">
        <w:rPr>
          <w:rFonts w:ascii="Arial" w:hAnsi="Arial" w:cs="Arial"/>
          <w:color w:val="000000" w:themeColor="text1"/>
        </w:rPr>
        <w:t>tube</w:t>
      </w:r>
      <w:r w:rsidRPr="001421E2">
        <w:rPr>
          <w:rFonts w:ascii="Arial" w:hAnsi="Arial" w:cs="Arial"/>
          <w:color w:val="000000" w:themeColor="text1"/>
          <w:spacing w:val="-11"/>
        </w:rPr>
        <w:t xml:space="preserve"> </w:t>
      </w:r>
      <w:r w:rsidRPr="001421E2">
        <w:rPr>
          <w:rFonts w:ascii="Arial" w:hAnsi="Arial" w:cs="Arial"/>
          <w:color w:val="000000" w:themeColor="text1"/>
        </w:rPr>
        <w:t>filter</w:t>
      </w:r>
      <w:r w:rsidRPr="001421E2">
        <w:rPr>
          <w:rFonts w:ascii="Arial" w:hAnsi="Arial" w:cs="Arial"/>
          <w:color w:val="000000" w:themeColor="text1"/>
          <w:spacing w:val="-11"/>
        </w:rPr>
        <w:t xml:space="preserve"> </w:t>
      </w:r>
      <w:r w:rsidRPr="001421E2">
        <w:rPr>
          <w:rFonts w:ascii="Arial" w:hAnsi="Arial" w:cs="Arial"/>
          <w:color w:val="000000" w:themeColor="text1"/>
        </w:rPr>
        <w:t>(Sigma</w:t>
      </w:r>
      <w:r w:rsidRPr="001421E2">
        <w:rPr>
          <w:rFonts w:ascii="Arial" w:hAnsi="Arial" w:cs="Arial"/>
          <w:color w:val="000000" w:themeColor="text1"/>
          <w:spacing w:val="-11"/>
        </w:rPr>
        <w:t xml:space="preserve"> </w:t>
      </w:r>
      <w:r w:rsidRPr="001421E2">
        <w:rPr>
          <w:rFonts w:ascii="Arial" w:hAnsi="Arial" w:cs="Arial"/>
          <w:color w:val="000000" w:themeColor="text1"/>
        </w:rPr>
        <w:t>Aldrich</w:t>
      </w:r>
      <w:r w:rsidRPr="001421E2">
        <w:rPr>
          <w:rFonts w:ascii="Arial" w:hAnsi="Arial" w:cs="Arial"/>
          <w:color w:val="000000" w:themeColor="text1"/>
          <w:spacing w:val="-11"/>
        </w:rPr>
        <w:t xml:space="preserve"> </w:t>
      </w:r>
      <w:r w:rsidRPr="001421E2">
        <w:rPr>
          <w:rFonts w:ascii="Arial" w:hAnsi="Arial" w:cs="Arial"/>
          <w:color w:val="000000" w:themeColor="text1"/>
        </w:rPr>
        <w:t>Chemical</w:t>
      </w:r>
      <w:r w:rsidRPr="001421E2">
        <w:rPr>
          <w:rFonts w:ascii="Arial" w:hAnsi="Arial" w:cs="Arial"/>
          <w:color w:val="000000" w:themeColor="text1"/>
          <w:spacing w:val="-11"/>
        </w:rPr>
        <w:t xml:space="preserve"> </w:t>
      </w:r>
      <w:r w:rsidRPr="001421E2">
        <w:rPr>
          <w:rFonts w:ascii="Arial" w:hAnsi="Arial" w:cs="Arial"/>
          <w:color w:val="000000" w:themeColor="text1"/>
        </w:rPr>
        <w:t>Co.,</w:t>
      </w:r>
      <w:r w:rsidRPr="001421E2">
        <w:rPr>
          <w:rFonts w:ascii="Arial" w:hAnsi="Arial" w:cs="Arial"/>
          <w:color w:val="000000" w:themeColor="text1"/>
          <w:spacing w:val="-11"/>
        </w:rPr>
        <w:t xml:space="preserve"> </w:t>
      </w:r>
      <w:r w:rsidRPr="001421E2">
        <w:rPr>
          <w:rFonts w:ascii="Arial" w:hAnsi="Arial" w:cs="Arial"/>
          <w:color w:val="000000" w:themeColor="text1"/>
        </w:rPr>
        <w:t xml:space="preserve">St. Louis, MO, USA) and centrifuged at 3000 rpm </w:t>
      </w:r>
      <w:r w:rsidR="00782ECD">
        <w:rPr>
          <w:rFonts w:ascii="Arial" w:hAnsi="Arial" w:cs="Arial"/>
          <w:color w:val="000000" w:themeColor="text1"/>
        </w:rPr>
        <w:t xml:space="preserve">for 5 minutes </w:t>
      </w:r>
      <w:r w:rsidRPr="001421E2">
        <w:rPr>
          <w:rFonts w:ascii="Arial" w:hAnsi="Arial" w:cs="Arial"/>
          <w:color w:val="000000" w:themeColor="text1"/>
        </w:rPr>
        <w:t xml:space="preserve">at 20 </w:t>
      </w:r>
      <w:r w:rsidRPr="001421E2">
        <w:rPr>
          <w:rFonts w:ascii="Arial" w:hAnsi="Arial" w:cs="Arial"/>
          <w:i/>
          <w:color w:val="000000" w:themeColor="text1"/>
          <w:vertAlign w:val="superscript"/>
        </w:rPr>
        <w:t>◦</w:t>
      </w:r>
      <w:r w:rsidRPr="001421E2">
        <w:rPr>
          <w:rFonts w:ascii="Arial" w:hAnsi="Arial" w:cs="Arial"/>
          <w:color w:val="000000" w:themeColor="text1"/>
        </w:rPr>
        <w:t>C.</w:t>
      </w:r>
      <w:r w:rsidRPr="001421E2">
        <w:rPr>
          <w:rFonts w:ascii="Arial" w:hAnsi="Arial" w:cs="Arial"/>
          <w:color w:val="000000" w:themeColor="text1"/>
          <w:spacing w:val="40"/>
        </w:rPr>
        <w:t xml:space="preserve"> </w:t>
      </w:r>
      <w:r w:rsidRPr="001421E2">
        <w:rPr>
          <w:rFonts w:ascii="Arial" w:hAnsi="Arial" w:cs="Arial"/>
          <w:color w:val="000000" w:themeColor="text1"/>
        </w:rPr>
        <w:t>The HPLC-MS measurements</w:t>
      </w:r>
      <w:r w:rsidRPr="001421E2">
        <w:rPr>
          <w:rFonts w:ascii="Arial" w:hAnsi="Arial" w:cs="Arial"/>
          <w:color w:val="000000" w:themeColor="text1"/>
          <w:spacing w:val="-11"/>
        </w:rPr>
        <w:t xml:space="preserve"> </w:t>
      </w:r>
      <w:r w:rsidRPr="001421E2">
        <w:rPr>
          <w:rFonts w:ascii="Arial" w:hAnsi="Arial" w:cs="Arial"/>
          <w:color w:val="000000" w:themeColor="text1"/>
        </w:rPr>
        <w:t>were</w:t>
      </w:r>
      <w:r w:rsidRPr="001421E2">
        <w:rPr>
          <w:rFonts w:ascii="Arial" w:hAnsi="Arial" w:cs="Arial"/>
          <w:color w:val="000000" w:themeColor="text1"/>
          <w:spacing w:val="-11"/>
        </w:rPr>
        <w:t xml:space="preserve"> </w:t>
      </w:r>
      <w:r w:rsidR="0097302F">
        <w:rPr>
          <w:rFonts w:ascii="Arial" w:hAnsi="Arial" w:cs="Arial"/>
          <w:color w:val="000000" w:themeColor="text1"/>
        </w:rPr>
        <w:t>performed</w:t>
      </w:r>
      <w:r w:rsidRPr="001421E2">
        <w:rPr>
          <w:rFonts w:ascii="Arial" w:hAnsi="Arial" w:cs="Arial"/>
          <w:color w:val="000000" w:themeColor="text1"/>
          <w:spacing w:val="-11"/>
        </w:rPr>
        <w:t xml:space="preserve"> </w:t>
      </w:r>
      <w:r w:rsidRPr="001421E2">
        <w:rPr>
          <w:rFonts w:ascii="Arial" w:hAnsi="Arial" w:cs="Arial"/>
          <w:color w:val="000000" w:themeColor="text1"/>
        </w:rPr>
        <w:t>according</w:t>
      </w:r>
      <w:r w:rsidRPr="001421E2">
        <w:rPr>
          <w:rFonts w:ascii="Arial" w:hAnsi="Arial" w:cs="Arial"/>
          <w:color w:val="000000" w:themeColor="text1"/>
          <w:spacing w:val="-11"/>
        </w:rPr>
        <w:t xml:space="preserve"> </w:t>
      </w:r>
      <w:r w:rsidRPr="001421E2">
        <w:rPr>
          <w:rFonts w:ascii="Arial" w:hAnsi="Arial" w:cs="Arial"/>
          <w:color w:val="000000" w:themeColor="text1"/>
        </w:rPr>
        <w:t>to</w:t>
      </w:r>
      <w:r w:rsidRPr="001421E2">
        <w:rPr>
          <w:rFonts w:ascii="Arial" w:hAnsi="Arial" w:cs="Arial"/>
          <w:color w:val="000000" w:themeColor="text1"/>
          <w:spacing w:val="-11"/>
        </w:rPr>
        <w:t xml:space="preserve"> </w:t>
      </w:r>
      <w:hyperlink w:anchor="_bookmark64" w:history="1">
        <w:proofErr w:type="spellStart"/>
        <w:r w:rsidRPr="001421E2">
          <w:rPr>
            <w:rFonts w:ascii="Arial" w:hAnsi="Arial" w:cs="Arial"/>
            <w:color w:val="000000" w:themeColor="text1"/>
          </w:rPr>
          <w:t>Santin</w:t>
        </w:r>
        <w:proofErr w:type="spellEnd"/>
        <w:r w:rsidRPr="001421E2">
          <w:rPr>
            <w:rFonts w:ascii="Arial" w:hAnsi="Arial" w:cs="Arial"/>
            <w:color w:val="000000" w:themeColor="text1"/>
            <w:spacing w:val="-11"/>
          </w:rPr>
          <w:t xml:space="preserve"> </w:t>
        </w:r>
        <w:r w:rsidRPr="001421E2">
          <w:rPr>
            <w:rFonts w:ascii="Arial" w:hAnsi="Arial" w:cs="Arial"/>
            <w:color w:val="000000" w:themeColor="text1"/>
          </w:rPr>
          <w:t>et</w:t>
        </w:r>
        <w:r w:rsidRPr="001421E2">
          <w:rPr>
            <w:rFonts w:ascii="Arial" w:hAnsi="Arial" w:cs="Arial"/>
            <w:color w:val="000000" w:themeColor="text1"/>
            <w:spacing w:val="-11"/>
          </w:rPr>
          <w:t xml:space="preserve"> </w:t>
        </w:r>
        <w:r w:rsidRPr="001421E2">
          <w:rPr>
            <w:rFonts w:ascii="Arial" w:hAnsi="Arial" w:cs="Arial"/>
            <w:color w:val="000000" w:themeColor="text1"/>
          </w:rPr>
          <w:t>al.</w:t>
        </w:r>
        <w:r w:rsidRPr="001421E2">
          <w:rPr>
            <w:rFonts w:ascii="Arial" w:hAnsi="Arial" w:cs="Arial"/>
            <w:color w:val="000000" w:themeColor="text1"/>
            <w:spacing w:val="-11"/>
          </w:rPr>
          <w:t xml:space="preserve"> </w:t>
        </w:r>
      </w:hyperlink>
      <w:hyperlink w:anchor="_bookmark64" w:history="1">
        <w:r w:rsidRPr="001421E2">
          <w:rPr>
            <w:rFonts w:ascii="Arial" w:hAnsi="Arial" w:cs="Arial"/>
            <w:color w:val="000000" w:themeColor="text1"/>
          </w:rPr>
          <w:t>(2018).</w:t>
        </w:r>
      </w:hyperlink>
      <w:r w:rsidRPr="001421E2">
        <w:rPr>
          <w:rFonts w:ascii="Arial" w:hAnsi="Arial" w:cs="Arial"/>
          <w:color w:val="000000" w:themeColor="text1"/>
          <w:spacing w:val="12"/>
        </w:rPr>
        <w:t xml:space="preserve"> </w:t>
      </w:r>
      <w:r w:rsidRPr="001421E2">
        <w:rPr>
          <w:rFonts w:ascii="Arial" w:hAnsi="Arial" w:cs="Arial"/>
          <w:color w:val="000000" w:themeColor="text1"/>
        </w:rPr>
        <w:t>For</w:t>
      </w:r>
      <w:r w:rsidRPr="001421E2">
        <w:rPr>
          <w:rFonts w:ascii="Arial" w:hAnsi="Arial" w:cs="Arial"/>
          <w:color w:val="000000" w:themeColor="text1"/>
          <w:spacing w:val="-11"/>
        </w:rPr>
        <w:t xml:space="preserve"> </w:t>
      </w:r>
      <w:r w:rsidRPr="001421E2">
        <w:rPr>
          <w:rFonts w:ascii="Arial" w:hAnsi="Arial" w:cs="Arial"/>
          <w:color w:val="000000" w:themeColor="text1"/>
        </w:rPr>
        <w:t>each</w:t>
      </w:r>
      <w:r w:rsidRPr="001421E2">
        <w:rPr>
          <w:rFonts w:ascii="Arial" w:hAnsi="Arial" w:cs="Arial"/>
          <w:color w:val="000000" w:themeColor="text1"/>
          <w:spacing w:val="-11"/>
        </w:rPr>
        <w:t xml:space="preserve"> </w:t>
      </w:r>
      <w:r w:rsidRPr="001421E2">
        <w:rPr>
          <w:rFonts w:ascii="Arial" w:hAnsi="Arial" w:cs="Arial"/>
          <w:color w:val="000000" w:themeColor="text1"/>
        </w:rPr>
        <w:t>symptom</w:t>
      </w:r>
      <w:r w:rsidRPr="001421E2">
        <w:rPr>
          <w:rFonts w:ascii="Arial" w:hAnsi="Arial" w:cs="Arial"/>
          <w:color w:val="000000" w:themeColor="text1"/>
          <w:spacing w:val="-11"/>
        </w:rPr>
        <w:t xml:space="preserve"> </w:t>
      </w:r>
      <w:r w:rsidRPr="001421E2">
        <w:rPr>
          <w:rFonts w:ascii="Arial" w:hAnsi="Arial" w:cs="Arial"/>
          <w:color w:val="000000" w:themeColor="text1"/>
        </w:rPr>
        <w:t xml:space="preserve">class, </w:t>
      </w:r>
      <w:r w:rsidR="0097302F">
        <w:rPr>
          <w:rFonts w:ascii="Arial" w:hAnsi="Arial" w:cs="Arial"/>
          <w:color w:val="000000" w:themeColor="text1"/>
        </w:rPr>
        <w:t xml:space="preserve">there were </w:t>
      </w:r>
      <w:r w:rsidRPr="001421E2">
        <w:rPr>
          <w:rFonts w:ascii="Arial" w:hAnsi="Arial" w:cs="Arial"/>
          <w:color w:val="000000" w:themeColor="text1"/>
          <w:w w:val="95"/>
        </w:rPr>
        <w:t xml:space="preserve">three </w:t>
      </w:r>
      <w:r w:rsidR="0097302F">
        <w:rPr>
          <w:rFonts w:ascii="Arial" w:hAnsi="Arial" w:cs="Arial"/>
          <w:color w:val="000000" w:themeColor="text1"/>
          <w:w w:val="95"/>
        </w:rPr>
        <w:t xml:space="preserve">replicate </w:t>
      </w:r>
      <w:r w:rsidRPr="001421E2">
        <w:rPr>
          <w:rFonts w:ascii="Arial" w:hAnsi="Arial" w:cs="Arial"/>
          <w:color w:val="000000" w:themeColor="text1"/>
          <w:w w:val="95"/>
        </w:rPr>
        <w:t>samples.</w:t>
      </w:r>
      <w:r w:rsidRPr="001421E2">
        <w:rPr>
          <w:rFonts w:ascii="Arial" w:hAnsi="Arial" w:cs="Arial"/>
          <w:color w:val="000000" w:themeColor="text1"/>
          <w:spacing w:val="32"/>
        </w:rPr>
        <w:t xml:space="preserve"> </w:t>
      </w:r>
      <w:r w:rsidRPr="001421E2">
        <w:rPr>
          <w:rFonts w:ascii="Arial" w:hAnsi="Arial" w:cs="Arial"/>
          <w:color w:val="000000" w:themeColor="text1"/>
          <w:w w:val="95"/>
        </w:rPr>
        <w:t xml:space="preserve">Each sample consisted of one sugar beet leaf from an individual </w:t>
      </w:r>
      <w:r w:rsidRPr="001421E2">
        <w:rPr>
          <w:rFonts w:ascii="Arial" w:hAnsi="Arial" w:cs="Arial"/>
          <w:color w:val="000000" w:themeColor="text1"/>
          <w:spacing w:val="-2"/>
        </w:rPr>
        <w:t>plant.</w:t>
      </w:r>
      <w:ins w:id="179" w:author="Anna Brugger" w:date="2022-07-26T20:12:00Z">
        <w:r w:rsidR="006E4098">
          <w:rPr>
            <w:rFonts w:ascii="Arial" w:hAnsi="Arial" w:cs="Arial"/>
            <w:color w:val="000000" w:themeColor="text1"/>
            <w:spacing w:val="-2"/>
          </w:rPr>
          <w:t xml:space="preserve"> </w:t>
        </w:r>
      </w:ins>
    </w:p>
    <w:p w14:paraId="06DCDA5B" w14:textId="172DC1BB"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05"/>
        </w:rPr>
        <w:t>Hyperspectral</w:t>
      </w:r>
      <w:r w:rsidRPr="00F81C5B">
        <w:rPr>
          <w:rFonts w:ascii="Arial" w:hAnsi="Arial" w:cs="Arial"/>
          <w:b/>
          <w:bCs/>
          <w:color w:val="000000" w:themeColor="text1"/>
          <w:spacing w:val="35"/>
          <w:w w:val="105"/>
        </w:rPr>
        <w:t xml:space="preserve"> </w:t>
      </w:r>
      <w:r w:rsidRPr="00F81C5B">
        <w:rPr>
          <w:rFonts w:ascii="Arial" w:hAnsi="Arial" w:cs="Arial"/>
          <w:b/>
          <w:bCs/>
          <w:color w:val="000000" w:themeColor="text1"/>
          <w:w w:val="105"/>
        </w:rPr>
        <w:t>image</w:t>
      </w:r>
      <w:r w:rsidRPr="00F81C5B">
        <w:rPr>
          <w:rFonts w:ascii="Arial" w:hAnsi="Arial" w:cs="Arial"/>
          <w:b/>
          <w:bCs/>
          <w:color w:val="000000" w:themeColor="text1"/>
          <w:spacing w:val="35"/>
          <w:w w:val="105"/>
        </w:rPr>
        <w:t xml:space="preserve"> </w:t>
      </w:r>
      <w:r w:rsidRPr="00F81C5B">
        <w:rPr>
          <w:rFonts w:ascii="Arial" w:hAnsi="Arial" w:cs="Arial"/>
          <w:b/>
          <w:bCs/>
          <w:color w:val="000000" w:themeColor="text1"/>
          <w:w w:val="105"/>
        </w:rPr>
        <w:t>acquisition</w:t>
      </w:r>
      <w:r w:rsidRPr="00F81C5B">
        <w:rPr>
          <w:rFonts w:ascii="Arial" w:hAnsi="Arial" w:cs="Arial"/>
          <w:b/>
          <w:bCs/>
          <w:color w:val="000000" w:themeColor="text1"/>
          <w:spacing w:val="36"/>
          <w:w w:val="105"/>
        </w:rPr>
        <w:t xml:space="preserve"> </w:t>
      </w:r>
      <w:r w:rsidRPr="00F81C5B">
        <w:rPr>
          <w:rFonts w:ascii="Arial" w:hAnsi="Arial" w:cs="Arial"/>
          <w:b/>
          <w:bCs/>
          <w:color w:val="000000" w:themeColor="text1"/>
          <w:w w:val="105"/>
        </w:rPr>
        <w:t>in</w:t>
      </w:r>
      <w:r w:rsidRPr="00F81C5B">
        <w:rPr>
          <w:rFonts w:ascii="Arial" w:hAnsi="Arial" w:cs="Arial"/>
          <w:b/>
          <w:bCs/>
          <w:color w:val="000000" w:themeColor="text1"/>
          <w:spacing w:val="35"/>
          <w:w w:val="105"/>
        </w:rPr>
        <w:t xml:space="preserve"> </w:t>
      </w:r>
      <w:r w:rsidRPr="00F81C5B">
        <w:rPr>
          <w:rFonts w:ascii="Arial" w:hAnsi="Arial" w:cs="Arial"/>
          <w:b/>
          <w:bCs/>
          <w:color w:val="000000" w:themeColor="text1"/>
          <w:w w:val="105"/>
        </w:rPr>
        <w:t>the</w:t>
      </w:r>
      <w:r w:rsidRPr="00F81C5B">
        <w:rPr>
          <w:rFonts w:ascii="Arial" w:hAnsi="Arial" w:cs="Arial"/>
          <w:b/>
          <w:bCs/>
          <w:color w:val="000000" w:themeColor="text1"/>
          <w:spacing w:val="36"/>
          <w:w w:val="105"/>
        </w:rPr>
        <w:t xml:space="preserve"> </w:t>
      </w:r>
      <w:r w:rsidRPr="00F81C5B">
        <w:rPr>
          <w:rFonts w:ascii="Arial" w:hAnsi="Arial" w:cs="Arial"/>
          <w:b/>
          <w:bCs/>
          <w:color w:val="000000" w:themeColor="text1"/>
          <w:w w:val="105"/>
        </w:rPr>
        <w:t>UV-</w:t>
      </w:r>
      <w:r w:rsidRPr="00F81C5B">
        <w:rPr>
          <w:rFonts w:ascii="Arial" w:hAnsi="Arial" w:cs="Arial"/>
          <w:b/>
          <w:bCs/>
          <w:color w:val="000000" w:themeColor="text1"/>
          <w:spacing w:val="-2"/>
          <w:w w:val="105"/>
        </w:rPr>
        <w:t>range</w:t>
      </w:r>
      <w:r w:rsidR="00567C06" w:rsidRPr="00F81C5B">
        <w:rPr>
          <w:rFonts w:ascii="Arial" w:hAnsi="Arial" w:cs="Arial"/>
          <w:b/>
          <w:bCs/>
          <w:color w:val="000000" w:themeColor="text1"/>
          <w:spacing w:val="-2"/>
          <w:w w:val="105"/>
        </w:rPr>
        <w:t>.</w:t>
      </w:r>
      <w:r w:rsidR="00567C06">
        <w:rPr>
          <w:rFonts w:ascii="Arial" w:hAnsi="Arial" w:cs="Arial"/>
          <w:color w:val="000000" w:themeColor="text1"/>
          <w:w w:val="95"/>
        </w:rPr>
        <w:t xml:space="preserve"> </w:t>
      </w:r>
      <w:r w:rsidR="003A4DCA">
        <w:rPr>
          <w:rFonts w:ascii="Arial" w:hAnsi="Arial" w:cs="Arial"/>
          <w:color w:val="000000" w:themeColor="text1"/>
          <w:w w:val="95"/>
        </w:rPr>
        <w:t xml:space="preserve">Following the approach of </w:t>
      </w:r>
      <w:hyperlink w:anchor="_bookmark12" w:history="1">
        <w:r w:rsidRPr="001421E2">
          <w:rPr>
            <w:rFonts w:ascii="Arial" w:hAnsi="Arial" w:cs="Arial"/>
            <w:color w:val="000000" w:themeColor="text1"/>
            <w:w w:val="95"/>
          </w:rPr>
          <w:t>Brugger</w:t>
        </w:r>
        <w:r w:rsidRPr="001421E2">
          <w:rPr>
            <w:rFonts w:ascii="Arial" w:hAnsi="Arial" w:cs="Arial"/>
            <w:color w:val="000000" w:themeColor="text1"/>
          </w:rPr>
          <w:t xml:space="preserve"> </w:t>
        </w:r>
        <w:r w:rsidRPr="001421E2">
          <w:rPr>
            <w:rFonts w:ascii="Arial" w:hAnsi="Arial" w:cs="Arial"/>
            <w:color w:val="000000" w:themeColor="text1"/>
            <w:w w:val="95"/>
          </w:rPr>
          <w:t>et</w:t>
        </w:r>
        <w:r w:rsidRPr="001421E2">
          <w:rPr>
            <w:rFonts w:ascii="Arial" w:hAnsi="Arial" w:cs="Arial"/>
            <w:color w:val="000000" w:themeColor="text1"/>
          </w:rPr>
          <w:t xml:space="preserve"> </w:t>
        </w:r>
        <w:r w:rsidRPr="001421E2">
          <w:rPr>
            <w:rFonts w:ascii="Arial" w:hAnsi="Arial" w:cs="Arial"/>
            <w:color w:val="000000" w:themeColor="text1"/>
            <w:w w:val="95"/>
          </w:rPr>
          <w:t>al.</w:t>
        </w:r>
        <w:r w:rsidRPr="001421E2">
          <w:rPr>
            <w:rFonts w:ascii="Arial" w:hAnsi="Arial" w:cs="Arial"/>
            <w:color w:val="000000" w:themeColor="text1"/>
          </w:rPr>
          <w:t xml:space="preserve"> </w:t>
        </w:r>
      </w:hyperlink>
      <w:hyperlink w:anchor="_bookmark12" w:history="1">
        <w:r w:rsidRPr="001421E2">
          <w:rPr>
            <w:rFonts w:ascii="Arial" w:hAnsi="Arial" w:cs="Arial"/>
            <w:color w:val="000000" w:themeColor="text1"/>
            <w:w w:val="95"/>
          </w:rPr>
          <w:t>(2019b)</w:t>
        </w:r>
        <w:r w:rsidR="003A4DCA">
          <w:rPr>
            <w:rFonts w:ascii="Arial" w:hAnsi="Arial" w:cs="Arial"/>
            <w:color w:val="000000" w:themeColor="text1"/>
            <w:w w:val="95"/>
          </w:rPr>
          <w:t>,</w:t>
        </w:r>
        <w:r w:rsidRPr="001421E2">
          <w:rPr>
            <w:rFonts w:ascii="Arial" w:hAnsi="Arial" w:cs="Arial"/>
            <w:color w:val="000000" w:themeColor="text1"/>
          </w:rPr>
          <w:t xml:space="preserve"> </w:t>
        </w:r>
      </w:hyperlink>
      <w:r w:rsidRPr="001421E2">
        <w:rPr>
          <w:rFonts w:ascii="Arial" w:hAnsi="Arial" w:cs="Arial"/>
          <w:color w:val="000000" w:themeColor="text1"/>
          <w:w w:val="95"/>
        </w:rPr>
        <w:t>spectral</w:t>
      </w:r>
      <w:r w:rsidRPr="001421E2">
        <w:rPr>
          <w:rFonts w:ascii="Arial" w:hAnsi="Arial" w:cs="Arial"/>
          <w:color w:val="000000" w:themeColor="text1"/>
        </w:rPr>
        <w:t xml:space="preserve"> </w:t>
      </w:r>
      <w:r w:rsidRPr="001421E2">
        <w:rPr>
          <w:rFonts w:ascii="Arial" w:hAnsi="Arial" w:cs="Arial"/>
          <w:color w:val="000000" w:themeColor="text1"/>
          <w:w w:val="95"/>
        </w:rPr>
        <w:t>reflectance</w:t>
      </w:r>
      <w:r w:rsidRPr="001421E2">
        <w:rPr>
          <w:rFonts w:ascii="Arial" w:hAnsi="Arial" w:cs="Arial"/>
          <w:color w:val="000000" w:themeColor="text1"/>
        </w:rPr>
        <w:t xml:space="preserve"> </w:t>
      </w:r>
      <w:r w:rsidRPr="001421E2">
        <w:rPr>
          <w:rFonts w:ascii="Arial" w:hAnsi="Arial" w:cs="Arial"/>
          <w:color w:val="000000" w:themeColor="text1"/>
          <w:w w:val="95"/>
        </w:rPr>
        <w:t>in</w:t>
      </w:r>
      <w:r w:rsidRPr="001421E2">
        <w:rPr>
          <w:rFonts w:ascii="Arial" w:hAnsi="Arial" w:cs="Arial"/>
          <w:color w:val="000000" w:themeColor="text1"/>
        </w:rPr>
        <w:t xml:space="preserve"> </w:t>
      </w:r>
      <w:r w:rsidRPr="001421E2">
        <w:rPr>
          <w:rFonts w:ascii="Arial" w:hAnsi="Arial" w:cs="Arial"/>
          <w:color w:val="000000" w:themeColor="text1"/>
          <w:w w:val="95"/>
        </w:rPr>
        <w:t>the</w:t>
      </w:r>
      <w:r w:rsidRPr="001421E2">
        <w:rPr>
          <w:rFonts w:ascii="Arial" w:hAnsi="Arial" w:cs="Arial"/>
          <w:color w:val="000000" w:themeColor="text1"/>
        </w:rPr>
        <w:t xml:space="preserve"> </w:t>
      </w:r>
      <w:r w:rsidRPr="001421E2">
        <w:rPr>
          <w:rFonts w:ascii="Arial" w:hAnsi="Arial" w:cs="Arial"/>
          <w:color w:val="000000" w:themeColor="text1"/>
          <w:w w:val="95"/>
        </w:rPr>
        <w:t>UV-range</w:t>
      </w:r>
      <w:r w:rsidRPr="001421E2">
        <w:rPr>
          <w:rFonts w:ascii="Arial" w:hAnsi="Arial" w:cs="Arial"/>
          <w:color w:val="000000" w:themeColor="text1"/>
        </w:rPr>
        <w:t xml:space="preserve"> </w:t>
      </w:r>
      <w:r w:rsidRPr="001421E2">
        <w:rPr>
          <w:rFonts w:ascii="Arial" w:hAnsi="Arial" w:cs="Arial"/>
          <w:color w:val="000000" w:themeColor="text1"/>
          <w:w w:val="95"/>
        </w:rPr>
        <w:t>was</w:t>
      </w:r>
      <w:r w:rsidRPr="001421E2">
        <w:rPr>
          <w:rFonts w:ascii="Arial" w:hAnsi="Arial" w:cs="Arial"/>
          <w:color w:val="000000" w:themeColor="text1"/>
        </w:rPr>
        <w:t xml:space="preserve"> </w:t>
      </w:r>
      <w:r w:rsidRPr="001421E2">
        <w:rPr>
          <w:rFonts w:ascii="Arial" w:hAnsi="Arial" w:cs="Arial"/>
          <w:color w:val="000000" w:themeColor="text1"/>
          <w:w w:val="95"/>
        </w:rPr>
        <w:t>recorded</w:t>
      </w:r>
      <w:r w:rsidRPr="001421E2">
        <w:rPr>
          <w:rFonts w:ascii="Arial" w:hAnsi="Arial" w:cs="Arial"/>
          <w:color w:val="000000" w:themeColor="text1"/>
        </w:rPr>
        <w:t xml:space="preserve"> </w:t>
      </w:r>
      <w:r w:rsidRPr="001421E2">
        <w:rPr>
          <w:rFonts w:ascii="Arial" w:hAnsi="Arial" w:cs="Arial"/>
          <w:color w:val="000000" w:themeColor="text1"/>
          <w:w w:val="95"/>
        </w:rPr>
        <w:t>with</w:t>
      </w:r>
      <w:r w:rsidRPr="001421E2">
        <w:rPr>
          <w:rFonts w:ascii="Arial" w:hAnsi="Arial" w:cs="Arial"/>
          <w:color w:val="000000" w:themeColor="text1"/>
          <w:spacing w:val="80"/>
        </w:rPr>
        <w:t xml:space="preserve"> </w:t>
      </w:r>
      <w:r w:rsidRPr="001421E2">
        <w:rPr>
          <w:rFonts w:ascii="Arial" w:hAnsi="Arial" w:cs="Arial"/>
          <w:color w:val="000000" w:themeColor="text1"/>
          <w:w w:val="95"/>
        </w:rPr>
        <w:t xml:space="preserve">a </w:t>
      </w:r>
      <w:proofErr w:type="spellStart"/>
      <w:r w:rsidRPr="001421E2">
        <w:rPr>
          <w:rFonts w:ascii="Arial" w:hAnsi="Arial" w:cs="Arial"/>
          <w:color w:val="000000" w:themeColor="text1"/>
          <w:w w:val="95"/>
        </w:rPr>
        <w:t>Hyperspec</w:t>
      </w:r>
      <w:proofErr w:type="spellEnd"/>
      <w:r w:rsidRPr="001421E2">
        <w:rPr>
          <w:rFonts w:ascii="Arial" w:hAnsi="Arial" w:cs="Arial"/>
          <w:color w:val="000000" w:themeColor="text1"/>
          <w:w w:val="95"/>
        </w:rPr>
        <w:t xml:space="preserve"> UV-VIS CCD Sensor</w:t>
      </w:r>
      <w:r w:rsidR="003A4DCA">
        <w:rPr>
          <w:rFonts w:ascii="Arial" w:hAnsi="Arial" w:cs="Arial"/>
          <w:color w:val="000000" w:themeColor="text1"/>
          <w:w w:val="95"/>
        </w:rPr>
        <w:t xml:space="preserve"> </w:t>
      </w:r>
      <w:r w:rsidR="003A4DCA" w:rsidRPr="001421E2">
        <w:rPr>
          <w:rFonts w:ascii="Arial" w:hAnsi="Arial" w:cs="Arial"/>
          <w:color w:val="000000" w:themeColor="text1"/>
          <w:w w:val="95"/>
        </w:rPr>
        <w:t xml:space="preserve">(Headwall Photonics, </w:t>
      </w:r>
      <w:r w:rsidR="003A4DCA" w:rsidRPr="001421E2">
        <w:rPr>
          <w:rFonts w:ascii="Arial" w:hAnsi="Arial" w:cs="Arial"/>
          <w:color w:val="000000" w:themeColor="text1"/>
        </w:rPr>
        <w:t>Bolton,</w:t>
      </w:r>
      <w:r w:rsidR="003A4DCA" w:rsidRPr="001421E2">
        <w:rPr>
          <w:rFonts w:ascii="Arial" w:hAnsi="Arial" w:cs="Arial"/>
          <w:color w:val="000000" w:themeColor="text1"/>
          <w:spacing w:val="-11"/>
        </w:rPr>
        <w:t xml:space="preserve"> </w:t>
      </w:r>
      <w:r w:rsidR="003A4DCA" w:rsidRPr="001421E2">
        <w:rPr>
          <w:rFonts w:ascii="Arial" w:hAnsi="Arial" w:cs="Arial"/>
          <w:color w:val="000000" w:themeColor="text1"/>
        </w:rPr>
        <w:t>MA,</w:t>
      </w:r>
      <w:r w:rsidR="003A4DCA" w:rsidRPr="001421E2">
        <w:rPr>
          <w:rFonts w:ascii="Arial" w:hAnsi="Arial" w:cs="Arial"/>
          <w:color w:val="000000" w:themeColor="text1"/>
          <w:spacing w:val="-13"/>
        </w:rPr>
        <w:t xml:space="preserve"> </w:t>
      </w:r>
      <w:r w:rsidR="003A4DCA" w:rsidRPr="001421E2">
        <w:rPr>
          <w:rFonts w:ascii="Arial" w:hAnsi="Arial" w:cs="Arial"/>
          <w:color w:val="000000" w:themeColor="text1"/>
        </w:rPr>
        <w:t>USA)</w:t>
      </w:r>
      <w:r w:rsidRPr="001421E2">
        <w:rPr>
          <w:rFonts w:ascii="Arial" w:hAnsi="Arial" w:cs="Arial"/>
          <w:color w:val="000000" w:themeColor="text1"/>
          <w:w w:val="95"/>
        </w:rPr>
        <w:t xml:space="preserve"> in the 250</w:t>
      </w:r>
      <w:r w:rsidR="003A4DCA">
        <w:rPr>
          <w:rFonts w:ascii="Arial" w:hAnsi="Arial" w:cs="Arial"/>
          <w:color w:val="000000" w:themeColor="text1"/>
          <w:w w:val="95"/>
        </w:rPr>
        <w:t xml:space="preserve"> to </w:t>
      </w:r>
      <w:r w:rsidRPr="001421E2">
        <w:rPr>
          <w:rFonts w:ascii="Arial" w:hAnsi="Arial" w:cs="Arial"/>
          <w:color w:val="000000" w:themeColor="text1"/>
          <w:w w:val="95"/>
        </w:rPr>
        <w:t xml:space="preserve">500 nm </w:t>
      </w:r>
      <w:r w:rsidR="003A4DCA">
        <w:rPr>
          <w:rFonts w:ascii="Arial" w:hAnsi="Arial" w:cs="Arial"/>
          <w:color w:val="000000" w:themeColor="text1"/>
          <w:w w:val="95"/>
        </w:rPr>
        <w:t>range</w:t>
      </w:r>
      <w:r w:rsidRPr="001421E2">
        <w:rPr>
          <w:rFonts w:ascii="Arial" w:hAnsi="Arial" w:cs="Arial"/>
          <w:color w:val="000000" w:themeColor="text1"/>
        </w:rPr>
        <w:t>.</w:t>
      </w:r>
      <w:r w:rsidRPr="001421E2">
        <w:rPr>
          <w:rFonts w:ascii="Arial" w:hAnsi="Arial" w:cs="Arial"/>
          <w:color w:val="000000" w:themeColor="text1"/>
          <w:spacing w:val="-13"/>
        </w:rPr>
        <w:t xml:space="preserve"> </w:t>
      </w:r>
      <w:r w:rsidRPr="001421E2">
        <w:rPr>
          <w:rFonts w:ascii="Arial" w:hAnsi="Arial" w:cs="Arial"/>
          <w:color w:val="000000" w:themeColor="text1"/>
        </w:rPr>
        <w:t>Illumination</w:t>
      </w:r>
      <w:r w:rsidRPr="001421E2">
        <w:rPr>
          <w:rFonts w:ascii="Arial" w:hAnsi="Arial" w:cs="Arial"/>
          <w:color w:val="000000" w:themeColor="text1"/>
          <w:spacing w:val="-13"/>
        </w:rPr>
        <w:t xml:space="preserve"> </w:t>
      </w:r>
      <w:r w:rsidRPr="001421E2">
        <w:rPr>
          <w:rFonts w:ascii="Arial" w:hAnsi="Arial" w:cs="Arial"/>
          <w:color w:val="000000" w:themeColor="text1"/>
        </w:rPr>
        <w:t>was</w:t>
      </w:r>
      <w:r w:rsidRPr="001421E2">
        <w:rPr>
          <w:rFonts w:ascii="Arial" w:hAnsi="Arial" w:cs="Arial"/>
          <w:color w:val="000000" w:themeColor="text1"/>
          <w:spacing w:val="-13"/>
        </w:rPr>
        <w:t xml:space="preserve"> </w:t>
      </w:r>
      <w:r w:rsidRPr="001421E2">
        <w:rPr>
          <w:rFonts w:ascii="Arial" w:hAnsi="Arial" w:cs="Arial"/>
          <w:color w:val="000000" w:themeColor="text1"/>
        </w:rPr>
        <w:t>provided</w:t>
      </w:r>
      <w:r w:rsidRPr="001421E2">
        <w:rPr>
          <w:rFonts w:ascii="Arial" w:hAnsi="Arial" w:cs="Arial"/>
          <w:color w:val="000000" w:themeColor="text1"/>
          <w:spacing w:val="-13"/>
        </w:rPr>
        <w:t xml:space="preserve"> </w:t>
      </w:r>
      <w:r w:rsidRPr="001421E2">
        <w:rPr>
          <w:rFonts w:ascii="Arial" w:hAnsi="Arial" w:cs="Arial"/>
          <w:color w:val="000000" w:themeColor="text1"/>
        </w:rPr>
        <w:t>by</w:t>
      </w:r>
      <w:r w:rsidRPr="001421E2">
        <w:rPr>
          <w:rFonts w:ascii="Arial" w:hAnsi="Arial" w:cs="Arial"/>
          <w:color w:val="000000" w:themeColor="text1"/>
          <w:spacing w:val="-13"/>
        </w:rPr>
        <w:t xml:space="preserve"> </w:t>
      </w:r>
      <w:r w:rsidRPr="001421E2">
        <w:rPr>
          <w:rFonts w:ascii="Arial" w:hAnsi="Arial" w:cs="Arial"/>
          <w:color w:val="000000" w:themeColor="text1"/>
        </w:rPr>
        <w:t>a</w:t>
      </w:r>
      <w:r w:rsidRPr="001421E2">
        <w:rPr>
          <w:rFonts w:ascii="Arial" w:hAnsi="Arial" w:cs="Arial"/>
          <w:color w:val="000000" w:themeColor="text1"/>
          <w:spacing w:val="-13"/>
        </w:rPr>
        <w:t xml:space="preserve"> </w:t>
      </w:r>
      <w:r w:rsidRPr="001421E2">
        <w:rPr>
          <w:rFonts w:ascii="Arial" w:hAnsi="Arial" w:cs="Arial"/>
          <w:color w:val="000000" w:themeColor="text1"/>
        </w:rPr>
        <w:t>UV-lamp</w:t>
      </w:r>
      <w:r w:rsidRPr="001421E2">
        <w:rPr>
          <w:rFonts w:ascii="Arial" w:hAnsi="Arial" w:cs="Arial"/>
          <w:color w:val="000000" w:themeColor="text1"/>
          <w:spacing w:val="-13"/>
        </w:rPr>
        <w:t xml:space="preserve"> </w:t>
      </w:r>
      <w:r w:rsidRPr="001421E2">
        <w:rPr>
          <w:rFonts w:ascii="Arial" w:hAnsi="Arial" w:cs="Arial"/>
          <w:color w:val="000000" w:themeColor="text1"/>
        </w:rPr>
        <w:t>(</w:t>
      </w:r>
      <w:proofErr w:type="spellStart"/>
      <w:r w:rsidRPr="001421E2">
        <w:rPr>
          <w:rFonts w:ascii="Arial" w:hAnsi="Arial" w:cs="Arial"/>
          <w:color w:val="000000" w:themeColor="text1"/>
        </w:rPr>
        <w:t>UniLux</w:t>
      </w:r>
      <w:proofErr w:type="spellEnd"/>
      <w:r w:rsidRPr="001421E2">
        <w:rPr>
          <w:rFonts w:ascii="Arial" w:hAnsi="Arial" w:cs="Arial"/>
          <w:color w:val="000000" w:themeColor="text1"/>
        </w:rPr>
        <w:t>,</w:t>
      </w:r>
      <w:r w:rsidRPr="001421E2">
        <w:rPr>
          <w:rFonts w:ascii="Arial" w:hAnsi="Arial" w:cs="Arial"/>
          <w:color w:val="000000" w:themeColor="text1"/>
          <w:spacing w:val="-11"/>
        </w:rPr>
        <w:t xml:space="preserve"> </w:t>
      </w:r>
      <w:r w:rsidRPr="001421E2">
        <w:rPr>
          <w:rFonts w:ascii="Arial" w:hAnsi="Arial" w:cs="Arial"/>
          <w:color w:val="000000" w:themeColor="text1"/>
        </w:rPr>
        <w:t xml:space="preserve">Guardian, Saddle Brook, NJ, USA) </w:t>
      </w:r>
      <w:r w:rsidR="003A4DCA">
        <w:rPr>
          <w:rFonts w:ascii="Arial" w:hAnsi="Arial" w:cs="Arial"/>
          <w:color w:val="000000" w:themeColor="text1"/>
        </w:rPr>
        <w:t>with a 21 DC</w:t>
      </w:r>
      <w:r w:rsidR="003A4DCA" w:rsidRPr="001421E2">
        <w:rPr>
          <w:rFonts w:ascii="Arial" w:hAnsi="Arial" w:cs="Arial"/>
          <w:color w:val="000000" w:themeColor="text1"/>
        </w:rPr>
        <w:t xml:space="preserve"> </w:t>
      </w:r>
      <w:r w:rsidRPr="001421E2">
        <w:rPr>
          <w:rFonts w:ascii="Arial" w:hAnsi="Arial" w:cs="Arial"/>
          <w:color w:val="000000" w:themeColor="text1"/>
        </w:rPr>
        <w:t>halogen lamp (</w:t>
      </w:r>
      <w:proofErr w:type="spellStart"/>
      <w:r w:rsidRPr="001421E2">
        <w:rPr>
          <w:rFonts w:ascii="Arial" w:hAnsi="Arial" w:cs="Arial"/>
          <w:color w:val="000000" w:themeColor="text1"/>
        </w:rPr>
        <w:t>TechniQuip</w:t>
      </w:r>
      <w:proofErr w:type="spellEnd"/>
      <w:r w:rsidRPr="001421E2">
        <w:rPr>
          <w:rFonts w:ascii="Arial" w:hAnsi="Arial" w:cs="Arial"/>
          <w:color w:val="000000" w:themeColor="text1"/>
        </w:rPr>
        <w:t xml:space="preserve">, Pleasanton, CA, USA). </w:t>
      </w:r>
      <w:r w:rsidR="003A4DCA">
        <w:rPr>
          <w:rFonts w:ascii="Arial" w:hAnsi="Arial" w:cs="Arial"/>
          <w:color w:val="000000" w:themeColor="text1"/>
        </w:rPr>
        <w:t>Image capture had a</w:t>
      </w:r>
      <w:r w:rsidRPr="001421E2">
        <w:rPr>
          <w:rFonts w:ascii="Arial" w:hAnsi="Arial" w:cs="Arial"/>
          <w:color w:val="000000" w:themeColor="text1"/>
        </w:rPr>
        <w:t>n</w:t>
      </w:r>
      <w:r w:rsidRPr="001421E2">
        <w:rPr>
          <w:rFonts w:ascii="Arial" w:hAnsi="Arial" w:cs="Arial"/>
          <w:color w:val="000000" w:themeColor="text1"/>
          <w:spacing w:val="-8"/>
        </w:rPr>
        <w:t xml:space="preserve"> </w:t>
      </w:r>
      <w:r w:rsidRPr="001421E2">
        <w:rPr>
          <w:rFonts w:ascii="Arial" w:hAnsi="Arial" w:cs="Arial"/>
          <w:color w:val="000000" w:themeColor="text1"/>
        </w:rPr>
        <w:t>exposure</w:t>
      </w:r>
      <w:r w:rsidRPr="001421E2">
        <w:rPr>
          <w:rFonts w:ascii="Arial" w:hAnsi="Arial" w:cs="Arial"/>
          <w:color w:val="000000" w:themeColor="text1"/>
          <w:spacing w:val="-7"/>
        </w:rPr>
        <w:t xml:space="preserve"> </w:t>
      </w:r>
      <w:r w:rsidRPr="001421E2">
        <w:rPr>
          <w:rFonts w:ascii="Arial" w:hAnsi="Arial" w:cs="Arial"/>
          <w:color w:val="000000" w:themeColor="text1"/>
        </w:rPr>
        <w:t>time</w:t>
      </w:r>
      <w:r w:rsidRPr="001421E2">
        <w:rPr>
          <w:rFonts w:ascii="Arial" w:hAnsi="Arial" w:cs="Arial"/>
          <w:color w:val="000000" w:themeColor="text1"/>
          <w:spacing w:val="-8"/>
        </w:rPr>
        <w:t xml:space="preserve"> </w:t>
      </w:r>
      <w:r w:rsidRPr="001421E2">
        <w:rPr>
          <w:rFonts w:ascii="Arial" w:hAnsi="Arial" w:cs="Arial"/>
          <w:color w:val="000000" w:themeColor="text1"/>
        </w:rPr>
        <w:t>of</w:t>
      </w:r>
      <w:r w:rsidRPr="001421E2">
        <w:rPr>
          <w:rFonts w:ascii="Arial" w:hAnsi="Arial" w:cs="Arial"/>
          <w:color w:val="000000" w:themeColor="text1"/>
          <w:spacing w:val="-8"/>
        </w:rPr>
        <w:t xml:space="preserve"> </w:t>
      </w:r>
      <w:r w:rsidRPr="001421E2">
        <w:rPr>
          <w:rFonts w:ascii="Arial" w:hAnsi="Arial" w:cs="Arial"/>
          <w:color w:val="000000" w:themeColor="text1"/>
        </w:rPr>
        <w:t>800</w:t>
      </w:r>
      <w:r w:rsidRPr="001421E2">
        <w:rPr>
          <w:rFonts w:ascii="Arial" w:hAnsi="Arial" w:cs="Arial"/>
          <w:color w:val="000000" w:themeColor="text1"/>
          <w:spacing w:val="-7"/>
        </w:rPr>
        <w:t xml:space="preserve"> </w:t>
      </w:r>
      <w:proofErr w:type="spellStart"/>
      <w:r w:rsidRPr="001421E2">
        <w:rPr>
          <w:rFonts w:ascii="Arial" w:hAnsi="Arial" w:cs="Arial"/>
          <w:color w:val="000000" w:themeColor="text1"/>
        </w:rPr>
        <w:t>ms</w:t>
      </w:r>
      <w:proofErr w:type="spellEnd"/>
      <w:r w:rsidRPr="001421E2">
        <w:rPr>
          <w:rFonts w:ascii="Arial" w:hAnsi="Arial" w:cs="Arial"/>
          <w:color w:val="000000" w:themeColor="text1"/>
        </w:rPr>
        <w:t>,</w:t>
      </w:r>
      <w:r w:rsidRPr="001421E2">
        <w:rPr>
          <w:rFonts w:ascii="Arial" w:hAnsi="Arial" w:cs="Arial"/>
          <w:color w:val="000000" w:themeColor="text1"/>
          <w:spacing w:val="-6"/>
        </w:rPr>
        <w:t xml:space="preserve"> </w:t>
      </w:r>
      <w:r w:rsidRPr="001421E2">
        <w:rPr>
          <w:rFonts w:ascii="Arial" w:hAnsi="Arial" w:cs="Arial"/>
          <w:color w:val="000000" w:themeColor="text1"/>
        </w:rPr>
        <w:t>a</w:t>
      </w:r>
      <w:r w:rsidRPr="001421E2">
        <w:rPr>
          <w:rFonts w:ascii="Arial" w:hAnsi="Arial" w:cs="Arial"/>
          <w:color w:val="000000" w:themeColor="text1"/>
          <w:spacing w:val="-7"/>
        </w:rPr>
        <w:t xml:space="preserve"> </w:t>
      </w:r>
      <w:r w:rsidRPr="001421E2">
        <w:rPr>
          <w:rFonts w:ascii="Arial" w:hAnsi="Arial" w:cs="Arial"/>
          <w:color w:val="000000" w:themeColor="text1"/>
        </w:rPr>
        <w:t>frame</w:t>
      </w:r>
      <w:r w:rsidRPr="001421E2">
        <w:rPr>
          <w:rFonts w:ascii="Arial" w:hAnsi="Arial" w:cs="Arial"/>
          <w:color w:val="000000" w:themeColor="text1"/>
          <w:spacing w:val="-8"/>
        </w:rPr>
        <w:t xml:space="preserve"> </w:t>
      </w:r>
      <w:r w:rsidRPr="001421E2">
        <w:rPr>
          <w:rFonts w:ascii="Arial" w:hAnsi="Arial" w:cs="Arial"/>
          <w:color w:val="000000" w:themeColor="text1"/>
        </w:rPr>
        <w:t>rate</w:t>
      </w:r>
      <w:r w:rsidRPr="001421E2">
        <w:rPr>
          <w:rFonts w:ascii="Arial" w:hAnsi="Arial" w:cs="Arial"/>
          <w:color w:val="000000" w:themeColor="text1"/>
          <w:spacing w:val="-8"/>
        </w:rPr>
        <w:t xml:space="preserve"> </w:t>
      </w:r>
      <w:r w:rsidRPr="001421E2">
        <w:rPr>
          <w:rFonts w:ascii="Arial" w:hAnsi="Arial" w:cs="Arial"/>
          <w:color w:val="000000" w:themeColor="text1"/>
        </w:rPr>
        <w:t>of</w:t>
      </w:r>
      <w:r w:rsidRPr="001421E2">
        <w:rPr>
          <w:rFonts w:ascii="Arial" w:hAnsi="Arial" w:cs="Arial"/>
          <w:color w:val="000000" w:themeColor="text1"/>
          <w:spacing w:val="-7"/>
        </w:rPr>
        <w:t xml:space="preserve"> </w:t>
      </w:r>
      <w:r w:rsidRPr="001421E2">
        <w:rPr>
          <w:rFonts w:ascii="Arial" w:hAnsi="Arial" w:cs="Arial"/>
          <w:color w:val="000000" w:themeColor="text1"/>
        </w:rPr>
        <w:t>0.4</w:t>
      </w:r>
      <w:r w:rsidRPr="001421E2">
        <w:rPr>
          <w:rFonts w:ascii="Arial" w:hAnsi="Arial" w:cs="Arial"/>
          <w:color w:val="000000" w:themeColor="text1"/>
          <w:spacing w:val="-8"/>
        </w:rPr>
        <w:t xml:space="preserve"> </w:t>
      </w:r>
      <w:r w:rsidRPr="001421E2">
        <w:rPr>
          <w:rFonts w:ascii="Arial" w:hAnsi="Arial" w:cs="Arial"/>
          <w:color w:val="000000" w:themeColor="text1"/>
        </w:rPr>
        <w:t>frames</w:t>
      </w:r>
      <w:r w:rsidRPr="001421E2">
        <w:rPr>
          <w:rFonts w:ascii="Arial" w:hAnsi="Arial" w:cs="Arial"/>
          <w:color w:val="000000" w:themeColor="text1"/>
          <w:spacing w:val="-8"/>
        </w:rPr>
        <w:t xml:space="preserve"> </w:t>
      </w:r>
      <w:r w:rsidRPr="001421E2">
        <w:rPr>
          <w:rFonts w:ascii="Arial" w:hAnsi="Arial" w:cs="Arial"/>
          <w:color w:val="000000" w:themeColor="text1"/>
        </w:rPr>
        <w:t>per</w:t>
      </w:r>
      <w:r w:rsidRPr="001421E2">
        <w:rPr>
          <w:rFonts w:ascii="Arial" w:hAnsi="Arial" w:cs="Arial"/>
          <w:color w:val="000000" w:themeColor="text1"/>
          <w:spacing w:val="-8"/>
        </w:rPr>
        <w:t xml:space="preserve"> </w:t>
      </w:r>
      <w:r w:rsidRPr="001421E2">
        <w:rPr>
          <w:rFonts w:ascii="Arial" w:hAnsi="Arial" w:cs="Arial"/>
          <w:color w:val="000000" w:themeColor="text1"/>
        </w:rPr>
        <w:t>second</w:t>
      </w:r>
      <w:r w:rsidRPr="001421E2">
        <w:rPr>
          <w:rFonts w:ascii="Arial" w:hAnsi="Arial" w:cs="Arial"/>
          <w:color w:val="000000" w:themeColor="text1"/>
          <w:spacing w:val="-8"/>
        </w:rPr>
        <w:t xml:space="preserve"> </w:t>
      </w:r>
      <w:r w:rsidRPr="001421E2">
        <w:rPr>
          <w:rFonts w:ascii="Arial" w:hAnsi="Arial" w:cs="Arial"/>
          <w:color w:val="000000" w:themeColor="text1"/>
        </w:rPr>
        <w:t>and</w:t>
      </w:r>
      <w:r w:rsidRPr="001421E2">
        <w:rPr>
          <w:rFonts w:ascii="Arial" w:hAnsi="Arial" w:cs="Arial"/>
          <w:color w:val="000000" w:themeColor="text1"/>
          <w:spacing w:val="-7"/>
        </w:rPr>
        <w:t xml:space="preserve"> </w:t>
      </w:r>
      <w:r w:rsidRPr="001421E2">
        <w:rPr>
          <w:rFonts w:ascii="Arial" w:hAnsi="Arial" w:cs="Arial"/>
          <w:color w:val="000000" w:themeColor="text1"/>
        </w:rPr>
        <w:t>a</w:t>
      </w:r>
      <w:r w:rsidRPr="001421E2">
        <w:rPr>
          <w:rFonts w:ascii="Arial" w:hAnsi="Arial" w:cs="Arial"/>
          <w:color w:val="000000" w:themeColor="text1"/>
          <w:spacing w:val="-8"/>
        </w:rPr>
        <w:t xml:space="preserve"> </w:t>
      </w:r>
      <w:r w:rsidRPr="001421E2">
        <w:rPr>
          <w:rFonts w:ascii="Arial" w:hAnsi="Arial" w:cs="Arial"/>
          <w:color w:val="000000" w:themeColor="text1"/>
        </w:rPr>
        <w:t>linear</w:t>
      </w:r>
      <w:r w:rsidRPr="001421E2">
        <w:rPr>
          <w:rFonts w:ascii="Arial" w:hAnsi="Arial" w:cs="Arial"/>
          <w:color w:val="000000" w:themeColor="text1"/>
          <w:spacing w:val="-8"/>
        </w:rPr>
        <w:t xml:space="preserve"> </w:t>
      </w:r>
      <w:r w:rsidRPr="001421E2">
        <w:rPr>
          <w:rFonts w:ascii="Arial" w:hAnsi="Arial" w:cs="Arial"/>
          <w:color w:val="000000" w:themeColor="text1"/>
        </w:rPr>
        <w:t>axis</w:t>
      </w:r>
      <w:r w:rsidRPr="001421E2">
        <w:rPr>
          <w:rFonts w:ascii="Arial" w:hAnsi="Arial" w:cs="Arial"/>
          <w:color w:val="000000" w:themeColor="text1"/>
          <w:spacing w:val="-7"/>
        </w:rPr>
        <w:t xml:space="preserve"> </w:t>
      </w:r>
      <w:r w:rsidRPr="001421E2">
        <w:rPr>
          <w:rFonts w:ascii="Arial" w:hAnsi="Arial" w:cs="Arial"/>
          <w:color w:val="000000" w:themeColor="text1"/>
        </w:rPr>
        <w:t xml:space="preserve">speed </w:t>
      </w:r>
      <w:r w:rsidRPr="001421E2">
        <w:rPr>
          <w:rFonts w:ascii="Arial" w:hAnsi="Arial" w:cs="Arial"/>
          <w:color w:val="000000" w:themeColor="text1"/>
          <w:spacing w:val="-2"/>
        </w:rPr>
        <w:t>of</w:t>
      </w:r>
      <w:r w:rsidRPr="001421E2">
        <w:rPr>
          <w:rFonts w:ascii="Arial" w:hAnsi="Arial" w:cs="Arial"/>
          <w:color w:val="000000" w:themeColor="text1"/>
          <w:spacing w:val="-9"/>
        </w:rPr>
        <w:t xml:space="preserve"> </w:t>
      </w:r>
      <w:r w:rsidRPr="001421E2">
        <w:rPr>
          <w:rFonts w:ascii="Arial" w:hAnsi="Arial" w:cs="Arial"/>
          <w:color w:val="000000" w:themeColor="text1"/>
          <w:spacing w:val="-2"/>
        </w:rPr>
        <w:t>0.2</w:t>
      </w:r>
      <w:r w:rsidRPr="001421E2">
        <w:rPr>
          <w:rFonts w:ascii="Arial" w:hAnsi="Arial" w:cs="Arial"/>
          <w:color w:val="000000" w:themeColor="text1"/>
          <w:spacing w:val="-9"/>
        </w:rPr>
        <w:t xml:space="preserve"> </w:t>
      </w:r>
      <w:r w:rsidRPr="001421E2">
        <w:rPr>
          <w:rFonts w:ascii="Arial" w:hAnsi="Arial" w:cs="Arial"/>
          <w:color w:val="000000" w:themeColor="text1"/>
          <w:spacing w:val="-2"/>
        </w:rPr>
        <w:t>mm/s.</w:t>
      </w:r>
      <w:r w:rsidRPr="001421E2">
        <w:rPr>
          <w:rFonts w:ascii="Arial" w:hAnsi="Arial" w:cs="Arial"/>
          <w:color w:val="000000" w:themeColor="text1"/>
          <w:spacing w:val="22"/>
        </w:rPr>
        <w:t xml:space="preserve"> </w:t>
      </w:r>
      <w:r w:rsidRPr="001421E2">
        <w:rPr>
          <w:rFonts w:ascii="Arial" w:hAnsi="Arial" w:cs="Arial"/>
          <w:color w:val="000000" w:themeColor="text1"/>
          <w:spacing w:val="-2"/>
        </w:rPr>
        <w:t>Using</w:t>
      </w:r>
      <w:r w:rsidRPr="001421E2">
        <w:rPr>
          <w:rFonts w:ascii="Arial" w:hAnsi="Arial" w:cs="Arial"/>
          <w:color w:val="000000" w:themeColor="text1"/>
          <w:spacing w:val="-9"/>
        </w:rPr>
        <w:t xml:space="preserve"> </w:t>
      </w:r>
      <w:r w:rsidRPr="001421E2">
        <w:rPr>
          <w:rFonts w:ascii="Arial" w:hAnsi="Arial" w:cs="Arial"/>
          <w:color w:val="000000" w:themeColor="text1"/>
          <w:spacing w:val="-2"/>
        </w:rPr>
        <w:t>the</w:t>
      </w:r>
      <w:r w:rsidRPr="001421E2">
        <w:rPr>
          <w:rFonts w:ascii="Arial" w:hAnsi="Arial" w:cs="Arial"/>
          <w:color w:val="000000" w:themeColor="text1"/>
          <w:spacing w:val="-9"/>
        </w:rPr>
        <w:t xml:space="preserve"> </w:t>
      </w:r>
      <w:r w:rsidRPr="001421E2">
        <w:rPr>
          <w:rFonts w:ascii="Arial" w:hAnsi="Arial" w:cs="Arial"/>
          <w:color w:val="000000" w:themeColor="text1"/>
          <w:spacing w:val="-2"/>
        </w:rPr>
        <w:t>software</w:t>
      </w:r>
      <w:r w:rsidRPr="001421E2">
        <w:rPr>
          <w:rFonts w:ascii="Arial" w:hAnsi="Arial" w:cs="Arial"/>
          <w:color w:val="000000" w:themeColor="text1"/>
          <w:spacing w:val="-9"/>
        </w:rPr>
        <w:t xml:space="preserve"> </w:t>
      </w:r>
      <w:r w:rsidRPr="001421E2">
        <w:rPr>
          <w:rFonts w:ascii="Arial" w:hAnsi="Arial" w:cs="Arial"/>
          <w:color w:val="000000" w:themeColor="text1"/>
          <w:spacing w:val="-2"/>
        </w:rPr>
        <w:t>Headwall</w:t>
      </w:r>
      <w:r w:rsidRPr="001421E2">
        <w:rPr>
          <w:rFonts w:ascii="Arial" w:hAnsi="Arial" w:cs="Arial"/>
          <w:color w:val="000000" w:themeColor="text1"/>
          <w:spacing w:val="-9"/>
        </w:rPr>
        <w:t xml:space="preserve"> </w:t>
      </w:r>
      <w:proofErr w:type="spellStart"/>
      <w:r w:rsidRPr="001421E2">
        <w:rPr>
          <w:rFonts w:ascii="Arial" w:hAnsi="Arial" w:cs="Arial"/>
          <w:color w:val="000000" w:themeColor="text1"/>
          <w:spacing w:val="-2"/>
        </w:rPr>
        <w:t>Hyperspec</w:t>
      </w:r>
      <w:proofErr w:type="spellEnd"/>
      <w:r w:rsidRPr="001421E2">
        <w:rPr>
          <w:rFonts w:ascii="Arial" w:hAnsi="Arial" w:cs="Arial"/>
          <w:color w:val="000000" w:themeColor="text1"/>
          <w:spacing w:val="-9"/>
        </w:rPr>
        <w:t xml:space="preserve"> </w:t>
      </w:r>
      <w:r w:rsidRPr="001421E2">
        <w:rPr>
          <w:rFonts w:ascii="Arial" w:hAnsi="Arial" w:cs="Arial"/>
          <w:color w:val="000000" w:themeColor="text1"/>
          <w:spacing w:val="-2"/>
        </w:rPr>
        <w:t>III</w:t>
      </w:r>
      <w:r w:rsidRPr="001421E2">
        <w:rPr>
          <w:rFonts w:ascii="Arial" w:hAnsi="Arial" w:cs="Arial"/>
          <w:color w:val="000000" w:themeColor="text1"/>
          <w:spacing w:val="-9"/>
        </w:rPr>
        <w:t xml:space="preserve"> </w:t>
      </w:r>
      <w:r w:rsidRPr="001421E2">
        <w:rPr>
          <w:rFonts w:ascii="Arial" w:hAnsi="Arial" w:cs="Arial"/>
          <w:color w:val="000000" w:themeColor="text1"/>
          <w:spacing w:val="-2"/>
        </w:rPr>
        <w:t>(Headwall</w:t>
      </w:r>
      <w:r w:rsidRPr="001421E2">
        <w:rPr>
          <w:rFonts w:ascii="Arial" w:hAnsi="Arial" w:cs="Arial"/>
          <w:color w:val="000000" w:themeColor="text1"/>
          <w:spacing w:val="-9"/>
        </w:rPr>
        <w:t xml:space="preserve"> </w:t>
      </w:r>
      <w:r w:rsidRPr="001421E2">
        <w:rPr>
          <w:rFonts w:ascii="Arial" w:hAnsi="Arial" w:cs="Arial"/>
          <w:color w:val="000000" w:themeColor="text1"/>
          <w:spacing w:val="-2"/>
        </w:rPr>
        <w:t xml:space="preserve">Photonics, </w:t>
      </w:r>
      <w:r w:rsidRPr="001421E2">
        <w:rPr>
          <w:rFonts w:ascii="Arial" w:hAnsi="Arial" w:cs="Arial"/>
          <w:color w:val="000000" w:themeColor="text1"/>
        </w:rPr>
        <w:t>Bolton,</w:t>
      </w:r>
      <w:r w:rsidRPr="001421E2">
        <w:rPr>
          <w:rFonts w:ascii="Arial" w:hAnsi="Arial" w:cs="Arial"/>
          <w:color w:val="000000" w:themeColor="text1"/>
          <w:spacing w:val="-5"/>
        </w:rPr>
        <w:t xml:space="preserve"> </w:t>
      </w:r>
      <w:r w:rsidRPr="001421E2">
        <w:rPr>
          <w:rFonts w:ascii="Arial" w:hAnsi="Arial" w:cs="Arial"/>
          <w:color w:val="000000" w:themeColor="text1"/>
        </w:rPr>
        <w:t>MA,</w:t>
      </w:r>
      <w:r w:rsidRPr="001421E2">
        <w:rPr>
          <w:rFonts w:ascii="Arial" w:hAnsi="Arial" w:cs="Arial"/>
          <w:color w:val="000000" w:themeColor="text1"/>
          <w:spacing w:val="-7"/>
        </w:rPr>
        <w:t xml:space="preserve"> </w:t>
      </w:r>
      <w:r w:rsidRPr="001421E2">
        <w:rPr>
          <w:rFonts w:ascii="Arial" w:hAnsi="Arial" w:cs="Arial"/>
          <w:color w:val="000000" w:themeColor="text1"/>
        </w:rPr>
        <w:t>USA)</w:t>
      </w:r>
      <w:r w:rsidRPr="001421E2">
        <w:rPr>
          <w:rFonts w:ascii="Arial" w:hAnsi="Arial" w:cs="Arial"/>
          <w:color w:val="000000" w:themeColor="text1"/>
          <w:spacing w:val="-7"/>
        </w:rPr>
        <w:t xml:space="preserve"> </w:t>
      </w:r>
      <w:r w:rsidRPr="001421E2">
        <w:rPr>
          <w:rFonts w:ascii="Arial" w:hAnsi="Arial" w:cs="Arial"/>
          <w:color w:val="000000" w:themeColor="text1"/>
        </w:rPr>
        <w:t>the</w:t>
      </w:r>
      <w:r w:rsidRPr="001421E2">
        <w:rPr>
          <w:rFonts w:ascii="Arial" w:hAnsi="Arial" w:cs="Arial"/>
          <w:color w:val="000000" w:themeColor="text1"/>
          <w:spacing w:val="-7"/>
        </w:rPr>
        <w:t xml:space="preserve"> </w:t>
      </w:r>
      <w:r w:rsidRPr="001421E2">
        <w:rPr>
          <w:rFonts w:ascii="Arial" w:hAnsi="Arial" w:cs="Arial"/>
          <w:color w:val="000000" w:themeColor="text1"/>
        </w:rPr>
        <w:t>relative</w:t>
      </w:r>
      <w:r w:rsidRPr="001421E2">
        <w:rPr>
          <w:rFonts w:ascii="Arial" w:hAnsi="Arial" w:cs="Arial"/>
          <w:color w:val="000000" w:themeColor="text1"/>
          <w:spacing w:val="-7"/>
        </w:rPr>
        <w:t xml:space="preserve"> </w:t>
      </w:r>
      <w:r w:rsidRPr="001421E2">
        <w:rPr>
          <w:rFonts w:ascii="Arial" w:hAnsi="Arial" w:cs="Arial"/>
          <w:color w:val="000000" w:themeColor="text1"/>
        </w:rPr>
        <w:t>reflectance</w:t>
      </w:r>
      <w:r w:rsidRPr="001421E2">
        <w:rPr>
          <w:rFonts w:ascii="Arial" w:hAnsi="Arial" w:cs="Arial"/>
          <w:color w:val="000000" w:themeColor="text1"/>
          <w:spacing w:val="-7"/>
        </w:rPr>
        <w:t xml:space="preserve"> </w:t>
      </w:r>
      <w:r w:rsidRPr="001421E2">
        <w:rPr>
          <w:rFonts w:ascii="Arial" w:hAnsi="Arial" w:cs="Arial"/>
          <w:color w:val="000000" w:themeColor="text1"/>
        </w:rPr>
        <w:t>was</w:t>
      </w:r>
      <w:r w:rsidRPr="001421E2">
        <w:rPr>
          <w:rFonts w:ascii="Arial" w:hAnsi="Arial" w:cs="Arial"/>
          <w:color w:val="000000" w:themeColor="text1"/>
          <w:spacing w:val="-7"/>
        </w:rPr>
        <w:t xml:space="preserve"> </w:t>
      </w:r>
      <w:r w:rsidRPr="001421E2">
        <w:rPr>
          <w:rFonts w:ascii="Arial" w:hAnsi="Arial" w:cs="Arial"/>
          <w:color w:val="000000" w:themeColor="text1"/>
        </w:rPr>
        <w:t>calculated</w:t>
      </w:r>
      <w:r w:rsidRPr="001421E2">
        <w:rPr>
          <w:rFonts w:ascii="Arial" w:hAnsi="Arial" w:cs="Arial"/>
          <w:color w:val="000000" w:themeColor="text1"/>
          <w:spacing w:val="-7"/>
        </w:rPr>
        <w:t xml:space="preserve"> </w:t>
      </w:r>
      <w:r w:rsidR="003A4DCA">
        <w:rPr>
          <w:rFonts w:ascii="Arial" w:hAnsi="Arial" w:cs="Arial"/>
          <w:color w:val="000000" w:themeColor="text1"/>
        </w:rPr>
        <w:t>against</w:t>
      </w:r>
      <w:r w:rsidR="003A4DCA" w:rsidRPr="001421E2">
        <w:rPr>
          <w:rFonts w:ascii="Arial" w:hAnsi="Arial" w:cs="Arial"/>
          <w:color w:val="000000" w:themeColor="text1"/>
          <w:spacing w:val="-7"/>
        </w:rPr>
        <w:t xml:space="preserve"> </w:t>
      </w:r>
      <w:r w:rsidRPr="001421E2">
        <w:rPr>
          <w:rFonts w:ascii="Arial" w:hAnsi="Arial" w:cs="Arial"/>
          <w:color w:val="000000" w:themeColor="text1"/>
        </w:rPr>
        <w:t>a</w:t>
      </w:r>
      <w:r w:rsidRPr="001421E2">
        <w:rPr>
          <w:rFonts w:ascii="Arial" w:hAnsi="Arial" w:cs="Arial"/>
          <w:color w:val="000000" w:themeColor="text1"/>
          <w:spacing w:val="-7"/>
        </w:rPr>
        <w:t xml:space="preserve"> </w:t>
      </w:r>
      <w:r w:rsidRPr="001421E2">
        <w:rPr>
          <w:rFonts w:ascii="Arial" w:hAnsi="Arial" w:cs="Arial"/>
          <w:color w:val="000000" w:themeColor="text1"/>
        </w:rPr>
        <w:t>white</w:t>
      </w:r>
      <w:r w:rsidRPr="001421E2">
        <w:rPr>
          <w:rFonts w:ascii="Arial" w:hAnsi="Arial" w:cs="Arial"/>
          <w:color w:val="000000" w:themeColor="text1"/>
          <w:spacing w:val="-7"/>
        </w:rPr>
        <w:t xml:space="preserve"> </w:t>
      </w:r>
      <w:r w:rsidRPr="001421E2">
        <w:rPr>
          <w:rFonts w:ascii="Arial" w:hAnsi="Arial" w:cs="Arial"/>
          <w:color w:val="000000" w:themeColor="text1"/>
        </w:rPr>
        <w:t>reference</w:t>
      </w:r>
      <w:r w:rsidRPr="001421E2">
        <w:rPr>
          <w:rFonts w:ascii="Arial" w:hAnsi="Arial" w:cs="Arial"/>
          <w:color w:val="000000" w:themeColor="text1"/>
          <w:spacing w:val="-8"/>
        </w:rPr>
        <w:t xml:space="preserve"> </w:t>
      </w:r>
      <w:r w:rsidRPr="001421E2">
        <w:rPr>
          <w:rFonts w:ascii="Arial" w:hAnsi="Arial" w:cs="Arial"/>
          <w:color w:val="000000" w:themeColor="text1"/>
        </w:rPr>
        <w:t>image</w:t>
      </w:r>
      <w:r w:rsidRPr="001421E2">
        <w:rPr>
          <w:rFonts w:ascii="Arial" w:hAnsi="Arial" w:cs="Arial"/>
          <w:color w:val="000000" w:themeColor="text1"/>
          <w:spacing w:val="-7"/>
        </w:rPr>
        <w:t xml:space="preserve"> </w:t>
      </w:r>
      <w:r w:rsidRPr="001421E2">
        <w:rPr>
          <w:rFonts w:ascii="Arial" w:hAnsi="Arial" w:cs="Arial"/>
          <w:color w:val="000000" w:themeColor="text1"/>
        </w:rPr>
        <w:t xml:space="preserve">of </w:t>
      </w:r>
      <w:r w:rsidRPr="001421E2">
        <w:rPr>
          <w:rFonts w:ascii="Arial" w:hAnsi="Arial" w:cs="Arial"/>
          <w:color w:val="000000" w:themeColor="text1"/>
          <w:spacing w:val="-2"/>
        </w:rPr>
        <w:t>95%</w:t>
      </w:r>
      <w:r w:rsidRPr="001421E2">
        <w:rPr>
          <w:rFonts w:ascii="Arial" w:hAnsi="Arial" w:cs="Arial"/>
          <w:color w:val="000000" w:themeColor="text1"/>
          <w:spacing w:val="-11"/>
        </w:rPr>
        <w:t xml:space="preserve"> </w:t>
      </w:r>
      <w:r w:rsidRPr="001421E2">
        <w:rPr>
          <w:rFonts w:ascii="Arial" w:hAnsi="Arial" w:cs="Arial"/>
          <w:color w:val="000000" w:themeColor="text1"/>
          <w:spacing w:val="-2"/>
        </w:rPr>
        <w:t>barium</w:t>
      </w:r>
      <w:r w:rsidRPr="001421E2">
        <w:rPr>
          <w:rFonts w:ascii="Arial" w:hAnsi="Arial" w:cs="Arial"/>
          <w:color w:val="000000" w:themeColor="text1"/>
          <w:spacing w:val="-11"/>
        </w:rPr>
        <w:t xml:space="preserve"> </w:t>
      </w:r>
      <w:r w:rsidRPr="001421E2">
        <w:rPr>
          <w:rFonts w:ascii="Arial" w:hAnsi="Arial" w:cs="Arial"/>
          <w:color w:val="000000" w:themeColor="text1"/>
          <w:spacing w:val="-2"/>
        </w:rPr>
        <w:t>sulfate</w:t>
      </w:r>
      <w:r w:rsidRPr="001421E2">
        <w:rPr>
          <w:rFonts w:ascii="Arial" w:hAnsi="Arial" w:cs="Arial"/>
          <w:color w:val="000000" w:themeColor="text1"/>
          <w:spacing w:val="-11"/>
        </w:rPr>
        <w:t xml:space="preserve"> </w:t>
      </w:r>
      <w:r w:rsidRPr="001421E2">
        <w:rPr>
          <w:rFonts w:ascii="Arial" w:hAnsi="Arial" w:cs="Arial"/>
          <w:color w:val="000000" w:themeColor="text1"/>
          <w:spacing w:val="-2"/>
        </w:rPr>
        <w:t>and</w:t>
      </w:r>
      <w:r w:rsidRPr="001421E2">
        <w:rPr>
          <w:rFonts w:ascii="Arial" w:hAnsi="Arial" w:cs="Arial"/>
          <w:color w:val="000000" w:themeColor="text1"/>
          <w:spacing w:val="-11"/>
        </w:rPr>
        <w:t xml:space="preserve"> </w:t>
      </w:r>
      <w:r w:rsidRPr="001421E2">
        <w:rPr>
          <w:rFonts w:ascii="Arial" w:hAnsi="Arial" w:cs="Arial"/>
          <w:color w:val="000000" w:themeColor="text1"/>
          <w:spacing w:val="-2"/>
        </w:rPr>
        <w:t>a</w:t>
      </w:r>
      <w:r w:rsidRPr="001421E2">
        <w:rPr>
          <w:rFonts w:ascii="Arial" w:hAnsi="Arial" w:cs="Arial"/>
          <w:color w:val="000000" w:themeColor="text1"/>
          <w:spacing w:val="-11"/>
        </w:rPr>
        <w:t xml:space="preserve"> </w:t>
      </w:r>
      <w:r w:rsidRPr="001421E2">
        <w:rPr>
          <w:rFonts w:ascii="Arial" w:hAnsi="Arial" w:cs="Arial"/>
          <w:color w:val="000000" w:themeColor="text1"/>
          <w:spacing w:val="-2"/>
        </w:rPr>
        <w:t>dark</w:t>
      </w:r>
      <w:r w:rsidRPr="001421E2">
        <w:rPr>
          <w:rFonts w:ascii="Arial" w:hAnsi="Arial" w:cs="Arial"/>
          <w:color w:val="000000" w:themeColor="text1"/>
          <w:spacing w:val="-11"/>
        </w:rPr>
        <w:t xml:space="preserve"> </w:t>
      </w:r>
      <w:r w:rsidRPr="001421E2">
        <w:rPr>
          <w:rFonts w:ascii="Arial" w:hAnsi="Arial" w:cs="Arial"/>
          <w:color w:val="000000" w:themeColor="text1"/>
          <w:spacing w:val="-2"/>
        </w:rPr>
        <w:t>current</w:t>
      </w:r>
      <w:r w:rsidRPr="001421E2">
        <w:rPr>
          <w:rFonts w:ascii="Arial" w:hAnsi="Arial" w:cs="Arial"/>
          <w:color w:val="000000" w:themeColor="text1"/>
          <w:spacing w:val="-11"/>
        </w:rPr>
        <w:t xml:space="preserve"> </w:t>
      </w:r>
      <w:r w:rsidRPr="001421E2">
        <w:rPr>
          <w:rFonts w:ascii="Arial" w:hAnsi="Arial" w:cs="Arial"/>
          <w:color w:val="000000" w:themeColor="text1"/>
          <w:spacing w:val="-2"/>
        </w:rPr>
        <w:t>image</w:t>
      </w:r>
      <w:r w:rsidRPr="001421E2">
        <w:rPr>
          <w:rFonts w:ascii="Arial" w:hAnsi="Arial" w:cs="Arial"/>
          <w:color w:val="000000" w:themeColor="text1"/>
          <w:spacing w:val="-11"/>
        </w:rPr>
        <w:t xml:space="preserve"> </w:t>
      </w:r>
      <w:r w:rsidRPr="001421E2">
        <w:rPr>
          <w:rFonts w:ascii="Arial" w:hAnsi="Arial" w:cs="Arial"/>
          <w:color w:val="000000" w:themeColor="text1"/>
          <w:spacing w:val="-2"/>
        </w:rPr>
        <w:t>(P</w:t>
      </w:r>
      <w:hyperlink w:anchor="_bookmark56" w:history="1">
        <w:r w:rsidRPr="001421E2">
          <w:rPr>
            <w:rFonts w:ascii="Arial" w:hAnsi="Arial" w:cs="Arial"/>
            <w:color w:val="000000" w:themeColor="text1"/>
            <w:spacing w:val="-2"/>
          </w:rPr>
          <w:t>aulus</w:t>
        </w:r>
        <w:r w:rsidRPr="001421E2">
          <w:rPr>
            <w:rFonts w:ascii="Arial" w:hAnsi="Arial" w:cs="Arial"/>
            <w:color w:val="000000" w:themeColor="text1"/>
            <w:spacing w:val="-11"/>
          </w:rPr>
          <w:t xml:space="preserve"> </w:t>
        </w:r>
        <w:r w:rsidRPr="001421E2">
          <w:rPr>
            <w:rFonts w:ascii="Arial" w:hAnsi="Arial" w:cs="Arial"/>
            <w:color w:val="000000" w:themeColor="text1"/>
            <w:spacing w:val="-2"/>
          </w:rPr>
          <w:t>and</w:t>
        </w:r>
        <w:r w:rsidRPr="001421E2">
          <w:rPr>
            <w:rFonts w:ascii="Arial" w:hAnsi="Arial" w:cs="Arial"/>
            <w:color w:val="000000" w:themeColor="text1"/>
            <w:spacing w:val="-11"/>
          </w:rPr>
          <w:t xml:space="preserve"> </w:t>
        </w:r>
        <w:r w:rsidRPr="001421E2">
          <w:rPr>
            <w:rFonts w:ascii="Arial" w:hAnsi="Arial" w:cs="Arial"/>
            <w:color w:val="000000" w:themeColor="text1"/>
            <w:spacing w:val="-2"/>
          </w:rPr>
          <w:t>Mahlein,</w:t>
        </w:r>
        <w:r w:rsidRPr="001421E2">
          <w:rPr>
            <w:rFonts w:ascii="Arial" w:hAnsi="Arial" w:cs="Arial"/>
            <w:color w:val="000000" w:themeColor="text1"/>
            <w:spacing w:val="-11"/>
          </w:rPr>
          <w:t xml:space="preserve"> </w:t>
        </w:r>
      </w:hyperlink>
      <w:hyperlink w:anchor="_bookmark56" w:history="1">
        <w:r w:rsidRPr="001421E2">
          <w:rPr>
            <w:rFonts w:ascii="Arial" w:hAnsi="Arial" w:cs="Arial"/>
            <w:color w:val="000000" w:themeColor="text1"/>
            <w:spacing w:val="-2"/>
          </w:rPr>
          <w:t>2</w:t>
        </w:r>
      </w:hyperlink>
      <w:r w:rsidRPr="001421E2">
        <w:rPr>
          <w:rFonts w:ascii="Arial" w:hAnsi="Arial" w:cs="Arial"/>
          <w:color w:val="000000" w:themeColor="text1"/>
          <w:spacing w:val="-2"/>
        </w:rPr>
        <w:t>020).</w:t>
      </w:r>
      <w:r w:rsidRPr="001421E2">
        <w:rPr>
          <w:rFonts w:ascii="Arial" w:hAnsi="Arial" w:cs="Arial"/>
          <w:color w:val="000000" w:themeColor="text1"/>
          <w:spacing w:val="14"/>
        </w:rPr>
        <w:t xml:space="preserve"> </w:t>
      </w:r>
      <w:r w:rsidRPr="001421E2">
        <w:rPr>
          <w:rFonts w:ascii="Arial" w:hAnsi="Arial" w:cs="Arial"/>
          <w:color w:val="000000" w:themeColor="text1"/>
          <w:spacing w:val="-2"/>
        </w:rPr>
        <w:t>ENVI</w:t>
      </w:r>
      <w:r w:rsidRPr="001421E2">
        <w:rPr>
          <w:rFonts w:ascii="Arial" w:hAnsi="Arial" w:cs="Arial"/>
          <w:color w:val="000000" w:themeColor="text1"/>
          <w:spacing w:val="-11"/>
        </w:rPr>
        <w:t xml:space="preserve"> </w:t>
      </w:r>
      <w:r w:rsidRPr="001421E2">
        <w:rPr>
          <w:rFonts w:ascii="Arial" w:hAnsi="Arial" w:cs="Arial"/>
          <w:color w:val="000000" w:themeColor="text1"/>
          <w:spacing w:val="-2"/>
        </w:rPr>
        <w:t>5.5</w:t>
      </w:r>
      <w:r w:rsidRPr="001421E2">
        <w:rPr>
          <w:rFonts w:ascii="Arial" w:hAnsi="Arial" w:cs="Arial"/>
          <w:color w:val="000000" w:themeColor="text1"/>
          <w:spacing w:val="-11"/>
        </w:rPr>
        <w:t xml:space="preserve"> </w:t>
      </w:r>
      <w:r w:rsidRPr="001421E2">
        <w:rPr>
          <w:rFonts w:ascii="Arial" w:hAnsi="Arial" w:cs="Arial"/>
          <w:color w:val="000000" w:themeColor="text1"/>
          <w:spacing w:val="-2"/>
        </w:rPr>
        <w:t>(</w:t>
      </w:r>
      <w:proofErr w:type="spellStart"/>
      <w:r w:rsidRPr="001421E2">
        <w:rPr>
          <w:rFonts w:ascii="Arial" w:hAnsi="Arial" w:cs="Arial"/>
          <w:color w:val="000000" w:themeColor="text1"/>
          <w:spacing w:val="-2"/>
        </w:rPr>
        <w:t>Exelis</w:t>
      </w:r>
      <w:proofErr w:type="spellEnd"/>
      <w:r w:rsidRPr="001421E2">
        <w:rPr>
          <w:rFonts w:ascii="Arial" w:hAnsi="Arial" w:cs="Arial"/>
          <w:color w:val="000000" w:themeColor="text1"/>
          <w:spacing w:val="-2"/>
        </w:rPr>
        <w:t xml:space="preserve"> </w:t>
      </w:r>
      <w:r w:rsidRPr="001421E2">
        <w:rPr>
          <w:rFonts w:ascii="Arial" w:hAnsi="Arial" w:cs="Arial"/>
          <w:color w:val="000000" w:themeColor="text1"/>
        </w:rPr>
        <w:t>Visual Information Solutions, Boulder, CO, USA) was used to analyze the data and a</w:t>
      </w:r>
      <w:r w:rsidR="003A4DCA">
        <w:rPr>
          <w:rFonts w:ascii="Arial" w:hAnsi="Arial" w:cs="Arial"/>
          <w:color w:val="000000" w:themeColor="text1"/>
        </w:rPr>
        <w:t>n</w:t>
      </w:r>
      <w:r w:rsidRPr="001421E2">
        <w:rPr>
          <w:rFonts w:ascii="Arial" w:hAnsi="Arial" w:cs="Arial"/>
          <w:color w:val="000000" w:themeColor="text1"/>
          <w:w w:val="95"/>
        </w:rPr>
        <w:t xml:space="preserve"> </w:t>
      </w:r>
      <w:proofErr w:type="gramStart"/>
      <w:r w:rsidRPr="001421E2">
        <w:rPr>
          <w:rFonts w:ascii="Arial" w:hAnsi="Arial" w:cs="Arial"/>
          <w:color w:val="000000" w:themeColor="text1"/>
          <w:w w:val="95"/>
        </w:rPr>
        <w:t>800 pixel</w:t>
      </w:r>
      <w:proofErr w:type="gramEnd"/>
      <w:r w:rsidRPr="001421E2">
        <w:rPr>
          <w:rFonts w:ascii="Arial" w:hAnsi="Arial" w:cs="Arial"/>
          <w:color w:val="000000" w:themeColor="text1"/>
          <w:w w:val="95"/>
        </w:rPr>
        <w:t xml:space="preserve"> </w:t>
      </w:r>
      <w:r w:rsidR="003A4DCA">
        <w:rPr>
          <w:rFonts w:ascii="Arial" w:hAnsi="Arial" w:cs="Arial"/>
          <w:color w:val="000000" w:themeColor="text1"/>
          <w:w w:val="95"/>
        </w:rPr>
        <w:t xml:space="preserve">area </w:t>
      </w:r>
      <w:r w:rsidRPr="001421E2">
        <w:rPr>
          <w:rFonts w:ascii="Arial" w:hAnsi="Arial" w:cs="Arial"/>
          <w:color w:val="000000" w:themeColor="text1"/>
          <w:w w:val="95"/>
        </w:rPr>
        <w:t>was used to calculate the average reflectance of each wavelength.</w:t>
      </w:r>
      <w:r w:rsidRPr="001421E2">
        <w:rPr>
          <w:rFonts w:ascii="Arial" w:hAnsi="Arial" w:cs="Arial"/>
          <w:color w:val="000000" w:themeColor="text1"/>
          <w:spacing w:val="25"/>
        </w:rPr>
        <w:t xml:space="preserve"> </w:t>
      </w:r>
      <w:r w:rsidRPr="001421E2">
        <w:rPr>
          <w:rFonts w:ascii="Arial" w:hAnsi="Arial" w:cs="Arial"/>
          <w:color w:val="000000" w:themeColor="text1"/>
          <w:w w:val="95"/>
        </w:rPr>
        <w:t>Data was</w:t>
      </w:r>
      <w:r w:rsidRPr="001421E2">
        <w:rPr>
          <w:rFonts w:ascii="Arial" w:hAnsi="Arial" w:cs="Arial"/>
          <w:color w:val="000000" w:themeColor="text1"/>
          <w:spacing w:val="22"/>
        </w:rPr>
        <w:t xml:space="preserve"> </w:t>
      </w:r>
      <w:r w:rsidRPr="001421E2">
        <w:rPr>
          <w:rFonts w:ascii="Arial" w:hAnsi="Arial" w:cs="Arial"/>
          <w:color w:val="000000" w:themeColor="text1"/>
          <w:w w:val="95"/>
        </w:rPr>
        <w:t>pre-processed</w:t>
      </w:r>
      <w:r w:rsidRPr="001421E2">
        <w:rPr>
          <w:rFonts w:ascii="Arial" w:hAnsi="Arial" w:cs="Arial"/>
          <w:color w:val="000000" w:themeColor="text1"/>
          <w:spacing w:val="22"/>
        </w:rPr>
        <w:t xml:space="preserve"> </w:t>
      </w:r>
      <w:r w:rsidRPr="001421E2">
        <w:rPr>
          <w:rFonts w:ascii="Arial" w:hAnsi="Arial" w:cs="Arial"/>
          <w:color w:val="000000" w:themeColor="text1"/>
          <w:w w:val="95"/>
        </w:rPr>
        <w:t>with</w:t>
      </w:r>
      <w:r w:rsidRPr="001421E2">
        <w:rPr>
          <w:rFonts w:ascii="Arial" w:hAnsi="Arial" w:cs="Arial"/>
          <w:color w:val="000000" w:themeColor="text1"/>
          <w:spacing w:val="22"/>
        </w:rPr>
        <w:t xml:space="preserve"> </w:t>
      </w:r>
      <w:r w:rsidRPr="001421E2">
        <w:rPr>
          <w:rFonts w:ascii="Arial" w:hAnsi="Arial" w:cs="Arial"/>
          <w:color w:val="000000" w:themeColor="text1"/>
          <w:w w:val="95"/>
        </w:rPr>
        <w:t>a</w:t>
      </w:r>
      <w:r w:rsidRPr="001421E2">
        <w:rPr>
          <w:rFonts w:ascii="Arial" w:hAnsi="Arial" w:cs="Arial"/>
          <w:color w:val="000000" w:themeColor="text1"/>
          <w:spacing w:val="22"/>
        </w:rPr>
        <w:t xml:space="preserve"> </w:t>
      </w:r>
      <w:proofErr w:type="spellStart"/>
      <w:r w:rsidRPr="001421E2">
        <w:rPr>
          <w:rFonts w:ascii="Arial" w:hAnsi="Arial" w:cs="Arial"/>
          <w:color w:val="000000" w:themeColor="text1"/>
          <w:w w:val="95"/>
        </w:rPr>
        <w:t>Savitzky-Golay</w:t>
      </w:r>
      <w:proofErr w:type="spellEnd"/>
      <w:r w:rsidRPr="001421E2">
        <w:rPr>
          <w:rFonts w:ascii="Arial" w:hAnsi="Arial" w:cs="Arial"/>
          <w:color w:val="000000" w:themeColor="text1"/>
          <w:spacing w:val="22"/>
        </w:rPr>
        <w:t xml:space="preserve"> </w:t>
      </w:r>
      <w:r w:rsidRPr="001421E2">
        <w:rPr>
          <w:rFonts w:ascii="Arial" w:hAnsi="Arial" w:cs="Arial"/>
          <w:color w:val="000000" w:themeColor="text1"/>
          <w:w w:val="95"/>
        </w:rPr>
        <w:t>filter</w:t>
      </w:r>
      <w:r w:rsidRPr="001421E2">
        <w:rPr>
          <w:rFonts w:ascii="Arial" w:hAnsi="Arial" w:cs="Arial"/>
          <w:color w:val="000000" w:themeColor="text1"/>
          <w:spacing w:val="22"/>
        </w:rPr>
        <w:t xml:space="preserve"> </w:t>
      </w:r>
      <w:r w:rsidRPr="001421E2">
        <w:rPr>
          <w:rFonts w:ascii="Arial" w:hAnsi="Arial" w:cs="Arial"/>
          <w:color w:val="000000" w:themeColor="text1"/>
          <w:w w:val="95"/>
        </w:rPr>
        <w:t>with</w:t>
      </w:r>
      <w:r w:rsidRPr="001421E2">
        <w:rPr>
          <w:rFonts w:ascii="Arial" w:hAnsi="Arial" w:cs="Arial"/>
          <w:color w:val="000000" w:themeColor="text1"/>
          <w:spacing w:val="22"/>
        </w:rPr>
        <w:t xml:space="preserve"> </w:t>
      </w:r>
      <w:r w:rsidRPr="001421E2">
        <w:rPr>
          <w:rFonts w:ascii="Arial" w:hAnsi="Arial" w:cs="Arial"/>
          <w:color w:val="000000" w:themeColor="text1"/>
          <w:w w:val="95"/>
        </w:rPr>
        <w:t>a</w:t>
      </w:r>
      <w:r w:rsidRPr="001421E2">
        <w:rPr>
          <w:rFonts w:ascii="Arial" w:hAnsi="Arial" w:cs="Arial"/>
          <w:color w:val="000000" w:themeColor="text1"/>
          <w:spacing w:val="22"/>
        </w:rPr>
        <w:t xml:space="preserve"> </w:t>
      </w:r>
      <w:r w:rsidRPr="001421E2">
        <w:rPr>
          <w:rFonts w:ascii="Arial" w:hAnsi="Arial" w:cs="Arial"/>
          <w:color w:val="000000" w:themeColor="text1"/>
          <w:w w:val="95"/>
        </w:rPr>
        <w:t>window</w:t>
      </w:r>
      <w:r w:rsidRPr="001421E2">
        <w:rPr>
          <w:rFonts w:ascii="Arial" w:hAnsi="Arial" w:cs="Arial"/>
          <w:color w:val="000000" w:themeColor="text1"/>
          <w:spacing w:val="22"/>
        </w:rPr>
        <w:t xml:space="preserve"> </w:t>
      </w:r>
      <w:r w:rsidRPr="001421E2">
        <w:rPr>
          <w:rFonts w:ascii="Arial" w:hAnsi="Arial" w:cs="Arial"/>
          <w:color w:val="000000" w:themeColor="text1"/>
          <w:w w:val="95"/>
        </w:rPr>
        <w:t>size</w:t>
      </w:r>
      <w:r w:rsidRPr="001421E2">
        <w:rPr>
          <w:rFonts w:ascii="Arial" w:hAnsi="Arial" w:cs="Arial"/>
          <w:color w:val="000000" w:themeColor="text1"/>
          <w:spacing w:val="22"/>
        </w:rPr>
        <w:t xml:space="preserve"> </w:t>
      </w:r>
      <w:r w:rsidRPr="001421E2">
        <w:rPr>
          <w:rFonts w:ascii="Arial" w:hAnsi="Arial" w:cs="Arial"/>
          <w:color w:val="000000" w:themeColor="text1"/>
          <w:w w:val="95"/>
        </w:rPr>
        <w:t>of</w:t>
      </w:r>
      <w:r w:rsidRPr="001421E2">
        <w:rPr>
          <w:rFonts w:ascii="Arial" w:hAnsi="Arial" w:cs="Arial"/>
          <w:color w:val="000000" w:themeColor="text1"/>
          <w:spacing w:val="23"/>
        </w:rPr>
        <w:t xml:space="preserve"> </w:t>
      </w:r>
      <w:r w:rsidRPr="001421E2">
        <w:rPr>
          <w:rFonts w:ascii="Arial" w:hAnsi="Arial" w:cs="Arial"/>
          <w:color w:val="000000" w:themeColor="text1"/>
          <w:w w:val="95"/>
        </w:rPr>
        <w:t>7</w:t>
      </w:r>
      <w:r w:rsidRPr="001421E2">
        <w:rPr>
          <w:rFonts w:ascii="Arial" w:hAnsi="Arial" w:cs="Arial"/>
          <w:color w:val="000000" w:themeColor="text1"/>
          <w:spacing w:val="22"/>
        </w:rPr>
        <w:t xml:space="preserve"> </w:t>
      </w:r>
      <w:r w:rsidRPr="001421E2">
        <w:rPr>
          <w:rFonts w:ascii="Arial" w:hAnsi="Arial" w:cs="Arial"/>
          <w:color w:val="000000" w:themeColor="text1"/>
          <w:w w:val="95"/>
        </w:rPr>
        <w:t>and</w:t>
      </w:r>
      <w:r w:rsidRPr="001421E2">
        <w:rPr>
          <w:rFonts w:ascii="Arial" w:hAnsi="Arial" w:cs="Arial"/>
          <w:color w:val="000000" w:themeColor="text1"/>
          <w:spacing w:val="23"/>
        </w:rPr>
        <w:t xml:space="preserve"> </w:t>
      </w:r>
      <w:r w:rsidRPr="001421E2">
        <w:rPr>
          <w:rFonts w:ascii="Arial" w:hAnsi="Arial" w:cs="Arial"/>
          <w:color w:val="000000" w:themeColor="text1"/>
          <w:w w:val="95"/>
        </w:rPr>
        <w:t>a</w:t>
      </w:r>
      <w:r w:rsidRPr="001421E2">
        <w:rPr>
          <w:rFonts w:ascii="Arial" w:hAnsi="Arial" w:cs="Arial"/>
          <w:color w:val="000000" w:themeColor="text1"/>
          <w:spacing w:val="23"/>
        </w:rPr>
        <w:t xml:space="preserve"> </w:t>
      </w:r>
      <w:r w:rsidRPr="001421E2">
        <w:rPr>
          <w:rFonts w:ascii="Arial" w:hAnsi="Arial" w:cs="Arial"/>
          <w:color w:val="000000" w:themeColor="text1"/>
          <w:w w:val="95"/>
        </w:rPr>
        <w:t>3</w:t>
      </w:r>
      <w:r w:rsidRPr="00F81C5B">
        <w:rPr>
          <w:rFonts w:ascii="Arial" w:hAnsi="Arial" w:cs="Arial"/>
          <w:color w:val="000000" w:themeColor="text1"/>
          <w:w w:val="95"/>
          <w:vertAlign w:val="superscript"/>
        </w:rPr>
        <w:t>rd</w:t>
      </w:r>
      <w:r w:rsidRPr="001421E2">
        <w:rPr>
          <w:rFonts w:ascii="Arial" w:hAnsi="Arial" w:cs="Arial"/>
          <w:color w:val="000000" w:themeColor="text1"/>
          <w:spacing w:val="22"/>
        </w:rPr>
        <w:t xml:space="preserve"> </w:t>
      </w:r>
      <w:r w:rsidRPr="001421E2">
        <w:rPr>
          <w:rFonts w:ascii="Arial" w:hAnsi="Arial" w:cs="Arial"/>
          <w:color w:val="000000" w:themeColor="text1"/>
          <w:w w:val="95"/>
        </w:rPr>
        <w:t xml:space="preserve">degree </w:t>
      </w:r>
      <w:r w:rsidRPr="001421E2">
        <w:rPr>
          <w:rFonts w:ascii="Arial" w:hAnsi="Arial" w:cs="Arial"/>
          <w:color w:val="000000" w:themeColor="text1"/>
        </w:rPr>
        <w:t>polynomial.</w:t>
      </w:r>
      <w:r w:rsidRPr="001421E2">
        <w:rPr>
          <w:rFonts w:ascii="Arial" w:hAnsi="Arial" w:cs="Arial"/>
          <w:color w:val="000000" w:themeColor="text1"/>
          <w:spacing w:val="21"/>
        </w:rPr>
        <w:t xml:space="preserve"> </w:t>
      </w:r>
      <w:proofErr w:type="spellStart"/>
      <w:r w:rsidRPr="001421E2">
        <w:rPr>
          <w:rFonts w:ascii="Arial" w:hAnsi="Arial" w:cs="Arial"/>
          <w:color w:val="000000" w:themeColor="text1"/>
        </w:rPr>
        <w:t>SigmaPlot</w:t>
      </w:r>
      <w:proofErr w:type="spellEnd"/>
      <w:r w:rsidRPr="001421E2">
        <w:rPr>
          <w:rFonts w:ascii="Arial" w:hAnsi="Arial" w:cs="Arial"/>
          <w:color w:val="000000" w:themeColor="text1"/>
          <w:spacing w:val="-10"/>
        </w:rPr>
        <w:t xml:space="preserve"> </w:t>
      </w:r>
      <w:r w:rsidRPr="001421E2">
        <w:rPr>
          <w:rFonts w:ascii="Arial" w:hAnsi="Arial" w:cs="Arial"/>
          <w:color w:val="000000" w:themeColor="text1"/>
        </w:rPr>
        <w:t>14</w:t>
      </w:r>
      <w:r w:rsidRPr="001421E2">
        <w:rPr>
          <w:rFonts w:ascii="Arial" w:hAnsi="Arial" w:cs="Arial"/>
          <w:color w:val="000000" w:themeColor="text1"/>
          <w:spacing w:val="-10"/>
        </w:rPr>
        <w:t xml:space="preserve"> </w:t>
      </w:r>
      <w:r w:rsidRPr="001421E2">
        <w:rPr>
          <w:rFonts w:ascii="Arial" w:hAnsi="Arial" w:cs="Arial"/>
          <w:color w:val="000000" w:themeColor="text1"/>
        </w:rPr>
        <w:t>(</w:t>
      </w:r>
      <w:proofErr w:type="spellStart"/>
      <w:r w:rsidRPr="001421E2">
        <w:rPr>
          <w:rFonts w:ascii="Arial" w:hAnsi="Arial" w:cs="Arial"/>
          <w:color w:val="000000" w:themeColor="text1"/>
        </w:rPr>
        <w:t>Systat</w:t>
      </w:r>
      <w:proofErr w:type="spellEnd"/>
      <w:r w:rsidRPr="001421E2">
        <w:rPr>
          <w:rFonts w:ascii="Arial" w:hAnsi="Arial" w:cs="Arial"/>
          <w:color w:val="000000" w:themeColor="text1"/>
          <w:spacing w:val="-10"/>
        </w:rPr>
        <w:t xml:space="preserve"> </w:t>
      </w:r>
      <w:r w:rsidRPr="001421E2">
        <w:rPr>
          <w:rFonts w:ascii="Arial" w:hAnsi="Arial" w:cs="Arial"/>
          <w:color w:val="000000" w:themeColor="text1"/>
        </w:rPr>
        <w:t>Software</w:t>
      </w:r>
      <w:r w:rsidRPr="001421E2">
        <w:rPr>
          <w:rFonts w:ascii="Arial" w:hAnsi="Arial" w:cs="Arial"/>
          <w:color w:val="000000" w:themeColor="text1"/>
          <w:spacing w:val="-10"/>
        </w:rPr>
        <w:t xml:space="preserve"> </w:t>
      </w:r>
      <w:r w:rsidRPr="001421E2">
        <w:rPr>
          <w:rFonts w:ascii="Arial" w:hAnsi="Arial" w:cs="Arial"/>
          <w:color w:val="000000" w:themeColor="text1"/>
        </w:rPr>
        <w:t>GmbH,</w:t>
      </w:r>
      <w:r w:rsidRPr="001421E2">
        <w:rPr>
          <w:rFonts w:ascii="Arial" w:hAnsi="Arial" w:cs="Arial"/>
          <w:color w:val="000000" w:themeColor="text1"/>
          <w:spacing w:val="-10"/>
        </w:rPr>
        <w:t xml:space="preserve"> </w:t>
      </w:r>
      <w:proofErr w:type="spellStart"/>
      <w:r w:rsidRPr="001421E2">
        <w:rPr>
          <w:rFonts w:ascii="Arial" w:hAnsi="Arial" w:cs="Arial"/>
          <w:color w:val="000000" w:themeColor="text1"/>
        </w:rPr>
        <w:t>Erkrath</w:t>
      </w:r>
      <w:proofErr w:type="spellEnd"/>
      <w:r w:rsidRPr="001421E2">
        <w:rPr>
          <w:rFonts w:ascii="Arial" w:hAnsi="Arial" w:cs="Arial"/>
          <w:color w:val="000000" w:themeColor="text1"/>
        </w:rPr>
        <w:t>, Germany)</w:t>
      </w:r>
      <w:r w:rsidR="009965F4">
        <w:rPr>
          <w:rFonts w:ascii="Arial" w:hAnsi="Arial" w:cs="Arial"/>
          <w:color w:val="000000" w:themeColor="text1"/>
        </w:rPr>
        <w:t xml:space="preserve"> was used to prepare the f</w:t>
      </w:r>
      <w:r w:rsidR="009965F4" w:rsidRPr="001421E2">
        <w:rPr>
          <w:rFonts w:ascii="Arial" w:hAnsi="Arial" w:cs="Arial"/>
          <w:color w:val="000000" w:themeColor="text1"/>
        </w:rPr>
        <w:t>igures</w:t>
      </w:r>
      <w:r w:rsidRPr="001421E2">
        <w:rPr>
          <w:rFonts w:ascii="Arial" w:hAnsi="Arial" w:cs="Arial"/>
          <w:color w:val="000000" w:themeColor="text1"/>
        </w:rPr>
        <w:t>.</w:t>
      </w:r>
      <w:r w:rsidRPr="001421E2">
        <w:rPr>
          <w:rFonts w:ascii="Arial" w:hAnsi="Arial" w:cs="Arial"/>
          <w:color w:val="000000" w:themeColor="text1"/>
          <w:spacing w:val="6"/>
        </w:rPr>
        <w:t xml:space="preserve"> </w:t>
      </w:r>
      <w:r w:rsidRPr="001421E2">
        <w:rPr>
          <w:rFonts w:ascii="Arial" w:hAnsi="Arial" w:cs="Arial"/>
          <w:color w:val="000000" w:themeColor="text1"/>
        </w:rPr>
        <w:t>Between</w:t>
      </w:r>
      <w:r w:rsidRPr="001421E2">
        <w:rPr>
          <w:rFonts w:ascii="Arial" w:hAnsi="Arial" w:cs="Arial"/>
          <w:color w:val="000000" w:themeColor="text1"/>
          <w:spacing w:val="-9"/>
        </w:rPr>
        <w:t xml:space="preserve"> </w:t>
      </w:r>
      <w:r w:rsidRPr="001421E2">
        <w:rPr>
          <w:rFonts w:ascii="Arial" w:hAnsi="Arial" w:cs="Arial"/>
          <w:color w:val="000000" w:themeColor="text1"/>
        </w:rPr>
        <w:t>50</w:t>
      </w:r>
      <w:r w:rsidRPr="001421E2">
        <w:rPr>
          <w:rFonts w:ascii="Arial" w:hAnsi="Arial" w:cs="Arial"/>
          <w:color w:val="000000" w:themeColor="text1"/>
          <w:spacing w:val="-9"/>
        </w:rPr>
        <w:t xml:space="preserve"> </w:t>
      </w:r>
      <w:r w:rsidRPr="001421E2">
        <w:rPr>
          <w:rFonts w:ascii="Arial" w:hAnsi="Arial" w:cs="Arial"/>
          <w:color w:val="000000" w:themeColor="text1"/>
        </w:rPr>
        <w:t>and</w:t>
      </w:r>
      <w:r w:rsidRPr="001421E2">
        <w:rPr>
          <w:rFonts w:ascii="Arial" w:hAnsi="Arial" w:cs="Arial"/>
          <w:color w:val="000000" w:themeColor="text1"/>
          <w:spacing w:val="-9"/>
        </w:rPr>
        <w:t xml:space="preserve"> </w:t>
      </w:r>
      <w:r w:rsidRPr="001421E2">
        <w:rPr>
          <w:rFonts w:ascii="Arial" w:hAnsi="Arial" w:cs="Arial"/>
          <w:color w:val="000000" w:themeColor="text1"/>
        </w:rPr>
        <w:t>200</w:t>
      </w:r>
      <w:r w:rsidRPr="001421E2">
        <w:rPr>
          <w:rFonts w:ascii="Arial" w:hAnsi="Arial" w:cs="Arial"/>
          <w:color w:val="000000" w:themeColor="text1"/>
          <w:spacing w:val="-10"/>
        </w:rPr>
        <w:t xml:space="preserve"> </w:t>
      </w:r>
      <w:r w:rsidRPr="001421E2">
        <w:rPr>
          <w:rFonts w:ascii="Arial" w:hAnsi="Arial" w:cs="Arial"/>
          <w:color w:val="000000" w:themeColor="text1"/>
        </w:rPr>
        <w:t>images</w:t>
      </w:r>
      <w:r w:rsidRPr="001421E2">
        <w:rPr>
          <w:rFonts w:ascii="Arial" w:hAnsi="Arial" w:cs="Arial"/>
          <w:color w:val="000000" w:themeColor="text1"/>
          <w:spacing w:val="-9"/>
        </w:rPr>
        <w:t xml:space="preserve"> </w:t>
      </w:r>
      <w:r w:rsidRPr="001421E2">
        <w:rPr>
          <w:rFonts w:ascii="Arial" w:hAnsi="Arial" w:cs="Arial"/>
          <w:color w:val="000000" w:themeColor="text1"/>
        </w:rPr>
        <w:t>were</w:t>
      </w:r>
      <w:r w:rsidRPr="001421E2">
        <w:rPr>
          <w:rFonts w:ascii="Arial" w:hAnsi="Arial" w:cs="Arial"/>
          <w:color w:val="000000" w:themeColor="text1"/>
          <w:spacing w:val="-10"/>
        </w:rPr>
        <w:t xml:space="preserve"> </w:t>
      </w:r>
      <w:r w:rsidRPr="001421E2">
        <w:rPr>
          <w:rFonts w:ascii="Arial" w:hAnsi="Arial" w:cs="Arial"/>
          <w:color w:val="000000" w:themeColor="text1"/>
        </w:rPr>
        <w:t>collected</w:t>
      </w:r>
      <w:r w:rsidRPr="001421E2">
        <w:rPr>
          <w:rFonts w:ascii="Arial" w:hAnsi="Arial" w:cs="Arial"/>
          <w:color w:val="000000" w:themeColor="text1"/>
          <w:spacing w:val="-10"/>
        </w:rPr>
        <w:t xml:space="preserve"> </w:t>
      </w:r>
      <w:r w:rsidRPr="001421E2">
        <w:rPr>
          <w:rFonts w:ascii="Arial" w:hAnsi="Arial" w:cs="Arial"/>
          <w:color w:val="000000" w:themeColor="text1"/>
        </w:rPr>
        <w:t>for</w:t>
      </w:r>
      <w:r w:rsidRPr="001421E2">
        <w:rPr>
          <w:rFonts w:ascii="Arial" w:hAnsi="Arial" w:cs="Arial"/>
          <w:color w:val="000000" w:themeColor="text1"/>
          <w:spacing w:val="-10"/>
        </w:rPr>
        <w:t xml:space="preserve"> </w:t>
      </w:r>
      <w:r w:rsidRPr="001421E2">
        <w:rPr>
          <w:rFonts w:ascii="Arial" w:hAnsi="Arial" w:cs="Arial"/>
          <w:color w:val="000000" w:themeColor="text1"/>
        </w:rPr>
        <w:t>each</w:t>
      </w:r>
      <w:r w:rsidRPr="001421E2">
        <w:rPr>
          <w:rFonts w:ascii="Arial" w:hAnsi="Arial" w:cs="Arial"/>
          <w:color w:val="000000" w:themeColor="text1"/>
          <w:spacing w:val="-10"/>
        </w:rPr>
        <w:t xml:space="preserve"> </w:t>
      </w:r>
      <w:r w:rsidRPr="001421E2">
        <w:rPr>
          <w:rFonts w:ascii="Arial" w:hAnsi="Arial" w:cs="Arial"/>
          <w:color w:val="000000" w:themeColor="text1"/>
        </w:rPr>
        <w:t>symptom</w:t>
      </w:r>
      <w:r w:rsidRPr="001421E2">
        <w:rPr>
          <w:rFonts w:ascii="Arial" w:hAnsi="Arial" w:cs="Arial"/>
          <w:color w:val="000000" w:themeColor="text1"/>
          <w:spacing w:val="-9"/>
        </w:rPr>
        <w:t xml:space="preserve"> </w:t>
      </w:r>
      <w:r w:rsidRPr="001421E2">
        <w:rPr>
          <w:rFonts w:ascii="Arial" w:hAnsi="Arial" w:cs="Arial"/>
          <w:color w:val="000000" w:themeColor="text1"/>
        </w:rPr>
        <w:t>class.</w:t>
      </w:r>
    </w:p>
    <w:p w14:paraId="7C3A6CB2" w14:textId="069F3641"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05"/>
        </w:rPr>
        <w:t>Machine</w:t>
      </w:r>
      <w:r w:rsidRPr="00F81C5B">
        <w:rPr>
          <w:rFonts w:ascii="Arial" w:hAnsi="Arial" w:cs="Arial"/>
          <w:b/>
          <w:bCs/>
          <w:color w:val="000000" w:themeColor="text1"/>
          <w:spacing w:val="21"/>
          <w:w w:val="105"/>
        </w:rPr>
        <w:t xml:space="preserve"> </w:t>
      </w:r>
      <w:r w:rsidRPr="00F81C5B">
        <w:rPr>
          <w:rFonts w:ascii="Arial" w:hAnsi="Arial" w:cs="Arial"/>
          <w:b/>
          <w:bCs/>
          <w:color w:val="000000" w:themeColor="text1"/>
          <w:spacing w:val="-2"/>
          <w:w w:val="105"/>
        </w:rPr>
        <w:t>learning</w:t>
      </w:r>
      <w:r w:rsidR="0097404A" w:rsidRPr="00F81C5B">
        <w:rPr>
          <w:rFonts w:ascii="Arial" w:hAnsi="Arial" w:cs="Arial"/>
          <w:b/>
          <w:bCs/>
          <w:color w:val="000000" w:themeColor="text1"/>
          <w:spacing w:val="-2"/>
          <w:w w:val="105"/>
        </w:rPr>
        <w:t xml:space="preserve">. </w:t>
      </w:r>
      <w:r w:rsidRPr="001421E2">
        <w:rPr>
          <w:rFonts w:ascii="Arial" w:hAnsi="Arial" w:cs="Arial"/>
          <w:color w:val="000000" w:themeColor="text1"/>
        </w:rPr>
        <w:t xml:space="preserve">Machine </w:t>
      </w:r>
      <w:r w:rsidR="005C19F6" w:rsidRPr="001421E2">
        <w:rPr>
          <w:rFonts w:ascii="Arial" w:hAnsi="Arial" w:cs="Arial"/>
          <w:color w:val="000000" w:themeColor="text1"/>
        </w:rPr>
        <w:t>l</w:t>
      </w:r>
      <w:r w:rsidRPr="001421E2">
        <w:rPr>
          <w:rFonts w:ascii="Arial" w:hAnsi="Arial" w:cs="Arial"/>
          <w:color w:val="000000" w:themeColor="text1"/>
        </w:rPr>
        <w:t xml:space="preserve">earning was performed </w:t>
      </w:r>
      <w:r w:rsidR="009C32FB">
        <w:rPr>
          <w:rFonts w:ascii="Arial" w:hAnsi="Arial" w:cs="Arial"/>
          <w:color w:val="000000" w:themeColor="text1"/>
        </w:rPr>
        <w:t xml:space="preserve">in R </w:t>
      </w:r>
      <w:r w:rsidR="009A7E3D">
        <w:rPr>
          <w:rFonts w:ascii="Arial" w:hAnsi="Arial" w:cs="Arial"/>
          <w:color w:val="000000" w:themeColor="text1"/>
        </w:rPr>
        <w:t>(R Core</w:t>
      </w:r>
      <w:r w:rsidR="009C32FB">
        <w:rPr>
          <w:rFonts w:ascii="Arial" w:hAnsi="Arial" w:cs="Arial"/>
          <w:color w:val="000000" w:themeColor="text1"/>
        </w:rPr>
        <w:t xml:space="preserve"> </w:t>
      </w:r>
      <w:r w:rsidR="009A7E3D">
        <w:rPr>
          <w:rFonts w:ascii="Arial" w:hAnsi="Arial" w:cs="Arial"/>
          <w:color w:val="000000" w:themeColor="text1"/>
        </w:rPr>
        <w:t>Team 20</w:t>
      </w:r>
      <w:r w:rsidR="009C32FB">
        <w:rPr>
          <w:rFonts w:ascii="Arial" w:hAnsi="Arial" w:cs="Arial"/>
          <w:color w:val="000000" w:themeColor="text1"/>
        </w:rPr>
        <w:t>20</w:t>
      </w:r>
      <w:r w:rsidR="009A7E3D">
        <w:rPr>
          <w:rFonts w:ascii="Arial" w:hAnsi="Arial" w:cs="Arial"/>
          <w:color w:val="000000" w:themeColor="text1"/>
        </w:rPr>
        <w:t xml:space="preserve">) </w:t>
      </w:r>
      <w:r w:rsidR="009C32FB" w:rsidRPr="001421E2">
        <w:rPr>
          <w:rFonts w:ascii="Arial" w:hAnsi="Arial" w:cs="Arial"/>
          <w:color w:val="000000" w:themeColor="text1"/>
        </w:rPr>
        <w:t xml:space="preserve">using the </w:t>
      </w:r>
      <w:del w:id="180" w:author="Bock, Clive" w:date="2022-06-20T13:08:00Z">
        <w:r w:rsidR="009C32FB" w:rsidDel="00670460">
          <w:rPr>
            <w:rFonts w:ascii="Arial" w:hAnsi="Arial" w:cs="Arial"/>
            <w:color w:val="000000" w:themeColor="text1"/>
          </w:rPr>
          <w:delText xml:space="preserve"> </w:delText>
        </w:r>
      </w:del>
      <w:r w:rsidR="009C32FB" w:rsidRPr="001421E2">
        <w:rPr>
          <w:rFonts w:ascii="Arial" w:hAnsi="Arial" w:cs="Arial"/>
          <w:color w:val="000000" w:themeColor="text1"/>
        </w:rPr>
        <w:t>package</w:t>
      </w:r>
      <w:r w:rsidR="009C32FB" w:rsidRPr="009C32FB">
        <w:rPr>
          <w:rFonts w:ascii="Arial" w:hAnsi="Arial" w:cs="Arial"/>
          <w:i/>
          <w:iCs/>
          <w:color w:val="000000" w:themeColor="text1"/>
        </w:rPr>
        <w:t xml:space="preserve"> </w:t>
      </w:r>
      <w:r w:rsidRPr="00F81C5B">
        <w:rPr>
          <w:rFonts w:ascii="Arial" w:hAnsi="Arial" w:cs="Arial"/>
          <w:i/>
          <w:iCs/>
          <w:color w:val="000000" w:themeColor="text1"/>
        </w:rPr>
        <w:t>Caret</w:t>
      </w:r>
      <w:r w:rsidRPr="001421E2">
        <w:rPr>
          <w:rFonts w:ascii="Arial" w:hAnsi="Arial" w:cs="Arial"/>
          <w:color w:val="000000" w:themeColor="text1"/>
        </w:rPr>
        <w:t xml:space="preserve"> </w:t>
      </w:r>
      <w:hyperlink w:anchor="_bookmark36" w:history="1">
        <w:r w:rsidRPr="001421E2">
          <w:rPr>
            <w:rFonts w:ascii="Arial" w:hAnsi="Arial" w:cs="Arial"/>
            <w:color w:val="000000" w:themeColor="text1"/>
          </w:rPr>
          <w:t>(Kuhn,</w:t>
        </w:r>
      </w:hyperlink>
      <w:r w:rsidRPr="001421E2">
        <w:rPr>
          <w:rFonts w:ascii="Arial" w:hAnsi="Arial" w:cs="Arial"/>
          <w:color w:val="000000" w:themeColor="text1"/>
        </w:rPr>
        <w:t xml:space="preserve"> </w:t>
      </w:r>
      <w:hyperlink w:anchor="_bookmark36" w:history="1">
        <w:r w:rsidRPr="001421E2">
          <w:rPr>
            <w:rFonts w:ascii="Arial" w:hAnsi="Arial" w:cs="Arial"/>
            <w:color w:val="000000" w:themeColor="text1"/>
          </w:rPr>
          <w:t>2020)</w:t>
        </w:r>
      </w:hyperlink>
      <w:r w:rsidRPr="001421E2">
        <w:rPr>
          <w:rFonts w:ascii="Arial" w:hAnsi="Arial" w:cs="Arial"/>
          <w:color w:val="000000" w:themeColor="text1"/>
        </w:rPr>
        <w:t>.</w:t>
      </w:r>
      <w:r w:rsidRPr="001421E2">
        <w:rPr>
          <w:rFonts w:ascii="Arial" w:hAnsi="Arial" w:cs="Arial"/>
          <w:color w:val="000000" w:themeColor="text1"/>
          <w:spacing w:val="8"/>
        </w:rPr>
        <w:t xml:space="preserve"> </w:t>
      </w:r>
      <w:r w:rsidRPr="001421E2">
        <w:rPr>
          <w:rFonts w:ascii="Arial" w:hAnsi="Arial" w:cs="Arial"/>
          <w:color w:val="000000" w:themeColor="text1"/>
        </w:rPr>
        <w:t>The</w:t>
      </w:r>
      <w:r w:rsidRPr="001421E2">
        <w:rPr>
          <w:rFonts w:ascii="Arial" w:hAnsi="Arial" w:cs="Arial"/>
          <w:color w:val="000000" w:themeColor="text1"/>
          <w:spacing w:val="-12"/>
        </w:rPr>
        <w:t xml:space="preserve"> </w:t>
      </w:r>
      <w:r w:rsidRPr="001421E2">
        <w:rPr>
          <w:rFonts w:ascii="Arial" w:hAnsi="Arial" w:cs="Arial"/>
          <w:color w:val="000000" w:themeColor="text1"/>
        </w:rPr>
        <w:t>feature</w:t>
      </w:r>
      <w:r w:rsidRPr="001421E2">
        <w:rPr>
          <w:rFonts w:ascii="Arial" w:hAnsi="Arial" w:cs="Arial"/>
          <w:color w:val="000000" w:themeColor="text1"/>
          <w:spacing w:val="-12"/>
        </w:rPr>
        <w:t xml:space="preserve"> </w:t>
      </w:r>
      <w:r w:rsidRPr="001421E2">
        <w:rPr>
          <w:rFonts w:ascii="Arial" w:hAnsi="Arial" w:cs="Arial"/>
          <w:color w:val="000000" w:themeColor="text1"/>
        </w:rPr>
        <w:t>importance</w:t>
      </w:r>
      <w:r w:rsidRPr="001421E2">
        <w:rPr>
          <w:rFonts w:ascii="Arial" w:hAnsi="Arial" w:cs="Arial"/>
          <w:color w:val="000000" w:themeColor="text1"/>
          <w:spacing w:val="-12"/>
        </w:rPr>
        <w:t xml:space="preserve"> </w:t>
      </w:r>
      <w:r w:rsidR="009C32FB">
        <w:rPr>
          <w:rFonts w:ascii="Arial" w:hAnsi="Arial" w:cs="Arial"/>
          <w:color w:val="000000" w:themeColor="text1"/>
        </w:rPr>
        <w:t>using</w:t>
      </w:r>
      <w:r w:rsidR="009C32FB" w:rsidRPr="001421E2">
        <w:rPr>
          <w:rFonts w:ascii="Arial" w:hAnsi="Arial" w:cs="Arial"/>
          <w:color w:val="000000" w:themeColor="text1"/>
          <w:spacing w:val="-12"/>
        </w:rPr>
        <w:t xml:space="preserve"> </w:t>
      </w:r>
      <w:r w:rsidRPr="001421E2">
        <w:rPr>
          <w:rFonts w:ascii="Arial" w:hAnsi="Arial" w:cs="Arial"/>
          <w:color w:val="000000" w:themeColor="text1"/>
        </w:rPr>
        <w:t>the</w:t>
      </w:r>
      <w:r w:rsidRPr="001421E2">
        <w:rPr>
          <w:rFonts w:ascii="Arial" w:hAnsi="Arial" w:cs="Arial"/>
          <w:color w:val="000000" w:themeColor="text1"/>
          <w:spacing w:val="-12"/>
        </w:rPr>
        <w:t xml:space="preserve"> </w:t>
      </w:r>
      <w:proofErr w:type="spellStart"/>
      <w:r w:rsidRPr="001421E2">
        <w:rPr>
          <w:rFonts w:ascii="Arial" w:hAnsi="Arial" w:cs="Arial"/>
          <w:color w:val="000000" w:themeColor="text1"/>
        </w:rPr>
        <w:t>VarImp</w:t>
      </w:r>
      <w:proofErr w:type="spellEnd"/>
      <w:r w:rsidRPr="001421E2">
        <w:rPr>
          <w:rFonts w:ascii="Arial" w:hAnsi="Arial" w:cs="Arial"/>
          <w:color w:val="000000" w:themeColor="text1"/>
          <w:spacing w:val="-12"/>
        </w:rPr>
        <w:t xml:space="preserve"> </w:t>
      </w:r>
      <w:r w:rsidRPr="001421E2">
        <w:rPr>
          <w:rFonts w:ascii="Arial" w:hAnsi="Arial" w:cs="Arial"/>
          <w:color w:val="000000" w:themeColor="text1"/>
        </w:rPr>
        <w:t>function</w:t>
      </w:r>
      <w:r w:rsidRPr="001421E2">
        <w:rPr>
          <w:rFonts w:ascii="Arial" w:hAnsi="Arial" w:cs="Arial"/>
          <w:color w:val="000000" w:themeColor="text1"/>
          <w:spacing w:val="-12"/>
        </w:rPr>
        <w:t xml:space="preserve"> </w:t>
      </w:r>
      <w:r w:rsidRPr="001421E2">
        <w:rPr>
          <w:rFonts w:ascii="Arial" w:hAnsi="Arial" w:cs="Arial"/>
          <w:color w:val="000000" w:themeColor="text1"/>
        </w:rPr>
        <w:t>of</w:t>
      </w:r>
      <w:r w:rsidRPr="001421E2">
        <w:rPr>
          <w:rFonts w:ascii="Arial" w:hAnsi="Arial" w:cs="Arial"/>
          <w:color w:val="000000" w:themeColor="text1"/>
          <w:spacing w:val="-12"/>
        </w:rPr>
        <w:t xml:space="preserve"> </w:t>
      </w:r>
      <w:r w:rsidRPr="001421E2">
        <w:rPr>
          <w:rFonts w:ascii="Arial" w:hAnsi="Arial" w:cs="Arial"/>
          <w:color w:val="000000" w:themeColor="text1"/>
        </w:rPr>
        <w:t>the</w:t>
      </w:r>
      <w:r w:rsidRPr="001421E2">
        <w:rPr>
          <w:rFonts w:ascii="Arial" w:hAnsi="Arial" w:cs="Arial"/>
          <w:color w:val="000000" w:themeColor="text1"/>
          <w:spacing w:val="-12"/>
        </w:rPr>
        <w:t xml:space="preserve"> </w:t>
      </w:r>
      <w:r w:rsidRPr="00F81C5B">
        <w:rPr>
          <w:rFonts w:ascii="Arial" w:hAnsi="Arial" w:cs="Arial"/>
          <w:i/>
          <w:iCs/>
          <w:color w:val="000000" w:themeColor="text1"/>
        </w:rPr>
        <w:t>Caret</w:t>
      </w:r>
      <w:r w:rsidRPr="001421E2">
        <w:rPr>
          <w:rFonts w:ascii="Arial" w:hAnsi="Arial" w:cs="Arial"/>
          <w:color w:val="000000" w:themeColor="text1"/>
          <w:spacing w:val="-12"/>
        </w:rPr>
        <w:t xml:space="preserve"> </w:t>
      </w:r>
      <w:r w:rsidRPr="001421E2">
        <w:rPr>
          <w:rFonts w:ascii="Arial" w:hAnsi="Arial" w:cs="Arial"/>
          <w:color w:val="000000" w:themeColor="text1"/>
        </w:rPr>
        <w:t xml:space="preserve">package </w:t>
      </w:r>
      <w:r w:rsidRPr="001421E2">
        <w:rPr>
          <w:rFonts w:ascii="Arial" w:hAnsi="Arial" w:cs="Arial"/>
          <w:color w:val="000000" w:themeColor="text1"/>
          <w:w w:val="95"/>
        </w:rPr>
        <w:t>was</w:t>
      </w:r>
      <w:r w:rsidRPr="001421E2">
        <w:rPr>
          <w:rFonts w:ascii="Arial" w:hAnsi="Arial" w:cs="Arial"/>
          <w:color w:val="000000" w:themeColor="text1"/>
          <w:spacing w:val="-3"/>
          <w:w w:val="95"/>
        </w:rPr>
        <w:t xml:space="preserve"> </w:t>
      </w:r>
      <w:r w:rsidR="009C32FB">
        <w:rPr>
          <w:rFonts w:ascii="Arial" w:hAnsi="Arial" w:cs="Arial"/>
          <w:color w:val="000000" w:themeColor="text1"/>
          <w:w w:val="95"/>
        </w:rPr>
        <w:t>conducted</w:t>
      </w:r>
      <w:r w:rsidR="009C32FB" w:rsidRPr="001421E2">
        <w:rPr>
          <w:rFonts w:ascii="Arial" w:hAnsi="Arial" w:cs="Arial"/>
          <w:color w:val="000000" w:themeColor="text1"/>
          <w:spacing w:val="-3"/>
          <w:w w:val="95"/>
        </w:rPr>
        <w:t xml:space="preserve"> </w:t>
      </w:r>
      <w:r w:rsidRPr="001421E2">
        <w:rPr>
          <w:rFonts w:ascii="Arial" w:hAnsi="Arial" w:cs="Arial"/>
          <w:color w:val="000000" w:themeColor="text1"/>
          <w:w w:val="95"/>
        </w:rPr>
        <w:t>according</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3"/>
          <w:w w:val="95"/>
        </w:rPr>
        <w:t xml:space="preserve"> </w:t>
      </w:r>
      <w:hyperlink w:anchor="_bookmark35" w:history="1">
        <w:r w:rsidRPr="001421E2">
          <w:rPr>
            <w:rFonts w:ascii="Arial" w:hAnsi="Arial" w:cs="Arial"/>
            <w:color w:val="000000" w:themeColor="text1"/>
            <w:w w:val="95"/>
          </w:rPr>
          <w:t>Kuhn</w:t>
        </w:r>
        <w:r w:rsidRPr="001421E2">
          <w:rPr>
            <w:rFonts w:ascii="Arial" w:hAnsi="Arial" w:cs="Arial"/>
            <w:color w:val="000000" w:themeColor="text1"/>
            <w:spacing w:val="-3"/>
            <w:w w:val="95"/>
          </w:rPr>
          <w:t xml:space="preserve"> </w:t>
        </w:r>
      </w:hyperlink>
      <w:hyperlink w:anchor="_bookmark35" w:history="1">
        <w:r w:rsidRPr="001421E2">
          <w:rPr>
            <w:rFonts w:ascii="Arial" w:hAnsi="Arial" w:cs="Arial"/>
            <w:color w:val="000000" w:themeColor="text1"/>
            <w:w w:val="95"/>
          </w:rPr>
          <w:t>(2012).</w:t>
        </w:r>
      </w:hyperlink>
      <w:r w:rsidRPr="001421E2">
        <w:rPr>
          <w:rFonts w:ascii="Arial" w:hAnsi="Arial" w:cs="Arial"/>
          <w:color w:val="000000" w:themeColor="text1"/>
          <w:spacing w:val="25"/>
        </w:rPr>
        <w:t xml:space="preserve"> </w:t>
      </w:r>
      <w:r w:rsidRPr="001421E2">
        <w:rPr>
          <w:rFonts w:ascii="Arial" w:hAnsi="Arial" w:cs="Arial"/>
          <w:color w:val="000000" w:themeColor="text1"/>
          <w:w w:val="95"/>
        </w:rPr>
        <w:t>The</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reflection</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average</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approximately</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800</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 xml:space="preserve">pixels </w:t>
      </w:r>
      <w:r w:rsidRPr="001421E2">
        <w:rPr>
          <w:rFonts w:ascii="Arial" w:hAnsi="Arial" w:cs="Arial"/>
          <w:color w:val="000000" w:themeColor="text1"/>
        </w:rPr>
        <w:t>from</w:t>
      </w:r>
      <w:r w:rsidRPr="001421E2">
        <w:rPr>
          <w:rFonts w:ascii="Arial" w:hAnsi="Arial" w:cs="Arial"/>
          <w:color w:val="000000" w:themeColor="text1"/>
          <w:spacing w:val="-1"/>
        </w:rPr>
        <w:t xml:space="preserve"> </w:t>
      </w:r>
      <w:r w:rsidRPr="001421E2">
        <w:rPr>
          <w:rFonts w:ascii="Arial" w:hAnsi="Arial" w:cs="Arial"/>
          <w:color w:val="000000" w:themeColor="text1"/>
        </w:rPr>
        <w:t>each</w:t>
      </w:r>
      <w:r w:rsidRPr="001421E2">
        <w:rPr>
          <w:rFonts w:ascii="Arial" w:hAnsi="Arial" w:cs="Arial"/>
          <w:color w:val="000000" w:themeColor="text1"/>
          <w:spacing w:val="-1"/>
        </w:rPr>
        <w:t xml:space="preserve"> </w:t>
      </w:r>
      <w:r w:rsidRPr="001421E2">
        <w:rPr>
          <w:rFonts w:ascii="Arial" w:hAnsi="Arial" w:cs="Arial"/>
          <w:color w:val="000000" w:themeColor="text1"/>
        </w:rPr>
        <w:lastRenderedPageBreak/>
        <w:t>of the</w:t>
      </w:r>
      <w:r w:rsidRPr="001421E2">
        <w:rPr>
          <w:rFonts w:ascii="Arial" w:hAnsi="Arial" w:cs="Arial"/>
          <w:color w:val="000000" w:themeColor="text1"/>
          <w:spacing w:val="-1"/>
        </w:rPr>
        <w:t xml:space="preserve"> </w:t>
      </w:r>
      <w:r w:rsidRPr="001421E2">
        <w:rPr>
          <w:rFonts w:ascii="Arial" w:hAnsi="Arial" w:cs="Arial"/>
          <w:color w:val="000000" w:themeColor="text1"/>
        </w:rPr>
        <w:t>1330 images</w:t>
      </w:r>
      <w:r w:rsidRPr="001421E2">
        <w:rPr>
          <w:rFonts w:ascii="Arial" w:hAnsi="Arial" w:cs="Arial"/>
          <w:color w:val="000000" w:themeColor="text1"/>
          <w:spacing w:val="-1"/>
        </w:rPr>
        <w:t xml:space="preserve"> </w:t>
      </w:r>
      <w:r w:rsidRPr="001421E2">
        <w:rPr>
          <w:rFonts w:ascii="Arial" w:hAnsi="Arial" w:cs="Arial"/>
          <w:color w:val="000000" w:themeColor="text1"/>
        </w:rPr>
        <w:t>was used.</w:t>
      </w:r>
      <w:r w:rsidR="008B2C04">
        <w:rPr>
          <w:rFonts w:ascii="Arial" w:hAnsi="Arial" w:cs="Arial"/>
          <w:color w:val="000000" w:themeColor="text1"/>
        </w:rPr>
        <w:t xml:space="preserve"> </w:t>
      </w:r>
      <w:r w:rsidR="008B2C04">
        <w:rPr>
          <w:rFonts w:ascii="Arial" w:hAnsi="Arial" w:cs="Arial"/>
          <w:color w:val="000000" w:themeColor="text1"/>
          <w:w w:val="95"/>
        </w:rPr>
        <w:t>B</w:t>
      </w:r>
      <w:r w:rsidR="008B2C04" w:rsidRPr="001421E2">
        <w:rPr>
          <w:rFonts w:ascii="Arial" w:hAnsi="Arial" w:cs="Arial"/>
          <w:color w:val="000000" w:themeColor="text1"/>
          <w:w w:val="95"/>
        </w:rPr>
        <w:t>efore processing, the data was centered and scaled</w:t>
      </w:r>
      <w:r w:rsidR="00D665A1">
        <w:rPr>
          <w:rFonts w:ascii="Arial" w:hAnsi="Arial" w:cs="Arial"/>
          <w:color w:val="000000" w:themeColor="text1"/>
          <w:w w:val="95"/>
        </w:rPr>
        <w:t xml:space="preserve"> </w:t>
      </w:r>
      <w:r w:rsidR="00D665A1" w:rsidRPr="00D665A1">
        <w:rPr>
          <w:rFonts w:ascii="Arial" w:hAnsi="Arial" w:cs="Arial"/>
          <w:color w:val="000000" w:themeColor="text1"/>
          <w:w w:val="95"/>
        </w:rPr>
        <w:t xml:space="preserve">where </w:t>
      </w:r>
      <w:del w:id="181" w:author="Bock, Clive" w:date="2022-06-20T13:09:00Z">
        <w:r w:rsidR="00D665A1" w:rsidRPr="00D665A1" w:rsidDel="00670460">
          <w:rPr>
            <w:rFonts w:ascii="Arial" w:hAnsi="Arial" w:cs="Arial"/>
            <w:color w:val="000000" w:themeColor="text1"/>
            <w:w w:val="95"/>
          </w:rPr>
          <w:delText xml:space="preserve">for </w:delText>
        </w:r>
      </w:del>
      <w:r w:rsidR="00D665A1" w:rsidRPr="00D665A1">
        <w:rPr>
          <w:rFonts w:ascii="Arial" w:hAnsi="Arial" w:cs="Arial"/>
          <w:color w:val="000000" w:themeColor="text1"/>
          <w:w w:val="95"/>
        </w:rPr>
        <w:t xml:space="preserve">centering </w:t>
      </w:r>
      <w:ins w:id="182" w:author="Bock, Clive" w:date="2022-06-20T13:09:00Z">
        <w:r w:rsidR="00670460">
          <w:rPr>
            <w:rFonts w:ascii="Arial" w:hAnsi="Arial" w:cs="Arial"/>
            <w:color w:val="000000" w:themeColor="text1"/>
            <w:w w:val="95"/>
          </w:rPr>
          <w:t xml:space="preserve">was </w:t>
        </w:r>
      </w:ins>
      <w:r w:rsidR="00D665A1" w:rsidRPr="00D665A1">
        <w:rPr>
          <w:rFonts w:ascii="Arial" w:hAnsi="Arial" w:cs="Arial"/>
          <w:color w:val="000000" w:themeColor="text1"/>
          <w:w w:val="95"/>
        </w:rPr>
        <w:t xml:space="preserve">the mean of the predictor's data </w:t>
      </w:r>
      <w:del w:id="183" w:author="Bock, Clive" w:date="2022-06-20T13:09:00Z">
        <w:r w:rsidR="00D665A1" w:rsidRPr="00D665A1" w:rsidDel="00670460">
          <w:rPr>
            <w:rFonts w:ascii="Arial" w:hAnsi="Arial" w:cs="Arial"/>
            <w:color w:val="000000" w:themeColor="text1"/>
            <w:w w:val="95"/>
          </w:rPr>
          <w:delText xml:space="preserve">was </w:delText>
        </w:r>
      </w:del>
      <w:r w:rsidR="00D665A1" w:rsidRPr="00D665A1">
        <w:rPr>
          <w:rFonts w:ascii="Arial" w:hAnsi="Arial" w:cs="Arial"/>
          <w:color w:val="000000" w:themeColor="text1"/>
          <w:w w:val="95"/>
        </w:rPr>
        <w:t>subtracted from the predictor's value</w:t>
      </w:r>
      <w:del w:id="184" w:author="Bock, Clive" w:date="2022-06-20T13:09:00Z">
        <w:r w:rsidR="00D665A1" w:rsidRPr="00D665A1" w:rsidDel="00670460">
          <w:rPr>
            <w:rFonts w:ascii="Arial" w:hAnsi="Arial" w:cs="Arial"/>
            <w:color w:val="000000" w:themeColor="text1"/>
            <w:w w:val="95"/>
          </w:rPr>
          <w:delText>s</w:delText>
        </w:r>
      </w:del>
      <w:ins w:id="185" w:author="Bock, Clive" w:date="2022-06-20T13:09:00Z">
        <w:r w:rsidR="00670460">
          <w:rPr>
            <w:rFonts w:ascii="Arial" w:hAnsi="Arial" w:cs="Arial"/>
            <w:color w:val="000000" w:themeColor="text1"/>
            <w:w w:val="95"/>
          </w:rPr>
          <w:t xml:space="preserve">, and </w:t>
        </w:r>
      </w:ins>
      <w:del w:id="186" w:author="Bock, Clive" w:date="2022-06-20T13:09:00Z">
        <w:r w:rsidR="00D665A1" w:rsidRPr="00D665A1" w:rsidDel="00670460">
          <w:rPr>
            <w:rFonts w:ascii="Arial" w:hAnsi="Arial" w:cs="Arial"/>
            <w:color w:val="000000" w:themeColor="text1"/>
            <w:w w:val="95"/>
          </w:rPr>
          <w:delText xml:space="preserve"> while for </w:delText>
        </w:r>
      </w:del>
      <w:r w:rsidR="00D665A1" w:rsidRPr="00D665A1">
        <w:rPr>
          <w:rFonts w:ascii="Arial" w:hAnsi="Arial" w:cs="Arial"/>
          <w:color w:val="000000" w:themeColor="text1"/>
          <w:w w:val="95"/>
        </w:rPr>
        <w:t>scal</w:t>
      </w:r>
      <w:ins w:id="187" w:author="Bock, Clive" w:date="2022-06-20T13:09:00Z">
        <w:r w:rsidR="00670460">
          <w:rPr>
            <w:rFonts w:ascii="Arial" w:hAnsi="Arial" w:cs="Arial"/>
            <w:color w:val="000000" w:themeColor="text1"/>
            <w:w w:val="95"/>
          </w:rPr>
          <w:t>ing</w:t>
        </w:r>
      </w:ins>
      <w:del w:id="188" w:author="Bock, Clive" w:date="2022-06-20T13:09:00Z">
        <w:r w:rsidR="00D665A1" w:rsidRPr="00D665A1" w:rsidDel="00670460">
          <w:rPr>
            <w:rFonts w:ascii="Arial" w:hAnsi="Arial" w:cs="Arial"/>
            <w:color w:val="000000" w:themeColor="text1"/>
            <w:w w:val="95"/>
          </w:rPr>
          <w:delText>e</w:delText>
        </w:r>
      </w:del>
      <w:r w:rsidR="00D665A1" w:rsidRPr="00D665A1">
        <w:rPr>
          <w:rFonts w:ascii="Arial" w:hAnsi="Arial" w:cs="Arial"/>
          <w:color w:val="000000" w:themeColor="text1"/>
          <w:w w:val="95"/>
        </w:rPr>
        <w:t xml:space="preserve"> </w:t>
      </w:r>
      <w:ins w:id="189" w:author="Bock, Clive" w:date="2022-06-20T13:09:00Z">
        <w:r w:rsidR="00670460">
          <w:rPr>
            <w:rFonts w:ascii="Arial" w:hAnsi="Arial" w:cs="Arial"/>
            <w:color w:val="000000" w:themeColor="text1"/>
            <w:w w:val="95"/>
          </w:rPr>
          <w:t xml:space="preserve">was </w:t>
        </w:r>
      </w:ins>
      <w:r w:rsidR="00D665A1" w:rsidRPr="00D665A1">
        <w:rPr>
          <w:rFonts w:ascii="Arial" w:hAnsi="Arial" w:cs="Arial"/>
          <w:color w:val="000000" w:themeColor="text1"/>
          <w:w w:val="95"/>
        </w:rPr>
        <w:t>the value</w:t>
      </w:r>
      <w:del w:id="190" w:author="Bock, Clive" w:date="2022-06-20T13:09:00Z">
        <w:r w:rsidR="00D665A1" w:rsidRPr="00D665A1" w:rsidDel="00670460">
          <w:rPr>
            <w:rFonts w:ascii="Arial" w:hAnsi="Arial" w:cs="Arial"/>
            <w:color w:val="000000" w:themeColor="text1"/>
            <w:w w:val="95"/>
          </w:rPr>
          <w:delText>s</w:delText>
        </w:r>
      </w:del>
      <w:r w:rsidR="00D665A1" w:rsidRPr="00D665A1">
        <w:rPr>
          <w:rFonts w:ascii="Arial" w:hAnsi="Arial" w:cs="Arial"/>
          <w:color w:val="000000" w:themeColor="text1"/>
          <w:w w:val="95"/>
        </w:rPr>
        <w:t xml:space="preserve"> </w:t>
      </w:r>
      <w:del w:id="191" w:author="Bock, Clive" w:date="2022-06-20T13:09:00Z">
        <w:r w:rsidR="00D665A1" w:rsidRPr="00D665A1" w:rsidDel="00670460">
          <w:rPr>
            <w:rFonts w:ascii="Arial" w:hAnsi="Arial" w:cs="Arial"/>
            <w:color w:val="000000" w:themeColor="text1"/>
            <w:w w:val="95"/>
          </w:rPr>
          <w:delText xml:space="preserve">were </w:delText>
        </w:r>
      </w:del>
      <w:r w:rsidR="00D665A1" w:rsidRPr="00D665A1">
        <w:rPr>
          <w:rFonts w:ascii="Arial" w:hAnsi="Arial" w:cs="Arial"/>
          <w:color w:val="000000" w:themeColor="text1"/>
          <w:w w:val="95"/>
        </w:rPr>
        <w:t>divided by the standard deviation</w:t>
      </w:r>
      <w:del w:id="192" w:author="Bock, Clive" w:date="2022-06-20T13:10:00Z">
        <w:r w:rsidR="00D665A1" w:rsidRPr="00D665A1" w:rsidDel="00670460">
          <w:rPr>
            <w:rFonts w:ascii="Arial" w:hAnsi="Arial" w:cs="Arial"/>
            <w:color w:val="000000" w:themeColor="text1"/>
            <w:w w:val="95"/>
          </w:rPr>
          <w:delText>.</w:delText>
        </w:r>
      </w:del>
      <w:r w:rsidR="008B2C04" w:rsidRPr="001421E2">
        <w:rPr>
          <w:rFonts w:ascii="Arial" w:hAnsi="Arial" w:cs="Arial"/>
          <w:color w:val="000000" w:themeColor="text1"/>
          <w:w w:val="95"/>
        </w:rPr>
        <w:t>.</w:t>
      </w:r>
      <w:r w:rsidR="008B2C04">
        <w:rPr>
          <w:rFonts w:ascii="Arial" w:hAnsi="Arial" w:cs="Arial"/>
          <w:color w:val="000000" w:themeColor="text1"/>
          <w:w w:val="95"/>
        </w:rPr>
        <w:t xml:space="preserve"> </w:t>
      </w:r>
      <w:r w:rsidR="008B2C04" w:rsidRPr="001421E2">
        <w:rPr>
          <w:rFonts w:ascii="Arial" w:hAnsi="Arial" w:cs="Arial"/>
          <w:color w:val="000000" w:themeColor="text1"/>
          <w:w w:val="95"/>
        </w:rPr>
        <w:t xml:space="preserve">During the preprocessing, the data was separated according to disease and </w:t>
      </w:r>
      <w:r w:rsidR="008B2C04" w:rsidRPr="001421E2">
        <w:rPr>
          <w:rFonts w:ascii="Arial" w:hAnsi="Arial" w:cs="Arial"/>
          <w:color w:val="000000" w:themeColor="text1"/>
          <w:spacing w:val="-2"/>
        </w:rPr>
        <w:t>symptom</w:t>
      </w:r>
      <w:r w:rsidR="008B2C04" w:rsidRPr="001421E2">
        <w:rPr>
          <w:rFonts w:ascii="Arial" w:hAnsi="Arial" w:cs="Arial"/>
          <w:color w:val="000000" w:themeColor="text1"/>
          <w:spacing w:val="-13"/>
        </w:rPr>
        <w:t xml:space="preserve"> </w:t>
      </w:r>
      <w:r w:rsidR="008B2C04">
        <w:rPr>
          <w:rFonts w:ascii="Arial" w:hAnsi="Arial" w:cs="Arial"/>
          <w:color w:val="000000" w:themeColor="text1"/>
          <w:spacing w:val="-2"/>
        </w:rPr>
        <w:t>class</w:t>
      </w:r>
      <w:r w:rsidR="008B2C04" w:rsidRPr="001421E2">
        <w:rPr>
          <w:rFonts w:ascii="Arial" w:hAnsi="Arial" w:cs="Arial"/>
          <w:color w:val="000000" w:themeColor="text1"/>
          <w:spacing w:val="-2"/>
        </w:rPr>
        <w:t>.</w:t>
      </w:r>
      <w:r w:rsidR="008B2C04" w:rsidRPr="001421E2">
        <w:rPr>
          <w:rFonts w:ascii="Arial" w:hAnsi="Arial" w:cs="Arial"/>
          <w:color w:val="000000" w:themeColor="text1"/>
          <w:spacing w:val="8"/>
        </w:rPr>
        <w:t xml:space="preserve"> </w:t>
      </w:r>
      <w:r w:rsidR="008B2C04" w:rsidRPr="001421E2">
        <w:rPr>
          <w:rFonts w:ascii="Arial" w:hAnsi="Arial" w:cs="Arial"/>
          <w:color w:val="000000" w:themeColor="text1"/>
          <w:spacing w:val="-2"/>
        </w:rPr>
        <w:t>All</w:t>
      </w:r>
      <w:r w:rsidR="008B2C04" w:rsidRPr="001421E2">
        <w:rPr>
          <w:rFonts w:ascii="Arial" w:hAnsi="Arial" w:cs="Arial"/>
          <w:color w:val="000000" w:themeColor="text1"/>
          <w:spacing w:val="-13"/>
        </w:rPr>
        <w:t xml:space="preserve"> </w:t>
      </w:r>
      <w:r w:rsidR="008B2C04" w:rsidRPr="001421E2">
        <w:rPr>
          <w:rFonts w:ascii="Arial" w:hAnsi="Arial" w:cs="Arial"/>
          <w:color w:val="000000" w:themeColor="text1"/>
          <w:spacing w:val="-2"/>
        </w:rPr>
        <w:t>missing,</w:t>
      </w:r>
      <w:r w:rsidR="008B2C04" w:rsidRPr="001421E2">
        <w:rPr>
          <w:rFonts w:ascii="Arial" w:hAnsi="Arial" w:cs="Arial"/>
          <w:color w:val="000000" w:themeColor="text1"/>
          <w:spacing w:val="-12"/>
        </w:rPr>
        <w:t xml:space="preserve"> </w:t>
      </w:r>
      <w:r w:rsidR="008B2C04" w:rsidRPr="001421E2">
        <w:rPr>
          <w:rFonts w:ascii="Arial" w:hAnsi="Arial" w:cs="Arial"/>
          <w:color w:val="000000" w:themeColor="text1"/>
          <w:spacing w:val="-2"/>
        </w:rPr>
        <w:t>noisy,</w:t>
      </w:r>
      <w:r w:rsidR="008B2C04" w:rsidRPr="001421E2">
        <w:rPr>
          <w:rFonts w:ascii="Arial" w:hAnsi="Arial" w:cs="Arial"/>
          <w:color w:val="000000" w:themeColor="text1"/>
          <w:spacing w:val="-12"/>
        </w:rPr>
        <w:t xml:space="preserve"> </w:t>
      </w:r>
      <w:r w:rsidR="008B2C04" w:rsidRPr="001421E2">
        <w:rPr>
          <w:rFonts w:ascii="Arial" w:hAnsi="Arial" w:cs="Arial"/>
          <w:color w:val="000000" w:themeColor="text1"/>
          <w:spacing w:val="-2"/>
        </w:rPr>
        <w:t>and</w:t>
      </w:r>
      <w:r w:rsidR="008B2C04" w:rsidRPr="001421E2">
        <w:rPr>
          <w:rFonts w:ascii="Arial" w:hAnsi="Arial" w:cs="Arial"/>
          <w:color w:val="000000" w:themeColor="text1"/>
          <w:spacing w:val="-13"/>
        </w:rPr>
        <w:t xml:space="preserve"> </w:t>
      </w:r>
      <w:r w:rsidR="008B2C04" w:rsidRPr="001421E2">
        <w:rPr>
          <w:rFonts w:ascii="Arial" w:hAnsi="Arial" w:cs="Arial"/>
          <w:color w:val="000000" w:themeColor="text1"/>
          <w:spacing w:val="-2"/>
        </w:rPr>
        <w:t>inconsistent</w:t>
      </w:r>
      <w:r w:rsidR="008B2C04" w:rsidRPr="001421E2">
        <w:rPr>
          <w:rFonts w:ascii="Arial" w:hAnsi="Arial" w:cs="Arial"/>
          <w:color w:val="000000" w:themeColor="text1"/>
          <w:spacing w:val="-13"/>
        </w:rPr>
        <w:t xml:space="preserve"> </w:t>
      </w:r>
      <w:r w:rsidR="008B2C04" w:rsidRPr="001421E2">
        <w:rPr>
          <w:rFonts w:ascii="Arial" w:hAnsi="Arial" w:cs="Arial"/>
          <w:color w:val="000000" w:themeColor="text1"/>
          <w:spacing w:val="-2"/>
        </w:rPr>
        <w:t>data</w:t>
      </w:r>
      <w:r w:rsidR="008B2C04" w:rsidRPr="001421E2">
        <w:rPr>
          <w:rFonts w:ascii="Arial" w:hAnsi="Arial" w:cs="Arial"/>
          <w:color w:val="000000" w:themeColor="text1"/>
          <w:spacing w:val="-13"/>
        </w:rPr>
        <w:t xml:space="preserve"> </w:t>
      </w:r>
      <w:r w:rsidR="008B2C04" w:rsidRPr="001421E2">
        <w:rPr>
          <w:rFonts w:ascii="Arial" w:hAnsi="Arial" w:cs="Arial"/>
          <w:color w:val="000000" w:themeColor="text1"/>
          <w:spacing w:val="-2"/>
        </w:rPr>
        <w:t>w</w:t>
      </w:r>
      <w:r w:rsidR="008B2C04">
        <w:rPr>
          <w:rFonts w:ascii="Arial" w:hAnsi="Arial" w:cs="Arial"/>
          <w:color w:val="000000" w:themeColor="text1"/>
          <w:spacing w:val="-2"/>
        </w:rPr>
        <w:t>ere</w:t>
      </w:r>
      <w:r w:rsidR="008B2C04" w:rsidRPr="001421E2">
        <w:rPr>
          <w:rFonts w:ascii="Arial" w:hAnsi="Arial" w:cs="Arial"/>
          <w:color w:val="000000" w:themeColor="text1"/>
          <w:spacing w:val="-13"/>
        </w:rPr>
        <w:t xml:space="preserve"> </w:t>
      </w:r>
      <w:r w:rsidR="008B2C04">
        <w:rPr>
          <w:rFonts w:ascii="Arial" w:hAnsi="Arial" w:cs="Arial"/>
          <w:color w:val="000000" w:themeColor="text1"/>
          <w:spacing w:val="-2"/>
        </w:rPr>
        <w:t>removed</w:t>
      </w:r>
      <w:r w:rsidR="008B2C04" w:rsidRPr="001421E2">
        <w:rPr>
          <w:rFonts w:ascii="Arial" w:hAnsi="Arial" w:cs="Arial"/>
          <w:color w:val="000000" w:themeColor="text1"/>
          <w:spacing w:val="-2"/>
        </w:rPr>
        <w:t>.</w:t>
      </w:r>
      <w:r w:rsidR="008B2C04" w:rsidRPr="001421E2">
        <w:rPr>
          <w:rFonts w:ascii="Arial" w:hAnsi="Arial" w:cs="Arial"/>
          <w:color w:val="000000" w:themeColor="text1"/>
          <w:spacing w:val="8"/>
        </w:rPr>
        <w:t xml:space="preserve"> </w:t>
      </w:r>
    </w:p>
    <w:p w14:paraId="4D4C9F22" w14:textId="4D1EFC17" w:rsidR="00AC04B3" w:rsidRPr="001421E2" w:rsidRDefault="00AC04B3" w:rsidP="00F81C5B">
      <w:pPr>
        <w:spacing w:line="480" w:lineRule="auto"/>
        <w:ind w:firstLine="708"/>
        <w:jc w:val="both"/>
        <w:rPr>
          <w:rFonts w:ascii="Arial" w:hAnsi="Arial" w:cs="Arial"/>
          <w:color w:val="000000" w:themeColor="text1"/>
          <w:spacing w:val="-2"/>
        </w:rPr>
      </w:pPr>
      <w:r w:rsidRPr="00F81C5B">
        <w:rPr>
          <w:rFonts w:ascii="Arial" w:hAnsi="Arial" w:cs="Arial"/>
          <w:i/>
          <w:iCs/>
          <w:color w:val="000000" w:themeColor="text1"/>
        </w:rPr>
        <w:t>Disease</w:t>
      </w:r>
      <w:r w:rsidRPr="00F81C5B">
        <w:rPr>
          <w:rFonts w:ascii="Arial" w:hAnsi="Arial" w:cs="Arial"/>
          <w:i/>
          <w:iCs/>
          <w:color w:val="000000" w:themeColor="text1"/>
          <w:spacing w:val="37"/>
        </w:rPr>
        <w:t xml:space="preserve"> </w:t>
      </w:r>
      <w:r w:rsidR="004A6E56">
        <w:rPr>
          <w:rFonts w:ascii="Arial" w:hAnsi="Arial" w:cs="Arial"/>
          <w:i/>
          <w:iCs/>
          <w:color w:val="000000" w:themeColor="text1"/>
          <w:spacing w:val="37"/>
        </w:rPr>
        <w:t>c</w:t>
      </w:r>
      <w:r w:rsidRPr="00F81C5B">
        <w:rPr>
          <w:rFonts w:ascii="Arial" w:hAnsi="Arial" w:cs="Arial"/>
          <w:i/>
          <w:iCs/>
          <w:color w:val="000000" w:themeColor="text1"/>
          <w:spacing w:val="-2"/>
        </w:rPr>
        <w:t>lassification</w:t>
      </w:r>
      <w:r w:rsidR="000314A3">
        <w:rPr>
          <w:rFonts w:ascii="Arial" w:hAnsi="Arial" w:cs="Arial"/>
          <w:i/>
          <w:iCs/>
          <w:color w:val="000000" w:themeColor="text1"/>
          <w:spacing w:val="-2"/>
        </w:rPr>
        <w:t>.</w:t>
      </w:r>
      <w:r w:rsidR="00D665A1">
        <w:rPr>
          <w:rFonts w:ascii="Arial" w:hAnsi="Arial" w:cs="Arial"/>
          <w:color w:val="000000" w:themeColor="text1"/>
          <w:spacing w:val="-2"/>
        </w:rPr>
        <w:t xml:space="preserve"> </w:t>
      </w:r>
      <w:r w:rsidRPr="001421E2">
        <w:rPr>
          <w:rFonts w:ascii="Arial" w:hAnsi="Arial" w:cs="Arial"/>
          <w:color w:val="000000" w:themeColor="text1"/>
          <w:w w:val="95"/>
        </w:rPr>
        <w:t xml:space="preserve">The data </w:t>
      </w:r>
      <w:proofErr w:type="gramStart"/>
      <w:r w:rsidRPr="001421E2">
        <w:rPr>
          <w:rFonts w:ascii="Arial" w:hAnsi="Arial" w:cs="Arial"/>
          <w:color w:val="000000" w:themeColor="text1"/>
          <w:w w:val="95"/>
        </w:rPr>
        <w:t>consist</w:t>
      </w:r>
      <w:ins w:id="193" w:author="Bock, Clive" w:date="2022-06-20T13:10:00Z">
        <w:r w:rsidR="004157B5">
          <w:rPr>
            <w:rFonts w:ascii="Arial" w:hAnsi="Arial" w:cs="Arial"/>
            <w:color w:val="000000" w:themeColor="text1"/>
            <w:w w:val="95"/>
          </w:rPr>
          <w:t>ed</w:t>
        </w:r>
      </w:ins>
      <w:proofErr w:type="gramEnd"/>
      <w:del w:id="194" w:author="Bock, Clive" w:date="2022-06-20T13:10:00Z">
        <w:r w:rsidRPr="001421E2" w:rsidDel="004157B5">
          <w:rPr>
            <w:rFonts w:ascii="Arial" w:hAnsi="Arial" w:cs="Arial"/>
            <w:color w:val="000000" w:themeColor="text1"/>
            <w:w w:val="95"/>
          </w:rPr>
          <w:delText>ing</w:delText>
        </w:r>
      </w:del>
      <w:r w:rsidRPr="001421E2">
        <w:rPr>
          <w:rFonts w:ascii="Arial" w:hAnsi="Arial" w:cs="Arial"/>
          <w:color w:val="000000" w:themeColor="text1"/>
          <w:w w:val="95"/>
        </w:rPr>
        <w:t xml:space="preserve"> of 400 images of CLS and 837 images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BR</w:t>
      </w:r>
      <w:r w:rsidR="00922B80">
        <w:rPr>
          <w:rFonts w:ascii="Arial" w:hAnsi="Arial" w:cs="Arial"/>
          <w:color w:val="000000" w:themeColor="text1"/>
        </w:rPr>
        <w:t>, and</w:t>
      </w:r>
      <w:r w:rsidRPr="001421E2">
        <w:rPr>
          <w:rFonts w:ascii="Arial" w:hAnsi="Arial" w:cs="Arial"/>
          <w:color w:val="000000" w:themeColor="text1"/>
          <w:spacing w:val="-11"/>
        </w:rPr>
        <w:t xml:space="preserve"> </w:t>
      </w:r>
      <w:r w:rsidRPr="001421E2">
        <w:rPr>
          <w:rFonts w:ascii="Arial" w:hAnsi="Arial" w:cs="Arial"/>
          <w:color w:val="000000" w:themeColor="text1"/>
        </w:rPr>
        <w:t>was</w:t>
      </w:r>
      <w:r w:rsidRPr="001421E2">
        <w:rPr>
          <w:rFonts w:ascii="Arial" w:hAnsi="Arial" w:cs="Arial"/>
          <w:color w:val="000000" w:themeColor="text1"/>
          <w:spacing w:val="-11"/>
        </w:rPr>
        <w:t xml:space="preserve"> </w:t>
      </w:r>
      <w:r w:rsidRPr="001421E2">
        <w:rPr>
          <w:rFonts w:ascii="Arial" w:hAnsi="Arial" w:cs="Arial"/>
          <w:color w:val="000000" w:themeColor="text1"/>
        </w:rPr>
        <w:t>split</w:t>
      </w:r>
      <w:r w:rsidRPr="001421E2">
        <w:rPr>
          <w:rFonts w:ascii="Arial" w:hAnsi="Arial" w:cs="Arial"/>
          <w:color w:val="000000" w:themeColor="text1"/>
          <w:spacing w:val="-11"/>
        </w:rPr>
        <w:t xml:space="preserve"> </w:t>
      </w:r>
      <w:r w:rsidRPr="001421E2">
        <w:rPr>
          <w:rFonts w:ascii="Arial" w:hAnsi="Arial" w:cs="Arial"/>
          <w:color w:val="000000" w:themeColor="text1"/>
        </w:rPr>
        <w:t>into</w:t>
      </w:r>
      <w:r w:rsidRPr="001421E2">
        <w:rPr>
          <w:rFonts w:ascii="Arial" w:hAnsi="Arial" w:cs="Arial"/>
          <w:color w:val="000000" w:themeColor="text1"/>
          <w:spacing w:val="-11"/>
        </w:rPr>
        <w:t xml:space="preserve"> </w:t>
      </w:r>
      <w:r w:rsidRPr="001421E2">
        <w:rPr>
          <w:rFonts w:ascii="Arial" w:hAnsi="Arial" w:cs="Arial"/>
          <w:color w:val="000000" w:themeColor="text1"/>
        </w:rPr>
        <w:t>two</w:t>
      </w:r>
      <w:r w:rsidRPr="001421E2">
        <w:rPr>
          <w:rFonts w:ascii="Arial" w:hAnsi="Arial" w:cs="Arial"/>
          <w:color w:val="000000" w:themeColor="text1"/>
          <w:spacing w:val="-11"/>
        </w:rPr>
        <w:t xml:space="preserve"> </w:t>
      </w:r>
      <w:r w:rsidRPr="001421E2">
        <w:rPr>
          <w:rFonts w:ascii="Arial" w:hAnsi="Arial" w:cs="Arial"/>
          <w:color w:val="000000" w:themeColor="text1"/>
        </w:rPr>
        <w:t>subsets</w:t>
      </w:r>
      <w:ins w:id="195" w:author="Bock, Clive" w:date="2022-06-20T13:10:00Z">
        <w:r w:rsidR="004157B5">
          <w:rPr>
            <w:rFonts w:ascii="Arial" w:hAnsi="Arial" w:cs="Arial"/>
            <w:color w:val="000000" w:themeColor="text1"/>
          </w:rPr>
          <w:t>. T</w:t>
        </w:r>
      </w:ins>
      <w:del w:id="196" w:author="Bock, Clive" w:date="2022-06-20T13:10:00Z">
        <w:r w:rsidRPr="001421E2" w:rsidDel="004157B5">
          <w:rPr>
            <w:rFonts w:ascii="Arial" w:hAnsi="Arial" w:cs="Arial"/>
            <w:color w:val="000000" w:themeColor="text1"/>
          </w:rPr>
          <w:delText>,</w:delText>
        </w:r>
        <w:r w:rsidRPr="001421E2" w:rsidDel="004157B5">
          <w:rPr>
            <w:rFonts w:ascii="Arial" w:hAnsi="Arial" w:cs="Arial"/>
            <w:color w:val="000000" w:themeColor="text1"/>
            <w:spacing w:val="-10"/>
          </w:rPr>
          <w:delText xml:space="preserve"> </w:delText>
        </w:r>
        <w:r w:rsidR="00922B80" w:rsidDel="004157B5">
          <w:rPr>
            <w:rFonts w:ascii="Arial" w:hAnsi="Arial" w:cs="Arial"/>
            <w:color w:val="000000" w:themeColor="text1"/>
            <w:spacing w:val="-10"/>
          </w:rPr>
          <w:delText>t</w:delText>
        </w:r>
      </w:del>
      <w:r w:rsidR="00922B80">
        <w:rPr>
          <w:rFonts w:ascii="Arial" w:hAnsi="Arial" w:cs="Arial"/>
          <w:color w:val="000000" w:themeColor="text1"/>
          <w:spacing w:val="-10"/>
        </w:rPr>
        <w:t>he first</w:t>
      </w:r>
      <w:ins w:id="197" w:author="Bock, Clive" w:date="2022-06-20T13:11:00Z">
        <w:r w:rsidR="004157B5">
          <w:rPr>
            <w:rFonts w:ascii="Arial" w:hAnsi="Arial" w:cs="Arial"/>
            <w:color w:val="000000" w:themeColor="text1"/>
            <w:spacing w:val="-10"/>
          </w:rPr>
          <w:t>,</w:t>
        </w:r>
      </w:ins>
      <w:r w:rsidR="00922B80">
        <w:rPr>
          <w:rFonts w:ascii="Arial" w:hAnsi="Arial" w:cs="Arial"/>
          <w:color w:val="000000" w:themeColor="text1"/>
          <w:spacing w:val="-10"/>
        </w:rPr>
        <w:t xml:space="preserve"> with </w:t>
      </w:r>
      <w:r w:rsidRPr="001421E2">
        <w:rPr>
          <w:rFonts w:ascii="Arial" w:hAnsi="Arial" w:cs="Arial"/>
          <w:color w:val="000000" w:themeColor="text1"/>
        </w:rPr>
        <w:t>80%</w:t>
      </w:r>
      <w:r w:rsidRPr="001421E2">
        <w:rPr>
          <w:rFonts w:ascii="Arial" w:hAnsi="Arial" w:cs="Arial"/>
          <w:color w:val="000000" w:themeColor="text1"/>
          <w:spacing w:val="-11"/>
        </w:rPr>
        <w:t xml:space="preserve">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the</w:t>
      </w:r>
      <w:r w:rsidRPr="001421E2">
        <w:rPr>
          <w:rFonts w:ascii="Arial" w:hAnsi="Arial" w:cs="Arial"/>
          <w:color w:val="000000" w:themeColor="text1"/>
          <w:spacing w:val="-11"/>
        </w:rPr>
        <w:t xml:space="preserve"> </w:t>
      </w:r>
      <w:r w:rsidRPr="001421E2">
        <w:rPr>
          <w:rFonts w:ascii="Arial" w:hAnsi="Arial" w:cs="Arial"/>
          <w:color w:val="000000" w:themeColor="text1"/>
        </w:rPr>
        <w:t>data</w:t>
      </w:r>
      <w:r w:rsidRPr="001421E2">
        <w:rPr>
          <w:rFonts w:ascii="Arial" w:hAnsi="Arial" w:cs="Arial"/>
          <w:color w:val="000000" w:themeColor="text1"/>
          <w:spacing w:val="-11"/>
        </w:rPr>
        <w:t xml:space="preserve"> </w:t>
      </w:r>
      <w:r w:rsidR="00922B80">
        <w:rPr>
          <w:rFonts w:ascii="Arial" w:hAnsi="Arial" w:cs="Arial"/>
          <w:color w:val="000000" w:themeColor="text1"/>
          <w:spacing w:val="-11"/>
        </w:rPr>
        <w:t xml:space="preserve">was </w:t>
      </w:r>
      <w:r w:rsidRPr="001421E2">
        <w:rPr>
          <w:rFonts w:ascii="Arial" w:hAnsi="Arial" w:cs="Arial"/>
          <w:color w:val="000000" w:themeColor="text1"/>
        </w:rPr>
        <w:t>to</w:t>
      </w:r>
      <w:r w:rsidRPr="001421E2">
        <w:rPr>
          <w:rFonts w:ascii="Arial" w:hAnsi="Arial" w:cs="Arial"/>
          <w:color w:val="000000" w:themeColor="text1"/>
          <w:spacing w:val="-11"/>
        </w:rPr>
        <w:t xml:space="preserve"> </w:t>
      </w:r>
      <w:r w:rsidRPr="001421E2">
        <w:rPr>
          <w:rFonts w:ascii="Arial" w:hAnsi="Arial" w:cs="Arial"/>
          <w:color w:val="000000" w:themeColor="text1"/>
        </w:rPr>
        <w:t>train</w:t>
      </w:r>
      <w:r w:rsidRPr="001421E2">
        <w:rPr>
          <w:rFonts w:ascii="Arial" w:hAnsi="Arial" w:cs="Arial"/>
          <w:color w:val="000000" w:themeColor="text1"/>
          <w:spacing w:val="-11"/>
        </w:rPr>
        <w:t xml:space="preserve"> </w:t>
      </w:r>
      <w:r w:rsidRPr="001421E2">
        <w:rPr>
          <w:rFonts w:ascii="Arial" w:hAnsi="Arial" w:cs="Arial"/>
          <w:color w:val="000000" w:themeColor="text1"/>
        </w:rPr>
        <w:t>the</w:t>
      </w:r>
      <w:r w:rsidRPr="001421E2">
        <w:rPr>
          <w:rFonts w:ascii="Arial" w:hAnsi="Arial" w:cs="Arial"/>
          <w:color w:val="000000" w:themeColor="text1"/>
          <w:spacing w:val="-11"/>
        </w:rPr>
        <w:t xml:space="preserve"> </w:t>
      </w:r>
      <w:r w:rsidRPr="001421E2">
        <w:rPr>
          <w:rFonts w:ascii="Arial" w:hAnsi="Arial" w:cs="Arial"/>
          <w:color w:val="000000" w:themeColor="text1"/>
        </w:rPr>
        <w:t xml:space="preserve">multiclass </w:t>
      </w:r>
      <w:r w:rsidRPr="001421E2">
        <w:rPr>
          <w:rFonts w:ascii="Arial" w:hAnsi="Arial" w:cs="Arial"/>
          <w:color w:val="000000" w:themeColor="text1"/>
          <w:w w:val="95"/>
        </w:rPr>
        <w:t xml:space="preserve">model, and the </w:t>
      </w:r>
      <w:r w:rsidR="00922B80">
        <w:rPr>
          <w:rFonts w:ascii="Arial" w:hAnsi="Arial" w:cs="Arial"/>
          <w:color w:val="000000" w:themeColor="text1"/>
          <w:w w:val="95"/>
        </w:rPr>
        <w:t>second</w:t>
      </w:r>
      <w:ins w:id="198" w:author="Bock, Clive" w:date="2022-06-20T13:11:00Z">
        <w:r w:rsidR="004157B5">
          <w:rPr>
            <w:rFonts w:ascii="Arial" w:hAnsi="Arial" w:cs="Arial"/>
            <w:color w:val="000000" w:themeColor="text1"/>
            <w:w w:val="95"/>
          </w:rPr>
          <w:t>,</w:t>
        </w:r>
      </w:ins>
      <w:r w:rsidR="00922B80">
        <w:rPr>
          <w:rFonts w:ascii="Arial" w:hAnsi="Arial" w:cs="Arial"/>
          <w:color w:val="000000" w:themeColor="text1"/>
          <w:w w:val="95"/>
        </w:rPr>
        <w:t xml:space="preserve"> with</w:t>
      </w:r>
      <w:r w:rsidRPr="001421E2">
        <w:rPr>
          <w:rFonts w:ascii="Arial" w:hAnsi="Arial" w:cs="Arial"/>
          <w:color w:val="000000" w:themeColor="text1"/>
          <w:w w:val="95"/>
        </w:rPr>
        <w:t xml:space="preserve"> 20% </w:t>
      </w:r>
      <w:r w:rsidR="00922B80">
        <w:rPr>
          <w:rFonts w:ascii="Arial" w:hAnsi="Arial" w:cs="Arial"/>
          <w:color w:val="000000" w:themeColor="text1"/>
          <w:w w:val="95"/>
        </w:rPr>
        <w:t>of the data was</w:t>
      </w:r>
      <w:r w:rsidR="00B707A5">
        <w:rPr>
          <w:rFonts w:ascii="Arial" w:hAnsi="Arial" w:cs="Arial"/>
          <w:color w:val="000000" w:themeColor="text1"/>
          <w:w w:val="95"/>
        </w:rPr>
        <w:t xml:space="preserve"> used</w:t>
      </w:r>
      <w:r w:rsidR="00922B80">
        <w:rPr>
          <w:rFonts w:ascii="Arial" w:hAnsi="Arial" w:cs="Arial"/>
          <w:color w:val="000000" w:themeColor="text1"/>
          <w:w w:val="95"/>
        </w:rPr>
        <w:t xml:space="preserve"> to validate the model</w:t>
      </w:r>
      <w:r w:rsidRPr="001421E2">
        <w:rPr>
          <w:rFonts w:ascii="Arial" w:hAnsi="Arial" w:cs="Arial"/>
          <w:color w:val="000000" w:themeColor="text1"/>
          <w:w w:val="95"/>
        </w:rPr>
        <w:t>.</w:t>
      </w:r>
      <w:r w:rsidRPr="001421E2">
        <w:rPr>
          <w:rFonts w:ascii="Arial" w:hAnsi="Arial" w:cs="Arial"/>
          <w:color w:val="000000" w:themeColor="text1"/>
          <w:spacing w:val="26"/>
        </w:rPr>
        <w:t xml:space="preserve"> </w:t>
      </w:r>
      <w:r w:rsidRPr="001421E2">
        <w:rPr>
          <w:rFonts w:ascii="Arial" w:hAnsi="Arial" w:cs="Arial"/>
          <w:color w:val="000000" w:themeColor="text1"/>
          <w:w w:val="95"/>
        </w:rPr>
        <w:t xml:space="preserve">Class imbalance was </w:t>
      </w:r>
      <w:ins w:id="199" w:author="Bock, Clive" w:date="2022-06-20T13:11:00Z">
        <w:r w:rsidR="007D5969">
          <w:rPr>
            <w:rFonts w:ascii="Arial" w:hAnsi="Arial" w:cs="Arial"/>
            <w:color w:val="000000" w:themeColor="text1"/>
            <w:w w:val="95"/>
          </w:rPr>
          <w:t>re</w:t>
        </w:r>
      </w:ins>
      <w:r w:rsidRPr="001421E2">
        <w:rPr>
          <w:rFonts w:ascii="Arial" w:hAnsi="Arial" w:cs="Arial"/>
          <w:color w:val="000000" w:themeColor="text1"/>
          <w:w w:val="95"/>
        </w:rPr>
        <w:t>solved by</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up-sampling in which </w:t>
      </w:r>
      <w:r w:rsidRPr="001421E2">
        <w:rPr>
          <w:rFonts w:ascii="Arial" w:hAnsi="Arial" w:cs="Arial"/>
          <w:color w:val="000000" w:themeColor="text1"/>
        </w:rPr>
        <w:t>the</w:t>
      </w:r>
      <w:r w:rsidRPr="001421E2">
        <w:rPr>
          <w:rFonts w:ascii="Arial" w:hAnsi="Arial" w:cs="Arial"/>
          <w:color w:val="000000" w:themeColor="text1"/>
          <w:spacing w:val="-4"/>
        </w:rPr>
        <w:t xml:space="preserve"> </w:t>
      </w:r>
      <w:r w:rsidRPr="001421E2">
        <w:rPr>
          <w:rFonts w:ascii="Arial" w:hAnsi="Arial" w:cs="Arial"/>
          <w:color w:val="000000" w:themeColor="text1"/>
        </w:rPr>
        <w:t>minority</w:t>
      </w:r>
      <w:r w:rsidRPr="001421E2">
        <w:rPr>
          <w:rFonts w:ascii="Arial" w:hAnsi="Arial" w:cs="Arial"/>
          <w:color w:val="000000" w:themeColor="text1"/>
          <w:spacing w:val="-4"/>
        </w:rPr>
        <w:t xml:space="preserve"> </w:t>
      </w:r>
      <w:r w:rsidRPr="001421E2">
        <w:rPr>
          <w:rFonts w:ascii="Arial" w:hAnsi="Arial" w:cs="Arial"/>
          <w:color w:val="000000" w:themeColor="text1"/>
        </w:rPr>
        <w:t>class</w:t>
      </w:r>
      <w:r w:rsidRPr="001421E2">
        <w:rPr>
          <w:rFonts w:ascii="Arial" w:hAnsi="Arial" w:cs="Arial"/>
          <w:color w:val="000000" w:themeColor="text1"/>
          <w:spacing w:val="-4"/>
        </w:rPr>
        <w:t xml:space="preserve"> </w:t>
      </w:r>
      <w:r w:rsidRPr="001421E2">
        <w:rPr>
          <w:rFonts w:ascii="Arial" w:hAnsi="Arial" w:cs="Arial"/>
          <w:color w:val="000000" w:themeColor="text1"/>
        </w:rPr>
        <w:t>was</w:t>
      </w:r>
      <w:r w:rsidRPr="001421E2">
        <w:rPr>
          <w:rFonts w:ascii="Arial" w:hAnsi="Arial" w:cs="Arial"/>
          <w:color w:val="000000" w:themeColor="text1"/>
          <w:spacing w:val="-4"/>
        </w:rPr>
        <w:t xml:space="preserve"> </w:t>
      </w:r>
      <w:r w:rsidRPr="001421E2">
        <w:rPr>
          <w:rFonts w:ascii="Arial" w:hAnsi="Arial" w:cs="Arial"/>
          <w:color w:val="000000" w:themeColor="text1"/>
        </w:rPr>
        <w:t>randomly</w:t>
      </w:r>
      <w:r w:rsidRPr="001421E2">
        <w:rPr>
          <w:rFonts w:ascii="Arial" w:hAnsi="Arial" w:cs="Arial"/>
          <w:color w:val="000000" w:themeColor="text1"/>
          <w:spacing w:val="-4"/>
        </w:rPr>
        <w:t xml:space="preserve"> </w:t>
      </w:r>
      <w:r w:rsidRPr="001421E2">
        <w:rPr>
          <w:rFonts w:ascii="Arial" w:hAnsi="Arial" w:cs="Arial"/>
          <w:color w:val="000000" w:themeColor="text1"/>
        </w:rPr>
        <w:t>sampled</w:t>
      </w:r>
      <w:r w:rsidRPr="001421E2">
        <w:rPr>
          <w:rFonts w:ascii="Arial" w:hAnsi="Arial" w:cs="Arial"/>
          <w:color w:val="000000" w:themeColor="text1"/>
          <w:spacing w:val="-4"/>
        </w:rPr>
        <w:t xml:space="preserve"> </w:t>
      </w:r>
      <w:r w:rsidRPr="001421E2">
        <w:rPr>
          <w:rFonts w:ascii="Arial" w:hAnsi="Arial" w:cs="Arial"/>
          <w:color w:val="000000" w:themeColor="text1"/>
        </w:rPr>
        <w:t>to</w:t>
      </w:r>
      <w:r w:rsidRPr="001421E2">
        <w:rPr>
          <w:rFonts w:ascii="Arial" w:hAnsi="Arial" w:cs="Arial"/>
          <w:color w:val="000000" w:themeColor="text1"/>
          <w:spacing w:val="-4"/>
        </w:rPr>
        <w:t xml:space="preserve"> </w:t>
      </w:r>
      <w:r w:rsidRPr="001421E2">
        <w:rPr>
          <w:rFonts w:ascii="Arial" w:hAnsi="Arial" w:cs="Arial"/>
          <w:color w:val="000000" w:themeColor="text1"/>
        </w:rPr>
        <w:t>be</w:t>
      </w:r>
      <w:r w:rsidRPr="001421E2">
        <w:rPr>
          <w:rFonts w:ascii="Arial" w:hAnsi="Arial" w:cs="Arial"/>
          <w:color w:val="000000" w:themeColor="text1"/>
          <w:spacing w:val="-4"/>
        </w:rPr>
        <w:t xml:space="preserve"> </w:t>
      </w:r>
      <w:r w:rsidRPr="001421E2">
        <w:rPr>
          <w:rFonts w:ascii="Arial" w:hAnsi="Arial" w:cs="Arial"/>
          <w:color w:val="000000" w:themeColor="text1"/>
        </w:rPr>
        <w:t>the</w:t>
      </w:r>
      <w:r w:rsidRPr="001421E2">
        <w:rPr>
          <w:rFonts w:ascii="Arial" w:hAnsi="Arial" w:cs="Arial"/>
          <w:color w:val="000000" w:themeColor="text1"/>
          <w:spacing w:val="-4"/>
        </w:rPr>
        <w:t xml:space="preserve"> </w:t>
      </w:r>
      <w:r w:rsidRPr="001421E2">
        <w:rPr>
          <w:rFonts w:ascii="Arial" w:hAnsi="Arial" w:cs="Arial"/>
          <w:color w:val="000000" w:themeColor="text1"/>
        </w:rPr>
        <w:t>same</w:t>
      </w:r>
      <w:r w:rsidRPr="001421E2">
        <w:rPr>
          <w:rFonts w:ascii="Arial" w:hAnsi="Arial" w:cs="Arial"/>
          <w:color w:val="000000" w:themeColor="text1"/>
          <w:spacing w:val="-4"/>
        </w:rPr>
        <w:t xml:space="preserve"> </w:t>
      </w:r>
      <w:r w:rsidRPr="001421E2">
        <w:rPr>
          <w:rFonts w:ascii="Arial" w:hAnsi="Arial" w:cs="Arial"/>
          <w:color w:val="000000" w:themeColor="text1"/>
        </w:rPr>
        <w:t>size</w:t>
      </w:r>
      <w:r w:rsidRPr="001421E2">
        <w:rPr>
          <w:rFonts w:ascii="Arial" w:hAnsi="Arial" w:cs="Arial"/>
          <w:color w:val="000000" w:themeColor="text1"/>
          <w:spacing w:val="-4"/>
        </w:rPr>
        <w:t xml:space="preserve"> </w:t>
      </w:r>
      <w:r w:rsidRPr="001421E2">
        <w:rPr>
          <w:rFonts w:ascii="Arial" w:hAnsi="Arial" w:cs="Arial"/>
          <w:color w:val="000000" w:themeColor="text1"/>
        </w:rPr>
        <w:t>as</w:t>
      </w:r>
      <w:r w:rsidRPr="001421E2">
        <w:rPr>
          <w:rFonts w:ascii="Arial" w:hAnsi="Arial" w:cs="Arial"/>
          <w:color w:val="000000" w:themeColor="text1"/>
          <w:spacing w:val="-4"/>
        </w:rPr>
        <w:t xml:space="preserve"> </w:t>
      </w:r>
      <w:r w:rsidRPr="001421E2">
        <w:rPr>
          <w:rFonts w:ascii="Arial" w:hAnsi="Arial" w:cs="Arial"/>
          <w:color w:val="000000" w:themeColor="text1"/>
        </w:rPr>
        <w:t>the</w:t>
      </w:r>
      <w:r w:rsidRPr="001421E2">
        <w:rPr>
          <w:rFonts w:ascii="Arial" w:hAnsi="Arial" w:cs="Arial"/>
          <w:color w:val="000000" w:themeColor="text1"/>
          <w:spacing w:val="-4"/>
        </w:rPr>
        <w:t xml:space="preserve"> </w:t>
      </w:r>
      <w:r w:rsidRPr="001421E2">
        <w:rPr>
          <w:rFonts w:ascii="Arial" w:hAnsi="Arial" w:cs="Arial"/>
          <w:color w:val="000000" w:themeColor="text1"/>
        </w:rPr>
        <w:t>majority</w:t>
      </w:r>
      <w:r w:rsidRPr="001421E2">
        <w:rPr>
          <w:rFonts w:ascii="Arial" w:hAnsi="Arial" w:cs="Arial"/>
          <w:color w:val="000000" w:themeColor="text1"/>
          <w:spacing w:val="-4"/>
        </w:rPr>
        <w:t xml:space="preserve"> </w:t>
      </w:r>
      <w:r w:rsidRPr="001421E2">
        <w:rPr>
          <w:rFonts w:ascii="Arial" w:hAnsi="Arial" w:cs="Arial"/>
          <w:color w:val="000000" w:themeColor="text1"/>
        </w:rPr>
        <w:t>class.</w:t>
      </w:r>
      <w:r w:rsidRPr="001421E2">
        <w:rPr>
          <w:rFonts w:ascii="Arial" w:hAnsi="Arial" w:cs="Arial"/>
          <w:color w:val="000000" w:themeColor="text1"/>
          <w:spacing w:val="28"/>
        </w:rPr>
        <w:t xml:space="preserve"> </w:t>
      </w:r>
      <w:r w:rsidRPr="001421E2">
        <w:rPr>
          <w:rFonts w:ascii="Arial" w:hAnsi="Arial" w:cs="Arial"/>
          <w:color w:val="000000" w:themeColor="text1"/>
        </w:rPr>
        <w:t xml:space="preserve">Once </w:t>
      </w:r>
      <w:r w:rsidRPr="001421E2">
        <w:rPr>
          <w:rFonts w:ascii="Arial" w:hAnsi="Arial" w:cs="Arial"/>
          <w:color w:val="000000" w:themeColor="text1"/>
          <w:w w:val="95"/>
        </w:rPr>
        <w:t>pre-processed, random forest (</w:t>
      </w:r>
      <w:proofErr w:type="spellStart"/>
      <w:r w:rsidRPr="001421E2">
        <w:rPr>
          <w:rFonts w:ascii="Arial" w:hAnsi="Arial" w:cs="Arial"/>
          <w:color w:val="000000" w:themeColor="text1"/>
          <w:w w:val="95"/>
        </w:rPr>
        <w:t>rF</w:t>
      </w:r>
      <w:proofErr w:type="spellEnd"/>
      <w:r w:rsidRPr="001421E2">
        <w:rPr>
          <w:rFonts w:ascii="Arial" w:hAnsi="Arial" w:cs="Arial"/>
          <w:color w:val="000000" w:themeColor="text1"/>
          <w:w w:val="95"/>
        </w:rPr>
        <w:t>) algorithms were used for classification.</w:t>
      </w:r>
      <w:r w:rsidRPr="001421E2">
        <w:rPr>
          <w:rFonts w:ascii="Arial" w:hAnsi="Arial" w:cs="Arial"/>
          <w:color w:val="000000" w:themeColor="text1"/>
        </w:rPr>
        <w:t xml:space="preserve"> </w:t>
      </w:r>
      <w:r w:rsidRPr="001421E2">
        <w:rPr>
          <w:rFonts w:ascii="Arial" w:hAnsi="Arial" w:cs="Arial"/>
          <w:color w:val="000000" w:themeColor="text1"/>
          <w:w w:val="95"/>
        </w:rPr>
        <w:t>A grid search was used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hyperparameter</w:t>
      </w:r>
      <w:r w:rsidR="00F26F3B">
        <w:rPr>
          <w:rFonts w:ascii="Arial" w:hAnsi="Arial" w:cs="Arial"/>
          <w:color w:val="000000" w:themeColor="text1"/>
          <w:w w:val="95"/>
        </w:rPr>
        <w:t xml:space="preserve"> optimization</w:t>
      </w:r>
      <w:r w:rsidRPr="001421E2">
        <w:rPr>
          <w:rFonts w:ascii="Arial" w:hAnsi="Arial" w:cs="Arial"/>
          <w:color w:val="000000" w:themeColor="text1"/>
          <w:w w:val="95"/>
        </w:rPr>
        <w:t>.</w:t>
      </w:r>
      <w:r w:rsidRPr="001421E2">
        <w:rPr>
          <w:rFonts w:ascii="Arial" w:hAnsi="Arial" w:cs="Arial"/>
          <w:color w:val="000000" w:themeColor="text1"/>
        </w:rPr>
        <w:t xml:space="preserve"> </w:t>
      </w:r>
      <w:r w:rsidRPr="001421E2">
        <w:rPr>
          <w:rFonts w:ascii="Arial" w:hAnsi="Arial" w:cs="Arial"/>
          <w:color w:val="000000" w:themeColor="text1"/>
          <w:w w:val="95"/>
        </w:rPr>
        <w:t>A</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repeated</w:t>
      </w:r>
      <w:r w:rsidRPr="001421E2">
        <w:rPr>
          <w:rFonts w:ascii="Arial" w:hAnsi="Arial" w:cs="Arial"/>
          <w:color w:val="000000" w:themeColor="text1"/>
          <w:spacing w:val="-2"/>
          <w:w w:val="95"/>
        </w:rPr>
        <w:t xml:space="preserve"> </w:t>
      </w:r>
      <w:del w:id="200" w:author="Bock, Clive" w:date="2022-06-20T13:11:00Z">
        <w:r w:rsidRPr="001421E2" w:rsidDel="007D5969">
          <w:rPr>
            <w:rFonts w:ascii="Arial" w:hAnsi="Arial" w:cs="Arial"/>
            <w:color w:val="000000" w:themeColor="text1"/>
            <w:w w:val="95"/>
          </w:rPr>
          <w:delText>k</w:delText>
        </w:r>
      </w:del>
      <w:ins w:id="201" w:author="Bock, Clive" w:date="2022-06-20T13:11:00Z">
        <w:r w:rsidR="007D5969">
          <w:rPr>
            <w:rFonts w:ascii="Arial" w:hAnsi="Arial" w:cs="Arial"/>
            <w:color w:val="000000" w:themeColor="text1"/>
            <w:w w:val="95"/>
          </w:rPr>
          <w:t>K</w:t>
        </w:r>
      </w:ins>
      <w:r w:rsidRPr="001421E2">
        <w:rPr>
          <w:rFonts w:ascii="Arial" w:hAnsi="Arial" w:cs="Arial"/>
          <w:color w:val="000000" w:themeColor="text1"/>
          <w:w w:val="95"/>
        </w:rPr>
        <w:t>-</w:t>
      </w:r>
      <w:ins w:id="202" w:author="Bock, Clive" w:date="2022-06-20T13:12:00Z">
        <w:r w:rsidR="007D5969">
          <w:rPr>
            <w:rFonts w:ascii="Arial" w:hAnsi="Arial" w:cs="Arial"/>
            <w:color w:val="000000" w:themeColor="text1"/>
            <w:w w:val="95"/>
          </w:rPr>
          <w:t>f</w:t>
        </w:r>
      </w:ins>
      <w:del w:id="203" w:author="Bock, Clive" w:date="2022-06-20T13:12:00Z">
        <w:r w:rsidRPr="001421E2" w:rsidDel="007D5969">
          <w:rPr>
            <w:rFonts w:ascii="Arial" w:hAnsi="Arial" w:cs="Arial"/>
            <w:color w:val="000000" w:themeColor="text1"/>
            <w:w w:val="95"/>
          </w:rPr>
          <w:delText>F</w:delText>
        </w:r>
      </w:del>
      <w:r w:rsidRPr="001421E2">
        <w:rPr>
          <w:rFonts w:ascii="Arial" w:hAnsi="Arial" w:cs="Arial"/>
          <w:color w:val="000000" w:themeColor="text1"/>
          <w:w w:val="95"/>
        </w:rPr>
        <w:t>old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cross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validation</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 xml:space="preserve">implemented </w:t>
      </w:r>
      <w:r w:rsidRPr="001421E2">
        <w:rPr>
          <w:rFonts w:ascii="Arial" w:hAnsi="Arial" w:cs="Arial"/>
          <w:color w:val="000000" w:themeColor="text1"/>
        </w:rPr>
        <w:t>to</w:t>
      </w:r>
      <w:r w:rsidRPr="001421E2">
        <w:rPr>
          <w:rFonts w:ascii="Arial" w:hAnsi="Arial" w:cs="Arial"/>
          <w:color w:val="000000" w:themeColor="text1"/>
          <w:spacing w:val="-2"/>
        </w:rPr>
        <w:t xml:space="preserve"> </w:t>
      </w:r>
      <w:r w:rsidRPr="001421E2">
        <w:rPr>
          <w:rFonts w:ascii="Arial" w:hAnsi="Arial" w:cs="Arial"/>
          <w:color w:val="000000" w:themeColor="text1"/>
        </w:rPr>
        <w:t>improve</w:t>
      </w:r>
      <w:r w:rsidRPr="001421E2">
        <w:rPr>
          <w:rFonts w:ascii="Arial" w:hAnsi="Arial" w:cs="Arial"/>
          <w:color w:val="000000" w:themeColor="text1"/>
          <w:spacing w:val="-2"/>
        </w:rPr>
        <w:t xml:space="preserve"> </w:t>
      </w:r>
      <w:r w:rsidRPr="001421E2">
        <w:rPr>
          <w:rFonts w:ascii="Arial" w:hAnsi="Arial" w:cs="Arial"/>
          <w:color w:val="000000" w:themeColor="text1"/>
        </w:rPr>
        <w:t>the</w:t>
      </w:r>
      <w:r w:rsidRPr="001421E2">
        <w:rPr>
          <w:rFonts w:ascii="Arial" w:hAnsi="Arial" w:cs="Arial"/>
          <w:color w:val="000000" w:themeColor="text1"/>
          <w:spacing w:val="-2"/>
        </w:rPr>
        <w:t xml:space="preserve"> </w:t>
      </w:r>
      <w:r w:rsidRPr="001421E2">
        <w:rPr>
          <w:rFonts w:ascii="Arial" w:hAnsi="Arial" w:cs="Arial"/>
          <w:color w:val="000000" w:themeColor="text1"/>
        </w:rPr>
        <w:t>estimated</w:t>
      </w:r>
      <w:r w:rsidRPr="001421E2">
        <w:rPr>
          <w:rFonts w:ascii="Arial" w:hAnsi="Arial" w:cs="Arial"/>
          <w:color w:val="000000" w:themeColor="text1"/>
          <w:spacing w:val="-2"/>
        </w:rPr>
        <w:t xml:space="preserve"> </w:t>
      </w:r>
      <w:r w:rsidRPr="001421E2">
        <w:rPr>
          <w:rFonts w:ascii="Arial" w:hAnsi="Arial" w:cs="Arial"/>
          <w:color w:val="000000" w:themeColor="text1"/>
        </w:rPr>
        <w:t>performance</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the</w:t>
      </w:r>
      <w:r w:rsidRPr="001421E2">
        <w:rPr>
          <w:rFonts w:ascii="Arial" w:hAnsi="Arial" w:cs="Arial"/>
          <w:color w:val="000000" w:themeColor="text1"/>
          <w:spacing w:val="-2"/>
        </w:rPr>
        <w:t xml:space="preserve"> </w:t>
      </w:r>
      <w:r w:rsidRPr="001421E2">
        <w:rPr>
          <w:rFonts w:ascii="Arial" w:hAnsi="Arial" w:cs="Arial"/>
          <w:color w:val="000000" w:themeColor="text1"/>
        </w:rPr>
        <w:t>model, with</w:t>
      </w:r>
      <w:r w:rsidRPr="001421E2">
        <w:rPr>
          <w:rFonts w:ascii="Arial" w:hAnsi="Arial" w:cs="Arial"/>
          <w:color w:val="000000" w:themeColor="text1"/>
          <w:spacing w:val="-2"/>
        </w:rPr>
        <w:t xml:space="preserve"> </w:t>
      </w:r>
      <w:r w:rsidRPr="001421E2">
        <w:rPr>
          <w:rFonts w:ascii="Arial" w:hAnsi="Arial" w:cs="Arial"/>
          <w:color w:val="000000" w:themeColor="text1"/>
        </w:rPr>
        <w:t>five</w:t>
      </w:r>
      <w:r w:rsidRPr="001421E2">
        <w:rPr>
          <w:rFonts w:ascii="Arial" w:hAnsi="Arial" w:cs="Arial"/>
          <w:color w:val="000000" w:themeColor="text1"/>
          <w:spacing w:val="-2"/>
        </w:rPr>
        <w:t xml:space="preserve"> </w:t>
      </w:r>
      <w:r w:rsidRPr="001421E2">
        <w:rPr>
          <w:rFonts w:ascii="Arial" w:hAnsi="Arial" w:cs="Arial"/>
          <w:color w:val="000000" w:themeColor="text1"/>
        </w:rPr>
        <w:t>repeats</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10-fold.</w:t>
      </w:r>
      <w:r w:rsidRPr="001421E2">
        <w:rPr>
          <w:rFonts w:ascii="Arial" w:hAnsi="Arial" w:cs="Arial"/>
          <w:color w:val="000000" w:themeColor="text1"/>
          <w:spacing w:val="39"/>
        </w:rPr>
        <w:t xml:space="preserve"> </w:t>
      </w:r>
      <w:r w:rsidRPr="001421E2">
        <w:rPr>
          <w:rFonts w:ascii="Arial" w:hAnsi="Arial" w:cs="Arial"/>
          <w:color w:val="000000" w:themeColor="text1"/>
        </w:rPr>
        <w:t>K-</w:t>
      </w:r>
      <w:del w:id="204" w:author="Bock, Clive" w:date="2022-06-20T13:12:00Z">
        <w:r w:rsidRPr="001421E2" w:rsidDel="007D5969">
          <w:rPr>
            <w:rFonts w:ascii="Arial" w:hAnsi="Arial" w:cs="Arial"/>
            <w:color w:val="000000" w:themeColor="text1"/>
          </w:rPr>
          <w:delText xml:space="preserve">Fold </w:delText>
        </w:r>
      </w:del>
      <w:ins w:id="205" w:author="Bock, Clive" w:date="2022-06-20T13:12:00Z">
        <w:r w:rsidR="007D5969">
          <w:rPr>
            <w:rFonts w:ascii="Arial" w:hAnsi="Arial" w:cs="Arial"/>
            <w:color w:val="000000" w:themeColor="text1"/>
          </w:rPr>
          <w:t>f</w:t>
        </w:r>
        <w:r w:rsidR="007D5969" w:rsidRPr="001421E2">
          <w:rPr>
            <w:rFonts w:ascii="Arial" w:hAnsi="Arial" w:cs="Arial"/>
            <w:color w:val="000000" w:themeColor="text1"/>
          </w:rPr>
          <w:t xml:space="preserve">old </w:t>
        </w:r>
      </w:ins>
      <w:r w:rsidRPr="001421E2">
        <w:rPr>
          <w:rFonts w:ascii="Arial" w:hAnsi="Arial" w:cs="Arial"/>
          <w:color w:val="000000" w:themeColor="text1"/>
          <w:w w:val="95"/>
        </w:rPr>
        <w:t xml:space="preserve">validation was performed on the training dataset and the best model hyperparameters were </w:t>
      </w:r>
      <w:r w:rsidRPr="001421E2">
        <w:rPr>
          <w:rFonts w:ascii="Arial" w:hAnsi="Arial" w:cs="Arial"/>
          <w:color w:val="000000" w:themeColor="text1"/>
          <w:spacing w:val="-2"/>
        </w:rPr>
        <w:t xml:space="preserve">identified. </w:t>
      </w:r>
    </w:p>
    <w:p w14:paraId="58697F53" w14:textId="74F1B46D"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i/>
          <w:iCs/>
          <w:color w:val="000000" w:themeColor="text1"/>
          <w:spacing w:val="-2"/>
          <w:w w:val="105"/>
        </w:rPr>
        <w:t>Clustering</w:t>
      </w:r>
      <w:r w:rsidR="00B707A5">
        <w:rPr>
          <w:rFonts w:ascii="Arial" w:hAnsi="Arial" w:cs="Arial"/>
          <w:i/>
          <w:iCs/>
          <w:color w:val="000000" w:themeColor="text1"/>
          <w:spacing w:val="-2"/>
          <w:w w:val="105"/>
        </w:rPr>
        <w:t>.</w:t>
      </w:r>
      <w:r w:rsidR="00B707A5">
        <w:rPr>
          <w:rFonts w:ascii="Arial" w:hAnsi="Arial" w:cs="Arial"/>
          <w:color w:val="000000" w:themeColor="text1"/>
        </w:rPr>
        <w:t xml:space="preserve"> </w:t>
      </w:r>
      <w:r w:rsidRPr="001421E2">
        <w:rPr>
          <w:rFonts w:ascii="Arial" w:hAnsi="Arial" w:cs="Arial"/>
          <w:color w:val="000000" w:themeColor="text1"/>
        </w:rPr>
        <w:t>Once</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models</w:t>
      </w:r>
      <w:r w:rsidRPr="001421E2">
        <w:rPr>
          <w:rFonts w:ascii="Arial" w:hAnsi="Arial" w:cs="Arial"/>
          <w:color w:val="000000" w:themeColor="text1"/>
          <w:spacing w:val="-15"/>
        </w:rPr>
        <w:t xml:space="preserve"> </w:t>
      </w:r>
      <w:r w:rsidRPr="001421E2">
        <w:rPr>
          <w:rFonts w:ascii="Arial" w:hAnsi="Arial" w:cs="Arial"/>
          <w:color w:val="000000" w:themeColor="text1"/>
        </w:rPr>
        <w:t>were</w:t>
      </w:r>
      <w:r w:rsidRPr="001421E2">
        <w:rPr>
          <w:rFonts w:ascii="Arial" w:hAnsi="Arial" w:cs="Arial"/>
          <w:color w:val="000000" w:themeColor="text1"/>
          <w:spacing w:val="-15"/>
        </w:rPr>
        <w:t xml:space="preserve"> </w:t>
      </w:r>
      <w:r w:rsidRPr="001421E2">
        <w:rPr>
          <w:rFonts w:ascii="Arial" w:hAnsi="Arial" w:cs="Arial"/>
          <w:color w:val="000000" w:themeColor="text1"/>
        </w:rPr>
        <w:t>obtained,</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respective</w:t>
      </w:r>
      <w:r w:rsidRPr="001421E2">
        <w:rPr>
          <w:rFonts w:ascii="Arial" w:hAnsi="Arial" w:cs="Arial"/>
          <w:color w:val="000000" w:themeColor="text1"/>
          <w:spacing w:val="-15"/>
        </w:rPr>
        <w:t xml:space="preserve"> </w:t>
      </w:r>
      <w:r w:rsidRPr="001421E2">
        <w:rPr>
          <w:rFonts w:ascii="Arial" w:hAnsi="Arial" w:cs="Arial"/>
          <w:color w:val="000000" w:themeColor="text1"/>
        </w:rPr>
        <w:t>importance</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each</w:t>
      </w:r>
      <w:r w:rsidRPr="001421E2">
        <w:rPr>
          <w:rFonts w:ascii="Arial" w:hAnsi="Arial" w:cs="Arial"/>
          <w:color w:val="000000" w:themeColor="text1"/>
          <w:spacing w:val="-15"/>
        </w:rPr>
        <w:t xml:space="preserve"> </w:t>
      </w:r>
      <w:r w:rsidRPr="001421E2">
        <w:rPr>
          <w:rFonts w:ascii="Arial" w:hAnsi="Arial" w:cs="Arial"/>
          <w:color w:val="000000" w:themeColor="text1"/>
        </w:rPr>
        <w:t>variable</w:t>
      </w:r>
      <w:r w:rsidRPr="001421E2">
        <w:rPr>
          <w:rFonts w:ascii="Arial" w:hAnsi="Arial" w:cs="Arial"/>
          <w:color w:val="000000" w:themeColor="text1"/>
          <w:spacing w:val="-15"/>
        </w:rPr>
        <w:t xml:space="preserve"> </w:t>
      </w:r>
      <w:r w:rsidRPr="001421E2">
        <w:rPr>
          <w:rFonts w:ascii="Arial" w:hAnsi="Arial" w:cs="Arial"/>
          <w:color w:val="000000" w:themeColor="text1"/>
        </w:rPr>
        <w:t>was</w:t>
      </w:r>
      <w:r w:rsidRPr="001421E2">
        <w:rPr>
          <w:rFonts w:ascii="Arial" w:hAnsi="Arial" w:cs="Arial"/>
          <w:color w:val="000000" w:themeColor="text1"/>
          <w:spacing w:val="-15"/>
        </w:rPr>
        <w:t xml:space="preserve"> </w:t>
      </w:r>
      <w:r w:rsidRPr="001421E2">
        <w:rPr>
          <w:rFonts w:ascii="Arial" w:hAnsi="Arial" w:cs="Arial"/>
          <w:color w:val="000000" w:themeColor="text1"/>
        </w:rPr>
        <w:t>extracted. For</w:t>
      </w:r>
      <w:r w:rsidRPr="001421E2">
        <w:rPr>
          <w:rFonts w:ascii="Arial" w:hAnsi="Arial" w:cs="Arial"/>
          <w:color w:val="000000" w:themeColor="text1"/>
          <w:spacing w:val="-7"/>
        </w:rPr>
        <w:t xml:space="preserve"> </w:t>
      </w:r>
      <w:r w:rsidRPr="001421E2">
        <w:rPr>
          <w:rFonts w:ascii="Arial" w:hAnsi="Arial" w:cs="Arial"/>
          <w:color w:val="000000" w:themeColor="text1"/>
        </w:rPr>
        <w:t>permutation,</w:t>
      </w:r>
      <w:r w:rsidRPr="001421E2">
        <w:rPr>
          <w:rFonts w:ascii="Arial" w:hAnsi="Arial" w:cs="Arial"/>
          <w:color w:val="000000" w:themeColor="text1"/>
          <w:spacing w:val="-4"/>
        </w:rPr>
        <w:t xml:space="preserve"> </w:t>
      </w:r>
      <w:r w:rsidRPr="001421E2">
        <w:rPr>
          <w:rFonts w:ascii="Arial" w:hAnsi="Arial" w:cs="Arial"/>
          <w:color w:val="000000" w:themeColor="text1"/>
        </w:rPr>
        <w:t>the</w:t>
      </w:r>
      <w:r w:rsidRPr="001421E2">
        <w:rPr>
          <w:rFonts w:ascii="Arial" w:hAnsi="Arial" w:cs="Arial"/>
          <w:color w:val="000000" w:themeColor="text1"/>
          <w:spacing w:val="-7"/>
        </w:rPr>
        <w:t xml:space="preserve"> </w:t>
      </w:r>
      <w:r w:rsidR="004E4F96">
        <w:rPr>
          <w:rFonts w:ascii="Arial" w:hAnsi="Arial" w:cs="Arial"/>
          <w:color w:val="000000" w:themeColor="text1"/>
          <w:spacing w:val="-7"/>
        </w:rPr>
        <w:t>approach used followed tha</w:t>
      </w:r>
      <w:r w:rsidR="002637B6">
        <w:rPr>
          <w:rFonts w:ascii="Arial" w:hAnsi="Arial" w:cs="Arial"/>
          <w:color w:val="000000" w:themeColor="text1"/>
          <w:spacing w:val="-7"/>
        </w:rPr>
        <w:t xml:space="preserve">t described </w:t>
      </w:r>
      <w:r w:rsidR="004E4F96">
        <w:rPr>
          <w:rFonts w:ascii="Arial" w:hAnsi="Arial" w:cs="Arial"/>
          <w:color w:val="000000" w:themeColor="text1"/>
          <w:spacing w:val="-7"/>
        </w:rPr>
        <w:t xml:space="preserve">in the R </w:t>
      </w:r>
      <w:r w:rsidRPr="001421E2">
        <w:rPr>
          <w:rFonts w:ascii="Arial" w:hAnsi="Arial" w:cs="Arial"/>
          <w:color w:val="000000" w:themeColor="text1"/>
        </w:rPr>
        <w:t>package</w:t>
      </w:r>
      <w:r w:rsidRPr="001421E2">
        <w:rPr>
          <w:rFonts w:ascii="Arial" w:hAnsi="Arial" w:cs="Arial"/>
          <w:color w:val="000000" w:themeColor="text1"/>
          <w:spacing w:val="-7"/>
        </w:rPr>
        <w:t xml:space="preserve"> </w:t>
      </w:r>
      <w:r w:rsidRPr="00F81C5B">
        <w:rPr>
          <w:rFonts w:ascii="Arial" w:hAnsi="Arial" w:cs="Arial"/>
          <w:i/>
          <w:iCs/>
          <w:color w:val="000000" w:themeColor="text1"/>
        </w:rPr>
        <w:t>random</w:t>
      </w:r>
      <w:r w:rsidRPr="00F81C5B">
        <w:rPr>
          <w:rFonts w:ascii="Arial" w:hAnsi="Arial" w:cs="Arial"/>
          <w:i/>
          <w:iCs/>
          <w:color w:val="000000" w:themeColor="text1"/>
          <w:spacing w:val="-7"/>
        </w:rPr>
        <w:t xml:space="preserve"> </w:t>
      </w:r>
      <w:r w:rsidRPr="00F81C5B">
        <w:rPr>
          <w:rFonts w:ascii="Arial" w:hAnsi="Arial" w:cs="Arial"/>
          <w:i/>
          <w:iCs/>
          <w:color w:val="000000" w:themeColor="text1"/>
        </w:rPr>
        <w:t>Forest</w:t>
      </w:r>
      <w:r w:rsidRPr="001421E2">
        <w:rPr>
          <w:rFonts w:ascii="Arial" w:hAnsi="Arial" w:cs="Arial"/>
          <w:color w:val="000000" w:themeColor="text1"/>
          <w:spacing w:val="-7"/>
        </w:rPr>
        <w:t xml:space="preserve"> </w:t>
      </w:r>
      <w:hyperlink w:anchor="_bookmark39" w:history="1">
        <w:r w:rsidRPr="001421E2">
          <w:rPr>
            <w:rFonts w:ascii="Arial" w:hAnsi="Arial" w:cs="Arial"/>
            <w:color w:val="000000" w:themeColor="text1"/>
          </w:rPr>
          <w:t>(</w:t>
        </w:r>
        <w:proofErr w:type="spellStart"/>
        <w:r w:rsidRPr="001421E2">
          <w:rPr>
            <w:rFonts w:ascii="Arial" w:hAnsi="Arial" w:cs="Arial"/>
            <w:color w:val="000000" w:themeColor="text1"/>
          </w:rPr>
          <w:t>Liaw</w:t>
        </w:r>
        <w:proofErr w:type="spellEnd"/>
        <w:r w:rsidRPr="001421E2">
          <w:rPr>
            <w:rFonts w:ascii="Arial" w:hAnsi="Arial" w:cs="Arial"/>
            <w:color w:val="000000" w:themeColor="text1"/>
            <w:spacing w:val="-7"/>
          </w:rPr>
          <w:t xml:space="preserve"> </w:t>
        </w:r>
        <w:r w:rsidRPr="001421E2">
          <w:rPr>
            <w:rFonts w:ascii="Arial" w:hAnsi="Arial" w:cs="Arial"/>
            <w:color w:val="000000" w:themeColor="text1"/>
          </w:rPr>
          <w:t>and</w:t>
        </w:r>
        <w:r w:rsidRPr="001421E2">
          <w:rPr>
            <w:rFonts w:ascii="Arial" w:hAnsi="Arial" w:cs="Arial"/>
            <w:color w:val="000000" w:themeColor="text1"/>
            <w:spacing w:val="-7"/>
          </w:rPr>
          <w:t xml:space="preserve"> </w:t>
        </w:r>
        <w:r w:rsidRPr="001421E2">
          <w:rPr>
            <w:rFonts w:ascii="Arial" w:hAnsi="Arial" w:cs="Arial"/>
            <w:color w:val="000000" w:themeColor="text1"/>
          </w:rPr>
          <w:t>Wiener,</w:t>
        </w:r>
      </w:hyperlink>
      <w:r w:rsidRPr="001421E2">
        <w:rPr>
          <w:rFonts w:ascii="Arial" w:hAnsi="Arial" w:cs="Arial"/>
          <w:color w:val="000000" w:themeColor="text1"/>
          <w:spacing w:val="-7"/>
        </w:rPr>
        <w:t xml:space="preserve"> </w:t>
      </w:r>
      <w:hyperlink w:anchor="_bookmark39" w:history="1">
        <w:r w:rsidRPr="001421E2">
          <w:rPr>
            <w:rFonts w:ascii="Arial" w:hAnsi="Arial" w:cs="Arial"/>
            <w:color w:val="000000" w:themeColor="text1"/>
          </w:rPr>
          <w:t>2002)</w:t>
        </w:r>
      </w:hyperlink>
      <w:r w:rsidRPr="001421E2">
        <w:rPr>
          <w:rFonts w:ascii="Arial" w:hAnsi="Arial" w:cs="Arial"/>
          <w:color w:val="000000" w:themeColor="text1"/>
        </w:rPr>
        <w:t>.</w:t>
      </w:r>
      <w:r w:rsidRPr="001421E2">
        <w:rPr>
          <w:rFonts w:ascii="Arial" w:hAnsi="Arial" w:cs="Arial"/>
          <w:color w:val="000000" w:themeColor="text1"/>
          <w:spacing w:val="16"/>
        </w:rPr>
        <w:t xml:space="preserve"> </w:t>
      </w:r>
      <w:r w:rsidRPr="001421E2">
        <w:rPr>
          <w:rFonts w:ascii="Arial" w:hAnsi="Arial" w:cs="Arial"/>
          <w:color w:val="000000" w:themeColor="text1"/>
        </w:rPr>
        <w:t>The</w:t>
      </w:r>
      <w:r w:rsidRPr="001421E2">
        <w:rPr>
          <w:rFonts w:ascii="Arial" w:hAnsi="Arial" w:cs="Arial"/>
          <w:color w:val="000000" w:themeColor="text1"/>
          <w:spacing w:val="-8"/>
        </w:rPr>
        <w:t xml:space="preserve"> </w:t>
      </w:r>
      <w:r w:rsidRPr="001421E2">
        <w:rPr>
          <w:rFonts w:ascii="Arial" w:hAnsi="Arial" w:cs="Arial"/>
          <w:color w:val="000000" w:themeColor="text1"/>
        </w:rPr>
        <w:t>prediction</w:t>
      </w:r>
      <w:r w:rsidRPr="001421E2">
        <w:rPr>
          <w:rFonts w:ascii="Arial" w:hAnsi="Arial" w:cs="Arial"/>
          <w:color w:val="000000" w:themeColor="text1"/>
          <w:spacing w:val="-8"/>
        </w:rPr>
        <w:t xml:space="preserve"> </w:t>
      </w:r>
      <w:r w:rsidRPr="001421E2">
        <w:rPr>
          <w:rFonts w:ascii="Arial" w:hAnsi="Arial" w:cs="Arial"/>
          <w:color w:val="000000" w:themeColor="text1"/>
        </w:rPr>
        <w:t>accuracy</w:t>
      </w:r>
      <w:r w:rsidRPr="001421E2">
        <w:rPr>
          <w:rFonts w:ascii="Arial" w:hAnsi="Arial" w:cs="Arial"/>
          <w:color w:val="000000" w:themeColor="text1"/>
          <w:spacing w:val="-8"/>
        </w:rPr>
        <w:t xml:space="preserve"> </w:t>
      </w:r>
      <w:r w:rsidRPr="001421E2">
        <w:rPr>
          <w:rFonts w:ascii="Arial" w:hAnsi="Arial" w:cs="Arial"/>
          <w:color w:val="000000" w:themeColor="text1"/>
        </w:rPr>
        <w:t>for</w:t>
      </w:r>
      <w:r w:rsidRPr="001421E2">
        <w:rPr>
          <w:rFonts w:ascii="Arial" w:hAnsi="Arial" w:cs="Arial"/>
          <w:color w:val="000000" w:themeColor="text1"/>
          <w:spacing w:val="-8"/>
        </w:rPr>
        <w:t xml:space="preserve"> </w:t>
      </w:r>
      <w:r w:rsidRPr="001421E2">
        <w:rPr>
          <w:rFonts w:ascii="Arial" w:hAnsi="Arial" w:cs="Arial"/>
          <w:color w:val="000000" w:themeColor="text1"/>
        </w:rPr>
        <w:t>each</w:t>
      </w:r>
      <w:r w:rsidRPr="001421E2">
        <w:rPr>
          <w:rFonts w:ascii="Arial" w:hAnsi="Arial" w:cs="Arial"/>
          <w:color w:val="000000" w:themeColor="text1"/>
          <w:spacing w:val="-8"/>
        </w:rPr>
        <w:t xml:space="preserve"> </w:t>
      </w:r>
      <w:r w:rsidRPr="001421E2">
        <w:rPr>
          <w:rFonts w:ascii="Arial" w:hAnsi="Arial" w:cs="Arial"/>
          <w:color w:val="000000" w:themeColor="text1"/>
        </w:rPr>
        <w:t>tree</w:t>
      </w:r>
      <w:r w:rsidRPr="001421E2">
        <w:rPr>
          <w:rFonts w:ascii="Arial" w:hAnsi="Arial" w:cs="Arial"/>
          <w:color w:val="000000" w:themeColor="text1"/>
          <w:spacing w:val="-8"/>
        </w:rPr>
        <w:t xml:space="preserve"> </w:t>
      </w:r>
      <w:r w:rsidRPr="001421E2">
        <w:rPr>
          <w:rFonts w:ascii="Arial" w:hAnsi="Arial" w:cs="Arial"/>
          <w:color w:val="000000" w:themeColor="text1"/>
        </w:rPr>
        <w:t>was</w:t>
      </w:r>
      <w:r w:rsidRPr="001421E2">
        <w:rPr>
          <w:rFonts w:ascii="Arial" w:hAnsi="Arial" w:cs="Arial"/>
          <w:color w:val="000000" w:themeColor="text1"/>
          <w:spacing w:val="-8"/>
        </w:rPr>
        <w:t xml:space="preserve"> </w:t>
      </w:r>
      <w:r w:rsidRPr="001421E2">
        <w:rPr>
          <w:rFonts w:ascii="Arial" w:hAnsi="Arial" w:cs="Arial"/>
          <w:color w:val="000000" w:themeColor="text1"/>
        </w:rPr>
        <w:t>recorded</w:t>
      </w:r>
      <w:r w:rsidRPr="001421E2">
        <w:rPr>
          <w:rFonts w:ascii="Arial" w:hAnsi="Arial" w:cs="Arial"/>
          <w:color w:val="000000" w:themeColor="text1"/>
          <w:spacing w:val="-8"/>
        </w:rPr>
        <w:t xml:space="preserve"> </w:t>
      </w:r>
      <w:r w:rsidRPr="001421E2">
        <w:rPr>
          <w:rFonts w:ascii="Arial" w:hAnsi="Arial" w:cs="Arial"/>
          <w:color w:val="000000" w:themeColor="text1"/>
        </w:rPr>
        <w:t xml:space="preserve">and </w:t>
      </w:r>
      <w:r w:rsidRPr="001421E2">
        <w:rPr>
          <w:rFonts w:ascii="Arial" w:hAnsi="Arial" w:cs="Arial"/>
          <w:color w:val="000000" w:themeColor="text1"/>
          <w:spacing w:val="-2"/>
        </w:rPr>
        <w:t>averaged</w:t>
      </w:r>
      <w:r w:rsidRPr="001421E2">
        <w:rPr>
          <w:rFonts w:ascii="Arial" w:hAnsi="Arial" w:cs="Arial"/>
          <w:color w:val="000000" w:themeColor="text1"/>
          <w:spacing w:val="-13"/>
        </w:rPr>
        <w:t xml:space="preserve"> </w:t>
      </w:r>
      <w:r w:rsidRPr="001421E2">
        <w:rPr>
          <w:rFonts w:ascii="Arial" w:hAnsi="Arial" w:cs="Arial"/>
          <w:color w:val="000000" w:themeColor="text1"/>
          <w:spacing w:val="-2"/>
        </w:rPr>
        <w:t>over</w:t>
      </w:r>
      <w:r w:rsidRPr="001421E2">
        <w:rPr>
          <w:rFonts w:ascii="Arial" w:hAnsi="Arial" w:cs="Arial"/>
          <w:color w:val="000000" w:themeColor="text1"/>
          <w:spacing w:val="-13"/>
        </w:rPr>
        <w:t xml:space="preserve"> </w:t>
      </w:r>
      <w:r w:rsidRPr="001421E2">
        <w:rPr>
          <w:rFonts w:ascii="Arial" w:hAnsi="Arial" w:cs="Arial"/>
          <w:color w:val="000000" w:themeColor="text1"/>
          <w:spacing w:val="-2"/>
        </w:rPr>
        <w:t>all</w:t>
      </w:r>
      <w:r w:rsidRPr="001421E2">
        <w:rPr>
          <w:rFonts w:ascii="Arial" w:hAnsi="Arial" w:cs="Arial"/>
          <w:color w:val="000000" w:themeColor="text1"/>
          <w:spacing w:val="-13"/>
        </w:rPr>
        <w:t xml:space="preserve"> </w:t>
      </w:r>
      <w:r w:rsidRPr="001421E2">
        <w:rPr>
          <w:rFonts w:ascii="Arial" w:hAnsi="Arial" w:cs="Arial"/>
          <w:color w:val="000000" w:themeColor="text1"/>
          <w:spacing w:val="-2"/>
        </w:rPr>
        <w:t>trees</w:t>
      </w:r>
      <w:r w:rsidRPr="001421E2">
        <w:rPr>
          <w:rFonts w:ascii="Arial" w:hAnsi="Arial" w:cs="Arial"/>
          <w:color w:val="000000" w:themeColor="text1"/>
          <w:spacing w:val="-13"/>
        </w:rPr>
        <w:t xml:space="preserve"> </w:t>
      </w:r>
      <w:r w:rsidRPr="001421E2">
        <w:rPr>
          <w:rFonts w:ascii="Arial" w:hAnsi="Arial" w:cs="Arial"/>
          <w:color w:val="000000" w:themeColor="text1"/>
          <w:spacing w:val="-2"/>
        </w:rPr>
        <w:t>after</w:t>
      </w:r>
      <w:r w:rsidRPr="001421E2">
        <w:rPr>
          <w:rFonts w:ascii="Arial" w:hAnsi="Arial" w:cs="Arial"/>
          <w:color w:val="000000" w:themeColor="text1"/>
          <w:spacing w:val="-13"/>
        </w:rPr>
        <w:t xml:space="preserve"> </w:t>
      </w:r>
      <w:r w:rsidRPr="001421E2">
        <w:rPr>
          <w:rFonts w:ascii="Arial" w:hAnsi="Arial" w:cs="Arial"/>
          <w:color w:val="000000" w:themeColor="text1"/>
          <w:spacing w:val="-2"/>
        </w:rPr>
        <w:t>permuting</w:t>
      </w:r>
      <w:r w:rsidRPr="001421E2">
        <w:rPr>
          <w:rFonts w:ascii="Arial" w:hAnsi="Arial" w:cs="Arial"/>
          <w:color w:val="000000" w:themeColor="text1"/>
          <w:spacing w:val="-13"/>
        </w:rPr>
        <w:t xml:space="preserve"> </w:t>
      </w:r>
      <w:r w:rsidRPr="001421E2">
        <w:rPr>
          <w:rFonts w:ascii="Arial" w:hAnsi="Arial" w:cs="Arial"/>
          <w:color w:val="000000" w:themeColor="text1"/>
          <w:spacing w:val="-2"/>
        </w:rPr>
        <w:t>each</w:t>
      </w:r>
      <w:r w:rsidRPr="001421E2">
        <w:rPr>
          <w:rFonts w:ascii="Arial" w:hAnsi="Arial" w:cs="Arial"/>
          <w:color w:val="000000" w:themeColor="text1"/>
          <w:spacing w:val="-13"/>
        </w:rPr>
        <w:t xml:space="preserve"> </w:t>
      </w:r>
      <w:r w:rsidRPr="001421E2">
        <w:rPr>
          <w:rFonts w:ascii="Arial" w:hAnsi="Arial" w:cs="Arial"/>
          <w:color w:val="000000" w:themeColor="text1"/>
          <w:spacing w:val="-2"/>
        </w:rPr>
        <w:t>predictor</w:t>
      </w:r>
      <w:r w:rsidRPr="001421E2">
        <w:rPr>
          <w:rFonts w:ascii="Arial" w:hAnsi="Arial" w:cs="Arial"/>
          <w:color w:val="000000" w:themeColor="text1"/>
          <w:spacing w:val="-13"/>
        </w:rPr>
        <w:t xml:space="preserve"> </w:t>
      </w:r>
      <w:r w:rsidRPr="001421E2">
        <w:rPr>
          <w:rFonts w:ascii="Arial" w:hAnsi="Arial" w:cs="Arial"/>
          <w:color w:val="000000" w:themeColor="text1"/>
          <w:spacing w:val="-2"/>
        </w:rPr>
        <w:t>variable.</w:t>
      </w:r>
      <w:r w:rsidRPr="001421E2">
        <w:rPr>
          <w:rFonts w:ascii="Arial" w:hAnsi="Arial" w:cs="Arial"/>
          <w:color w:val="000000" w:themeColor="text1"/>
          <w:spacing w:val="7"/>
        </w:rPr>
        <w:t xml:space="preserve"> </w:t>
      </w:r>
      <w:r w:rsidRPr="001421E2">
        <w:rPr>
          <w:rFonts w:ascii="Arial" w:hAnsi="Arial" w:cs="Arial"/>
          <w:color w:val="000000" w:themeColor="text1"/>
          <w:spacing w:val="-2"/>
        </w:rPr>
        <w:t>To</w:t>
      </w:r>
      <w:r w:rsidRPr="001421E2">
        <w:rPr>
          <w:rFonts w:ascii="Arial" w:hAnsi="Arial" w:cs="Arial"/>
          <w:color w:val="000000" w:themeColor="text1"/>
          <w:spacing w:val="-13"/>
        </w:rPr>
        <w:t xml:space="preserve"> </w:t>
      </w:r>
      <w:r w:rsidRPr="001421E2">
        <w:rPr>
          <w:rFonts w:ascii="Arial" w:hAnsi="Arial" w:cs="Arial"/>
          <w:color w:val="000000" w:themeColor="text1"/>
          <w:spacing w:val="-2"/>
        </w:rPr>
        <w:t>determine</w:t>
      </w:r>
      <w:r w:rsidRPr="001421E2">
        <w:rPr>
          <w:rFonts w:ascii="Arial" w:hAnsi="Arial" w:cs="Arial"/>
          <w:color w:val="000000" w:themeColor="text1"/>
          <w:spacing w:val="-13"/>
        </w:rPr>
        <w:t xml:space="preserve"> </w:t>
      </w:r>
      <w:r w:rsidRPr="001421E2">
        <w:rPr>
          <w:rFonts w:ascii="Arial" w:hAnsi="Arial" w:cs="Arial"/>
          <w:color w:val="000000" w:themeColor="text1"/>
          <w:spacing w:val="-2"/>
        </w:rPr>
        <w:t>the</w:t>
      </w:r>
      <w:r w:rsidRPr="001421E2">
        <w:rPr>
          <w:rFonts w:ascii="Arial" w:hAnsi="Arial" w:cs="Arial"/>
          <w:color w:val="000000" w:themeColor="text1"/>
          <w:spacing w:val="-13"/>
        </w:rPr>
        <w:t xml:space="preserve"> </w:t>
      </w:r>
      <w:r w:rsidRPr="001421E2">
        <w:rPr>
          <w:rFonts w:ascii="Arial" w:hAnsi="Arial" w:cs="Arial"/>
          <w:color w:val="000000" w:themeColor="text1"/>
          <w:spacing w:val="-2"/>
        </w:rPr>
        <w:t>degree</w:t>
      </w:r>
      <w:r w:rsidRPr="001421E2">
        <w:rPr>
          <w:rFonts w:ascii="Arial" w:hAnsi="Arial" w:cs="Arial"/>
          <w:color w:val="000000" w:themeColor="text1"/>
          <w:spacing w:val="-13"/>
        </w:rPr>
        <w:t xml:space="preserve"> </w:t>
      </w:r>
      <w:r w:rsidRPr="001421E2">
        <w:rPr>
          <w:rFonts w:ascii="Arial" w:hAnsi="Arial" w:cs="Arial"/>
          <w:color w:val="000000" w:themeColor="text1"/>
          <w:spacing w:val="-2"/>
        </w:rPr>
        <w:t xml:space="preserve">of </w:t>
      </w:r>
      <w:r w:rsidRPr="001421E2">
        <w:rPr>
          <w:rFonts w:ascii="Arial" w:hAnsi="Arial" w:cs="Arial"/>
          <w:color w:val="000000" w:themeColor="text1"/>
          <w:w w:val="95"/>
        </w:rPr>
        <w:t>spectral</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similarity</w:t>
      </w:r>
      <w:r w:rsidRPr="001421E2">
        <w:rPr>
          <w:rFonts w:ascii="Arial" w:hAnsi="Arial" w:cs="Arial"/>
          <w:color w:val="000000" w:themeColor="text1"/>
          <w:spacing w:val="-12"/>
          <w:w w:val="95"/>
        </w:rPr>
        <w:t xml:space="preserve"> </w:t>
      </w:r>
      <w:r w:rsidR="002637B6">
        <w:rPr>
          <w:rFonts w:ascii="Arial" w:hAnsi="Arial" w:cs="Arial"/>
          <w:color w:val="000000" w:themeColor="text1"/>
          <w:spacing w:val="-12"/>
          <w:w w:val="95"/>
        </w:rPr>
        <w:t>for</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different</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symptom</w:t>
      </w:r>
      <w:r w:rsidRPr="001421E2">
        <w:rPr>
          <w:rFonts w:ascii="Arial" w:hAnsi="Arial" w:cs="Arial"/>
          <w:color w:val="000000" w:themeColor="text1"/>
          <w:spacing w:val="-12"/>
          <w:w w:val="95"/>
        </w:rPr>
        <w:t xml:space="preserve"> </w:t>
      </w:r>
      <w:r w:rsidR="002637B6">
        <w:rPr>
          <w:rFonts w:ascii="Arial" w:hAnsi="Arial" w:cs="Arial"/>
          <w:color w:val="000000" w:themeColor="text1"/>
          <w:w w:val="95"/>
        </w:rPr>
        <w:t>classes</w:t>
      </w:r>
      <w:r w:rsidR="002637B6" w:rsidRPr="001421E2">
        <w:rPr>
          <w:rFonts w:ascii="Arial" w:hAnsi="Arial" w:cs="Arial"/>
          <w:color w:val="000000" w:themeColor="text1"/>
          <w:spacing w:val="-12"/>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CLS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BR,</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data</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were</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normalized, and the pairwise Earth Mover’s Distance</w:t>
      </w:r>
      <w:r w:rsidR="002637B6">
        <w:rPr>
          <w:rFonts w:ascii="Arial" w:hAnsi="Arial" w:cs="Arial"/>
          <w:color w:val="000000" w:themeColor="text1"/>
          <w:w w:val="95"/>
        </w:rPr>
        <w:t xml:space="preserve"> </w:t>
      </w:r>
      <w:r w:rsidR="002637B6" w:rsidRPr="001421E2">
        <w:rPr>
          <w:rFonts w:ascii="Arial" w:hAnsi="Arial" w:cs="Arial"/>
          <w:color w:val="000000" w:themeColor="text1"/>
          <w:w w:val="95"/>
        </w:rPr>
        <w:t xml:space="preserve">(EMD) </w:t>
      </w:r>
      <w:r w:rsidRPr="001421E2">
        <w:rPr>
          <w:rFonts w:ascii="Arial" w:hAnsi="Arial" w:cs="Arial"/>
          <w:color w:val="000000" w:themeColor="text1"/>
          <w:w w:val="95"/>
        </w:rPr>
        <w:t>score was determined for all possible combinations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classes</w:t>
      </w:r>
      <w:r w:rsidRPr="001421E2">
        <w:rPr>
          <w:rFonts w:ascii="Arial" w:hAnsi="Arial" w:cs="Arial"/>
          <w:color w:val="000000" w:themeColor="text1"/>
          <w:spacing w:val="-4"/>
          <w:w w:val="95"/>
        </w:rPr>
        <w:t xml:space="preserve"> </w:t>
      </w:r>
      <w:r w:rsidR="002637B6">
        <w:rPr>
          <w:rFonts w:ascii="Arial" w:hAnsi="Arial" w:cs="Arial"/>
          <w:color w:val="000000" w:themeColor="text1"/>
          <w:spacing w:val="-4"/>
          <w:w w:val="95"/>
        </w:rPr>
        <w:t>using</w:t>
      </w:r>
      <w:r w:rsidRPr="001421E2">
        <w:rPr>
          <w:rFonts w:ascii="Arial" w:hAnsi="Arial" w:cs="Arial"/>
          <w:color w:val="000000" w:themeColor="text1"/>
          <w:spacing w:val="-4"/>
          <w:w w:val="95"/>
        </w:rPr>
        <w:t xml:space="preserve"> </w:t>
      </w:r>
      <w:proofErr w:type="spellStart"/>
      <w:r w:rsidRPr="001421E2">
        <w:rPr>
          <w:rFonts w:ascii="Arial" w:hAnsi="Arial" w:cs="Arial"/>
          <w:color w:val="000000" w:themeColor="text1"/>
          <w:w w:val="95"/>
        </w:rPr>
        <w:t>EMDomics</w:t>
      </w:r>
      <w:proofErr w:type="spellEnd"/>
      <w:r w:rsidRPr="001421E2">
        <w:rPr>
          <w:rFonts w:ascii="Arial" w:hAnsi="Arial" w:cs="Arial"/>
          <w:color w:val="000000" w:themeColor="text1"/>
          <w:spacing w:val="-4"/>
          <w:w w:val="95"/>
        </w:rPr>
        <w:t xml:space="preserve"> </w:t>
      </w:r>
      <w:r w:rsidRPr="001421E2">
        <w:rPr>
          <w:rFonts w:ascii="Arial" w:hAnsi="Arial" w:cs="Arial"/>
          <w:color w:val="000000" w:themeColor="text1"/>
          <w:w w:val="95"/>
        </w:rPr>
        <w:t>(</w:t>
      </w:r>
      <w:proofErr w:type="spellStart"/>
      <w:r w:rsidRPr="001421E2">
        <w:rPr>
          <w:rFonts w:ascii="Arial" w:hAnsi="Arial" w:cs="Arial"/>
          <w:color w:val="000000" w:themeColor="text1"/>
          <w:w w:val="95"/>
        </w:rPr>
        <w:t>N</w:t>
      </w:r>
      <w:hyperlink w:anchor="_bookmark51" w:history="1">
        <w:r w:rsidRPr="001421E2">
          <w:rPr>
            <w:rFonts w:ascii="Arial" w:hAnsi="Arial" w:cs="Arial"/>
            <w:color w:val="000000" w:themeColor="text1"/>
            <w:w w:val="95"/>
          </w:rPr>
          <w:t>abavi</w:t>
        </w:r>
        <w:proofErr w:type="spellEnd"/>
        <w:r w:rsidRPr="001421E2">
          <w:rPr>
            <w:rFonts w:ascii="Arial" w:hAnsi="Arial" w:cs="Arial"/>
            <w:color w:val="000000" w:themeColor="text1"/>
            <w:spacing w:val="-4"/>
            <w:w w:val="95"/>
          </w:rPr>
          <w:t xml:space="preserve"> </w:t>
        </w:r>
        <w:r w:rsidRPr="001421E2">
          <w:rPr>
            <w:rFonts w:ascii="Arial" w:hAnsi="Arial" w:cs="Arial"/>
            <w:color w:val="000000" w:themeColor="text1"/>
            <w:w w:val="95"/>
          </w:rPr>
          <w:t>et</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al.,</w:t>
        </w:r>
        <w:r w:rsidRPr="001421E2">
          <w:rPr>
            <w:rFonts w:ascii="Arial" w:hAnsi="Arial" w:cs="Arial"/>
            <w:color w:val="000000" w:themeColor="text1"/>
            <w:spacing w:val="-4"/>
            <w:w w:val="95"/>
          </w:rPr>
          <w:t xml:space="preserve"> </w:t>
        </w:r>
      </w:hyperlink>
      <w:hyperlink w:anchor="_bookmark51" w:history="1">
        <w:r w:rsidRPr="001421E2">
          <w:rPr>
            <w:rFonts w:ascii="Arial" w:hAnsi="Arial" w:cs="Arial"/>
            <w:color w:val="000000" w:themeColor="text1"/>
            <w:w w:val="95"/>
          </w:rPr>
          <w:t>2016).</w:t>
        </w:r>
      </w:hyperlink>
      <w:r w:rsidRPr="001421E2">
        <w:rPr>
          <w:rFonts w:ascii="Arial" w:hAnsi="Arial" w:cs="Arial"/>
          <w:color w:val="000000" w:themeColor="text1"/>
          <w:spacing w:val="36"/>
        </w:rPr>
        <w:t xml:space="preserve"> </w:t>
      </w:r>
      <w:r w:rsidRPr="001421E2">
        <w:rPr>
          <w:rFonts w:ascii="Arial" w:hAnsi="Arial" w:cs="Arial"/>
          <w:color w:val="000000" w:themeColor="text1"/>
          <w:w w:val="95"/>
        </w:rPr>
        <w:t>Once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EMD score</w:t>
      </w:r>
      <w:r w:rsidRPr="001421E2">
        <w:rPr>
          <w:rFonts w:ascii="Arial" w:hAnsi="Arial" w:cs="Arial"/>
          <w:color w:val="000000" w:themeColor="text1"/>
          <w:spacing w:val="-12"/>
          <w:w w:val="95"/>
        </w:rPr>
        <w:t xml:space="preserve"> </w:t>
      </w:r>
      <w:r w:rsidR="002637B6">
        <w:rPr>
          <w:rFonts w:ascii="Arial" w:hAnsi="Arial" w:cs="Arial"/>
          <w:color w:val="000000" w:themeColor="text1"/>
          <w:spacing w:val="-12"/>
          <w:w w:val="95"/>
        </w:rPr>
        <w:t>was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obtained,</w:t>
      </w:r>
      <w:r w:rsidRPr="001421E2">
        <w:rPr>
          <w:rFonts w:ascii="Arial" w:hAnsi="Arial" w:cs="Arial"/>
          <w:color w:val="000000" w:themeColor="text1"/>
          <w:spacing w:val="-11"/>
          <w:w w:val="95"/>
        </w:rPr>
        <w:t xml:space="preserve"> </w:t>
      </w:r>
      <w:r w:rsidRPr="001421E2">
        <w:rPr>
          <w:rFonts w:ascii="Arial" w:hAnsi="Arial" w:cs="Arial"/>
          <w:color w:val="000000" w:themeColor="text1"/>
          <w:w w:val="95"/>
        </w:rPr>
        <w:t>a</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hierarchical</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clustering</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determined</w:t>
      </w:r>
      <w:ins w:id="206" w:author="Anna Brugger" w:date="2022-07-26T20:05:00Z">
        <w:r w:rsidR="004967B9">
          <w:rPr>
            <w:rFonts w:ascii="Arial" w:hAnsi="Arial" w:cs="Arial"/>
            <w:color w:val="000000" w:themeColor="text1"/>
            <w:w w:val="95"/>
          </w:rPr>
          <w:t>.</w:t>
        </w:r>
      </w:ins>
      <w:del w:id="207" w:author="Anna Brugger" w:date="2022-07-26T20:05:00Z">
        <w:r w:rsidRPr="001421E2" w:rsidDel="004967B9">
          <w:rPr>
            <w:rFonts w:ascii="Arial" w:hAnsi="Arial" w:cs="Arial"/>
            <w:color w:val="000000" w:themeColor="text1"/>
            <w:w w:val="95"/>
          </w:rPr>
          <w:delText>,</w:delText>
        </w:r>
      </w:del>
      <w:r w:rsidRPr="001421E2">
        <w:rPr>
          <w:rFonts w:ascii="Arial" w:hAnsi="Arial" w:cs="Arial"/>
          <w:color w:val="000000" w:themeColor="text1"/>
          <w:spacing w:val="-9"/>
          <w:w w:val="95"/>
        </w:rPr>
        <w:t xml:space="preserve"> </w:t>
      </w:r>
      <w:ins w:id="208" w:author="Anna Brugger" w:date="2022-07-26T20:05:00Z">
        <w:r w:rsidR="004967B9">
          <w:rPr>
            <w:rFonts w:ascii="Arial" w:hAnsi="Arial" w:cs="Arial"/>
            <w:color w:val="000000" w:themeColor="text1"/>
            <w:spacing w:val="-9"/>
            <w:w w:val="95"/>
          </w:rPr>
          <w:t xml:space="preserve">To display this, </w:t>
        </w:r>
        <w:r w:rsidR="004967B9" w:rsidRPr="001421E2">
          <w:rPr>
            <w:rFonts w:ascii="Arial" w:hAnsi="Arial" w:cs="Arial"/>
            <w:color w:val="000000" w:themeColor="text1"/>
            <w:w w:val="95"/>
          </w:rPr>
          <w:t>a</w:t>
        </w:r>
        <w:r w:rsidR="004967B9" w:rsidRPr="001421E2">
          <w:rPr>
            <w:rFonts w:ascii="Arial" w:hAnsi="Arial" w:cs="Arial"/>
            <w:color w:val="000000" w:themeColor="text1"/>
            <w:spacing w:val="-12"/>
            <w:w w:val="95"/>
          </w:rPr>
          <w:t xml:space="preserve"> </w:t>
        </w:r>
        <w:r w:rsidR="004967B9" w:rsidRPr="001421E2">
          <w:rPr>
            <w:rFonts w:ascii="Arial" w:hAnsi="Arial" w:cs="Arial"/>
            <w:color w:val="000000" w:themeColor="text1"/>
            <w:spacing w:val="-2"/>
          </w:rPr>
          <w:t>dendrogram</w:t>
        </w:r>
        <w:r w:rsidR="004967B9" w:rsidRPr="001421E2">
          <w:rPr>
            <w:rFonts w:ascii="Arial" w:hAnsi="Arial" w:cs="Arial"/>
            <w:color w:val="000000" w:themeColor="text1"/>
            <w:spacing w:val="-12"/>
          </w:rPr>
          <w:t xml:space="preserve"> </w:t>
        </w:r>
        <w:r w:rsidR="004967B9">
          <w:rPr>
            <w:rFonts w:ascii="Arial" w:hAnsi="Arial" w:cs="Arial"/>
            <w:color w:val="000000" w:themeColor="text1"/>
            <w:spacing w:val="-12"/>
          </w:rPr>
          <w:t xml:space="preserve">was prepared </w:t>
        </w:r>
        <w:del w:id="209" w:author="Clive Bock" w:date="2022-07-27T11:05:00Z">
          <w:r w:rsidR="004967B9" w:rsidDel="00794508">
            <w:rPr>
              <w:rFonts w:ascii="Arial" w:hAnsi="Arial" w:cs="Arial"/>
              <w:color w:val="000000" w:themeColor="text1"/>
              <w:spacing w:val="-12"/>
            </w:rPr>
            <w:delText>with the</w:delText>
          </w:r>
          <w:r w:rsidR="004967B9" w:rsidRPr="00E83A88" w:rsidDel="00794508">
            <w:rPr>
              <w:rFonts w:ascii="Arial" w:hAnsi="Arial" w:cs="Arial"/>
              <w:color w:val="000000" w:themeColor="text1"/>
              <w:spacing w:val="-12"/>
            </w:rPr>
            <w:delText xml:space="preserve"> </w:delText>
          </w:r>
          <w:r w:rsidR="004967B9" w:rsidDel="00794508">
            <w:rPr>
              <w:rFonts w:ascii="Arial" w:hAnsi="Arial" w:cs="Arial"/>
              <w:color w:val="000000" w:themeColor="text1"/>
              <w:spacing w:val="-12"/>
            </w:rPr>
            <w:delText>software</w:delText>
          </w:r>
        </w:del>
      </w:ins>
      <w:ins w:id="210" w:author="Clive Bock" w:date="2022-07-27T11:05:00Z">
        <w:r w:rsidR="00794508">
          <w:rPr>
            <w:rFonts w:ascii="Arial" w:hAnsi="Arial" w:cs="Arial"/>
            <w:color w:val="000000" w:themeColor="text1"/>
            <w:spacing w:val="-12"/>
          </w:rPr>
          <w:t>in</w:t>
        </w:r>
      </w:ins>
      <w:ins w:id="211" w:author="Anna Brugger" w:date="2022-07-26T20:05:00Z">
        <w:r w:rsidR="004967B9">
          <w:rPr>
            <w:rFonts w:ascii="Arial" w:hAnsi="Arial" w:cs="Arial"/>
            <w:color w:val="000000" w:themeColor="text1"/>
            <w:spacing w:val="-12"/>
          </w:rPr>
          <w:t xml:space="preserve"> R using </w:t>
        </w:r>
        <w:r w:rsidR="004967B9" w:rsidRPr="001421E2">
          <w:rPr>
            <w:rFonts w:ascii="Arial" w:hAnsi="Arial" w:cs="Arial"/>
            <w:color w:val="000000" w:themeColor="text1"/>
            <w:spacing w:val="-2"/>
          </w:rPr>
          <w:t>the</w:t>
        </w:r>
        <w:r w:rsidR="004967B9" w:rsidRPr="001421E2">
          <w:rPr>
            <w:rFonts w:ascii="Arial" w:hAnsi="Arial" w:cs="Arial"/>
            <w:color w:val="000000" w:themeColor="text1"/>
            <w:spacing w:val="-12"/>
          </w:rPr>
          <w:t xml:space="preserve"> </w:t>
        </w:r>
        <w:del w:id="212" w:author="Clive Bock" w:date="2022-07-27T11:05:00Z">
          <w:r w:rsidR="004967B9" w:rsidDel="00794508">
            <w:rPr>
              <w:rFonts w:ascii="Arial" w:hAnsi="Arial" w:cs="Arial"/>
              <w:color w:val="000000" w:themeColor="text1"/>
              <w:spacing w:val="-12"/>
            </w:rPr>
            <w:delText xml:space="preserve">R </w:delText>
          </w:r>
        </w:del>
        <w:r w:rsidR="004967B9" w:rsidRPr="001421E2">
          <w:rPr>
            <w:rFonts w:ascii="Arial" w:hAnsi="Arial" w:cs="Arial"/>
            <w:color w:val="000000" w:themeColor="text1"/>
            <w:spacing w:val="-2"/>
          </w:rPr>
          <w:t>package</w:t>
        </w:r>
        <w:r w:rsidR="004967B9" w:rsidRPr="001421E2">
          <w:rPr>
            <w:rFonts w:ascii="Arial" w:hAnsi="Arial" w:cs="Arial"/>
            <w:color w:val="000000" w:themeColor="text1"/>
            <w:spacing w:val="-12"/>
          </w:rPr>
          <w:t xml:space="preserve"> </w:t>
        </w:r>
        <w:proofErr w:type="spellStart"/>
        <w:r w:rsidR="004967B9" w:rsidRPr="00570A73">
          <w:rPr>
            <w:rFonts w:ascii="Arial" w:hAnsi="Arial" w:cs="Arial"/>
            <w:i/>
            <w:iCs/>
            <w:color w:val="000000" w:themeColor="text1"/>
            <w:spacing w:val="-2"/>
          </w:rPr>
          <w:t>Dendextend</w:t>
        </w:r>
        <w:proofErr w:type="spellEnd"/>
        <w:r w:rsidR="004967B9" w:rsidRPr="001421E2">
          <w:rPr>
            <w:rFonts w:ascii="Arial" w:hAnsi="Arial" w:cs="Arial"/>
            <w:color w:val="000000" w:themeColor="text1"/>
            <w:spacing w:val="-12"/>
          </w:rPr>
          <w:t xml:space="preserve"> </w:t>
        </w:r>
        <w:r w:rsidR="004967B9" w:rsidRPr="001421E2">
          <w:rPr>
            <w:color w:val="000000" w:themeColor="text1"/>
          </w:rPr>
          <w:fldChar w:fldCharType="begin"/>
        </w:r>
        <w:r w:rsidR="004967B9" w:rsidRPr="001421E2">
          <w:rPr>
            <w:color w:val="000000" w:themeColor="text1"/>
          </w:rPr>
          <w:instrText xml:space="preserve"> HYPERLINK \l "_bookmark19" </w:instrText>
        </w:r>
        <w:r w:rsidR="004967B9" w:rsidRPr="001421E2">
          <w:rPr>
            <w:color w:val="000000" w:themeColor="text1"/>
          </w:rPr>
          <w:fldChar w:fldCharType="separate"/>
        </w:r>
        <w:r w:rsidR="004967B9" w:rsidRPr="001421E2">
          <w:rPr>
            <w:rFonts w:ascii="Arial" w:hAnsi="Arial" w:cs="Arial"/>
            <w:color w:val="000000" w:themeColor="text1"/>
            <w:spacing w:val="-2"/>
          </w:rPr>
          <w:t>(</w:t>
        </w:r>
        <w:proofErr w:type="spellStart"/>
        <w:r w:rsidR="004967B9" w:rsidRPr="001421E2">
          <w:rPr>
            <w:rFonts w:ascii="Arial" w:hAnsi="Arial" w:cs="Arial"/>
            <w:color w:val="000000" w:themeColor="text1"/>
            <w:spacing w:val="-2"/>
          </w:rPr>
          <w:t>Galili</w:t>
        </w:r>
        <w:proofErr w:type="spellEnd"/>
        <w:r w:rsidR="004967B9" w:rsidRPr="001421E2">
          <w:rPr>
            <w:rFonts w:ascii="Arial" w:hAnsi="Arial" w:cs="Arial"/>
            <w:color w:val="000000" w:themeColor="text1"/>
            <w:spacing w:val="-2"/>
          </w:rPr>
          <w:t>,</w:t>
        </w:r>
        <w:r w:rsidR="004967B9" w:rsidRPr="001421E2">
          <w:rPr>
            <w:rFonts w:ascii="Arial" w:hAnsi="Arial" w:cs="Arial"/>
            <w:color w:val="000000" w:themeColor="text1"/>
            <w:spacing w:val="-12"/>
          </w:rPr>
          <w:t xml:space="preserve"> </w:t>
        </w:r>
        <w:r w:rsidR="004967B9" w:rsidRPr="001421E2">
          <w:rPr>
            <w:rFonts w:ascii="Arial" w:hAnsi="Arial" w:cs="Arial"/>
            <w:color w:val="000000" w:themeColor="text1"/>
            <w:spacing w:val="-12"/>
          </w:rPr>
          <w:fldChar w:fldCharType="end"/>
        </w:r>
        <w:r w:rsidR="004967B9" w:rsidRPr="001421E2">
          <w:rPr>
            <w:rFonts w:ascii="Arial" w:hAnsi="Arial" w:cs="Arial"/>
            <w:color w:val="000000" w:themeColor="text1"/>
            <w:spacing w:val="-2"/>
          </w:rPr>
          <w:t>2015)</w:t>
        </w:r>
        <w:r w:rsidR="004967B9">
          <w:rPr>
            <w:rFonts w:ascii="Arial" w:hAnsi="Arial" w:cs="Arial"/>
            <w:color w:val="000000" w:themeColor="text1"/>
            <w:spacing w:val="-2"/>
          </w:rPr>
          <w:t xml:space="preserve">. The dendrogram highlights </w:t>
        </w:r>
        <w:r w:rsidR="004967B9">
          <w:rPr>
            <w:rFonts w:ascii="Arial" w:hAnsi="Arial" w:cs="Arial"/>
            <w:color w:val="000000" w:themeColor="text1"/>
            <w:spacing w:val="-9"/>
            <w:w w:val="95"/>
          </w:rPr>
          <w:t>the similarities between the different diseases and symptom classes,</w:t>
        </w:r>
        <w:r w:rsidR="004967B9">
          <w:rPr>
            <w:rFonts w:ascii="Arial" w:hAnsi="Arial" w:cs="Arial"/>
            <w:color w:val="000000" w:themeColor="text1"/>
            <w:spacing w:val="-2"/>
          </w:rPr>
          <w:t xml:space="preserve"> allowing</w:t>
        </w:r>
        <w:del w:id="213" w:author="Clive Bock" w:date="2022-07-27T11:06:00Z">
          <w:r w:rsidR="004967B9" w:rsidDel="00794508">
            <w:rPr>
              <w:rFonts w:ascii="Arial" w:hAnsi="Arial" w:cs="Arial"/>
              <w:color w:val="000000" w:themeColor="text1"/>
              <w:spacing w:val="-2"/>
            </w:rPr>
            <w:delText xml:space="preserve"> to</w:delText>
          </w:r>
        </w:del>
        <w:r w:rsidR="004967B9">
          <w:rPr>
            <w:rFonts w:ascii="Arial" w:hAnsi="Arial" w:cs="Arial"/>
            <w:color w:val="000000" w:themeColor="text1"/>
            <w:spacing w:val="-2"/>
          </w:rPr>
          <w:t xml:space="preserve"> visualiz</w:t>
        </w:r>
      </w:ins>
      <w:ins w:id="214" w:author="Clive Bock" w:date="2022-07-27T11:06:00Z">
        <w:r w:rsidR="00794508">
          <w:rPr>
            <w:rFonts w:ascii="Arial" w:hAnsi="Arial" w:cs="Arial"/>
            <w:color w:val="000000" w:themeColor="text1"/>
            <w:spacing w:val="-2"/>
          </w:rPr>
          <w:t>ation</w:t>
        </w:r>
      </w:ins>
      <w:ins w:id="215" w:author="Anna Brugger" w:date="2022-07-26T20:05:00Z">
        <w:del w:id="216" w:author="Clive Bock" w:date="2022-07-27T11:06:00Z">
          <w:r w:rsidR="004967B9" w:rsidDel="00794508">
            <w:rPr>
              <w:rFonts w:ascii="Arial" w:hAnsi="Arial" w:cs="Arial"/>
              <w:color w:val="000000" w:themeColor="text1"/>
              <w:spacing w:val="-2"/>
            </w:rPr>
            <w:delText>e</w:delText>
          </w:r>
        </w:del>
        <w:r w:rsidR="004967B9">
          <w:rPr>
            <w:rFonts w:ascii="Arial" w:hAnsi="Arial" w:cs="Arial"/>
            <w:color w:val="000000" w:themeColor="text1"/>
            <w:spacing w:val="-2"/>
          </w:rPr>
          <w:t xml:space="preserve"> and compar</w:t>
        </w:r>
      </w:ins>
      <w:ins w:id="217" w:author="Clive Bock" w:date="2022-07-27T11:06:00Z">
        <w:r w:rsidR="00794508">
          <w:rPr>
            <w:rFonts w:ascii="Arial" w:hAnsi="Arial" w:cs="Arial"/>
            <w:color w:val="000000" w:themeColor="text1"/>
            <w:spacing w:val="-2"/>
          </w:rPr>
          <w:t>ison</w:t>
        </w:r>
      </w:ins>
      <w:ins w:id="218" w:author="Anna Brugger" w:date="2022-07-26T20:05:00Z">
        <w:del w:id="219" w:author="Clive Bock" w:date="2022-07-27T11:06:00Z">
          <w:r w:rsidR="004967B9" w:rsidDel="00794508">
            <w:rPr>
              <w:rFonts w:ascii="Arial" w:hAnsi="Arial" w:cs="Arial"/>
              <w:color w:val="000000" w:themeColor="text1"/>
              <w:spacing w:val="-2"/>
            </w:rPr>
            <w:delText>e</w:delText>
          </w:r>
        </w:del>
        <w:r w:rsidR="004967B9">
          <w:rPr>
            <w:rFonts w:ascii="Arial" w:hAnsi="Arial" w:cs="Arial"/>
            <w:color w:val="000000" w:themeColor="text1"/>
            <w:spacing w:val="-2"/>
          </w:rPr>
          <w:t xml:space="preserve"> </w:t>
        </w:r>
      </w:ins>
      <w:ins w:id="220" w:author="Clive Bock" w:date="2022-07-27T11:06:00Z">
        <w:r w:rsidR="00794508">
          <w:rPr>
            <w:rFonts w:ascii="Arial" w:hAnsi="Arial" w:cs="Arial"/>
            <w:color w:val="000000" w:themeColor="text1"/>
            <w:spacing w:val="-2"/>
          </w:rPr>
          <w:t xml:space="preserve">of </w:t>
        </w:r>
      </w:ins>
      <w:ins w:id="221" w:author="Anna Brugger" w:date="2022-07-26T20:05:00Z">
        <w:r w:rsidR="004967B9">
          <w:rPr>
            <w:rFonts w:ascii="Arial" w:hAnsi="Arial" w:cs="Arial"/>
            <w:color w:val="000000" w:themeColor="text1"/>
            <w:spacing w:val="-2"/>
          </w:rPr>
          <w:t xml:space="preserve">the </w:t>
        </w:r>
        <w:del w:id="222" w:author="Clive Bock" w:date="2022-07-27T11:06:00Z">
          <w:r w:rsidR="004967B9" w:rsidDel="00794508">
            <w:rPr>
              <w:rFonts w:ascii="Arial" w:hAnsi="Arial" w:cs="Arial"/>
              <w:color w:val="000000" w:themeColor="text1"/>
              <w:spacing w:val="-2"/>
            </w:rPr>
            <w:delText xml:space="preserve">determined </w:delText>
          </w:r>
        </w:del>
        <w:r w:rsidR="004967B9">
          <w:rPr>
            <w:rFonts w:ascii="Arial" w:hAnsi="Arial" w:cs="Arial"/>
            <w:color w:val="000000" w:themeColor="text1"/>
            <w:spacing w:val="-2"/>
          </w:rPr>
          <w:t xml:space="preserve">trees </w:t>
        </w:r>
      </w:ins>
      <w:ins w:id="223" w:author="Clive Bock" w:date="2022-07-27T11:06:00Z">
        <w:r w:rsidR="00794508">
          <w:rPr>
            <w:rFonts w:ascii="Arial" w:hAnsi="Arial" w:cs="Arial"/>
            <w:color w:val="000000" w:themeColor="text1"/>
            <w:spacing w:val="-2"/>
          </w:rPr>
          <w:t>determined by the</w:t>
        </w:r>
      </w:ins>
      <w:ins w:id="224" w:author="Anna Brugger" w:date="2022-07-26T20:05:00Z">
        <w:del w:id="225" w:author="Clive Bock" w:date="2022-07-27T11:06:00Z">
          <w:r w:rsidR="004967B9" w:rsidDel="00794508">
            <w:rPr>
              <w:rFonts w:ascii="Arial" w:hAnsi="Arial" w:cs="Arial"/>
              <w:color w:val="000000" w:themeColor="text1"/>
              <w:spacing w:val="-2"/>
            </w:rPr>
            <w:delText>of</w:delText>
          </w:r>
        </w:del>
        <w:r w:rsidR="004967B9">
          <w:rPr>
            <w:rFonts w:ascii="Arial" w:hAnsi="Arial" w:cs="Arial"/>
            <w:color w:val="000000" w:themeColor="text1"/>
            <w:spacing w:val="-2"/>
          </w:rPr>
          <w:t xml:space="preserve"> hierarchical clustering</w:t>
        </w:r>
        <w:r w:rsidR="004967B9" w:rsidRPr="001421E2">
          <w:rPr>
            <w:rFonts w:ascii="Arial" w:hAnsi="Arial" w:cs="Arial"/>
            <w:color w:val="000000" w:themeColor="text1"/>
            <w:spacing w:val="-2"/>
          </w:rPr>
          <w:t>.</w:t>
        </w:r>
        <w:r w:rsidR="004967B9">
          <w:rPr>
            <w:rFonts w:ascii="Arial" w:hAnsi="Arial" w:cs="Arial"/>
            <w:color w:val="000000" w:themeColor="text1"/>
            <w:spacing w:val="-9"/>
            <w:w w:val="95"/>
          </w:rPr>
          <w:t xml:space="preserve"> </w:t>
        </w:r>
      </w:ins>
      <w:del w:id="226" w:author="Anna Brugger" w:date="2022-07-26T20:05:00Z">
        <w:r w:rsidR="002637B6" w:rsidDel="004967B9">
          <w:rPr>
            <w:rFonts w:ascii="Arial" w:hAnsi="Arial" w:cs="Arial"/>
            <w:color w:val="000000" w:themeColor="text1"/>
            <w:spacing w:val="-9"/>
            <w:w w:val="95"/>
          </w:rPr>
          <w:delText xml:space="preserve">and </w:delText>
        </w:r>
        <w:r w:rsidRPr="001421E2" w:rsidDel="004967B9">
          <w:rPr>
            <w:rFonts w:ascii="Arial" w:hAnsi="Arial" w:cs="Arial"/>
            <w:color w:val="000000" w:themeColor="text1"/>
            <w:w w:val="95"/>
          </w:rPr>
          <w:delText>a</w:delText>
        </w:r>
        <w:r w:rsidRPr="001421E2" w:rsidDel="004967B9">
          <w:rPr>
            <w:rFonts w:ascii="Arial" w:hAnsi="Arial" w:cs="Arial"/>
            <w:color w:val="000000" w:themeColor="text1"/>
            <w:spacing w:val="-12"/>
            <w:w w:val="95"/>
          </w:rPr>
          <w:delText xml:space="preserve"> </w:delText>
        </w:r>
        <w:r w:rsidRPr="001421E2" w:rsidDel="004967B9">
          <w:rPr>
            <w:rFonts w:ascii="Arial" w:hAnsi="Arial" w:cs="Arial"/>
            <w:color w:val="000000" w:themeColor="text1"/>
            <w:spacing w:val="-2"/>
          </w:rPr>
          <w:delText>dendrogram</w:delText>
        </w:r>
        <w:r w:rsidRPr="001421E2" w:rsidDel="004967B9">
          <w:rPr>
            <w:rFonts w:ascii="Arial" w:hAnsi="Arial" w:cs="Arial"/>
            <w:color w:val="000000" w:themeColor="text1"/>
            <w:spacing w:val="-12"/>
          </w:rPr>
          <w:delText xml:space="preserve"> </w:delText>
        </w:r>
        <w:r w:rsidR="002637B6" w:rsidDel="004967B9">
          <w:rPr>
            <w:rFonts w:ascii="Arial" w:hAnsi="Arial" w:cs="Arial"/>
            <w:color w:val="000000" w:themeColor="text1"/>
            <w:spacing w:val="-12"/>
          </w:rPr>
          <w:delText xml:space="preserve">prepared using </w:delText>
        </w:r>
        <w:r w:rsidRPr="001421E2" w:rsidDel="004967B9">
          <w:rPr>
            <w:rFonts w:ascii="Arial" w:hAnsi="Arial" w:cs="Arial"/>
            <w:color w:val="000000" w:themeColor="text1"/>
            <w:spacing w:val="-2"/>
          </w:rPr>
          <w:delText>the</w:delText>
        </w:r>
        <w:r w:rsidRPr="001421E2" w:rsidDel="004967B9">
          <w:rPr>
            <w:rFonts w:ascii="Arial" w:hAnsi="Arial" w:cs="Arial"/>
            <w:color w:val="000000" w:themeColor="text1"/>
            <w:spacing w:val="-12"/>
          </w:rPr>
          <w:delText xml:space="preserve"> </w:delText>
        </w:r>
        <w:r w:rsidR="002637B6" w:rsidDel="004967B9">
          <w:rPr>
            <w:rFonts w:ascii="Arial" w:hAnsi="Arial" w:cs="Arial"/>
            <w:color w:val="000000" w:themeColor="text1"/>
            <w:spacing w:val="-12"/>
          </w:rPr>
          <w:delText xml:space="preserve">R </w:delText>
        </w:r>
        <w:r w:rsidRPr="001421E2" w:rsidDel="004967B9">
          <w:rPr>
            <w:rFonts w:ascii="Arial" w:hAnsi="Arial" w:cs="Arial"/>
            <w:color w:val="000000" w:themeColor="text1"/>
            <w:spacing w:val="-2"/>
          </w:rPr>
          <w:delText>package</w:delText>
        </w:r>
        <w:r w:rsidRPr="001421E2" w:rsidDel="004967B9">
          <w:rPr>
            <w:rFonts w:ascii="Arial" w:hAnsi="Arial" w:cs="Arial"/>
            <w:color w:val="000000" w:themeColor="text1"/>
            <w:spacing w:val="-12"/>
          </w:rPr>
          <w:delText xml:space="preserve"> </w:delText>
        </w:r>
        <w:r w:rsidRPr="00F81C5B" w:rsidDel="004967B9">
          <w:rPr>
            <w:rFonts w:ascii="Arial" w:hAnsi="Arial" w:cs="Arial"/>
            <w:i/>
            <w:iCs/>
            <w:color w:val="000000" w:themeColor="text1"/>
            <w:spacing w:val="-2"/>
          </w:rPr>
          <w:delText>Dendextend</w:delText>
        </w:r>
        <w:r w:rsidRPr="001421E2" w:rsidDel="004967B9">
          <w:rPr>
            <w:rFonts w:ascii="Arial" w:hAnsi="Arial" w:cs="Arial"/>
            <w:color w:val="000000" w:themeColor="text1"/>
            <w:spacing w:val="-12"/>
          </w:rPr>
          <w:delText xml:space="preserve"> </w:delText>
        </w:r>
        <w:r w:rsidDel="004967B9">
          <w:fldChar w:fldCharType="begin"/>
        </w:r>
        <w:r w:rsidDel="004967B9">
          <w:delInstrText xml:space="preserve"> HYPERLINK \l "_bookmark19" </w:delInstrText>
        </w:r>
        <w:r w:rsidDel="004967B9">
          <w:fldChar w:fldCharType="separate"/>
        </w:r>
        <w:r w:rsidRPr="001421E2" w:rsidDel="004967B9">
          <w:rPr>
            <w:rFonts w:ascii="Arial" w:hAnsi="Arial" w:cs="Arial"/>
            <w:color w:val="000000" w:themeColor="text1"/>
            <w:spacing w:val="-2"/>
          </w:rPr>
          <w:delText>(Galili,</w:delText>
        </w:r>
        <w:r w:rsidRPr="001421E2" w:rsidDel="004967B9">
          <w:rPr>
            <w:rFonts w:ascii="Arial" w:hAnsi="Arial" w:cs="Arial"/>
            <w:color w:val="000000" w:themeColor="text1"/>
            <w:spacing w:val="-12"/>
          </w:rPr>
          <w:delText xml:space="preserve"> </w:delText>
        </w:r>
        <w:r w:rsidDel="004967B9">
          <w:rPr>
            <w:rFonts w:ascii="Arial" w:hAnsi="Arial" w:cs="Arial"/>
            <w:color w:val="000000" w:themeColor="text1"/>
            <w:spacing w:val="-12"/>
          </w:rPr>
          <w:fldChar w:fldCharType="end"/>
        </w:r>
        <w:r w:rsidDel="004967B9">
          <w:fldChar w:fldCharType="begin"/>
        </w:r>
        <w:r w:rsidDel="004967B9">
          <w:delInstrText xml:space="preserve"> HYPERLINK \l "_bookmark19" </w:delInstrText>
        </w:r>
        <w:r w:rsidDel="004967B9">
          <w:fldChar w:fldCharType="separate"/>
        </w:r>
        <w:r w:rsidRPr="001421E2" w:rsidDel="004967B9">
          <w:rPr>
            <w:rFonts w:ascii="Arial" w:hAnsi="Arial" w:cs="Arial"/>
            <w:color w:val="000000" w:themeColor="text1"/>
            <w:spacing w:val="-2"/>
          </w:rPr>
          <w:delText>2015).</w:delText>
        </w:r>
        <w:r w:rsidDel="004967B9">
          <w:rPr>
            <w:rFonts w:ascii="Arial" w:hAnsi="Arial" w:cs="Arial"/>
            <w:color w:val="000000" w:themeColor="text1"/>
            <w:spacing w:val="-2"/>
          </w:rPr>
          <w:fldChar w:fldCharType="end"/>
        </w:r>
        <w:r w:rsidRPr="001421E2" w:rsidDel="004967B9">
          <w:rPr>
            <w:rFonts w:ascii="Arial" w:hAnsi="Arial" w:cs="Arial"/>
            <w:color w:val="000000" w:themeColor="text1"/>
            <w:spacing w:val="9"/>
          </w:rPr>
          <w:delText xml:space="preserve"> </w:delText>
        </w:r>
      </w:del>
      <w:r w:rsidRPr="001421E2">
        <w:rPr>
          <w:rFonts w:ascii="Arial" w:hAnsi="Arial" w:cs="Arial"/>
          <w:color w:val="000000" w:themeColor="text1"/>
          <w:spacing w:val="-2"/>
        </w:rPr>
        <w:t>All</w:t>
      </w:r>
      <w:r w:rsidRPr="001421E2">
        <w:rPr>
          <w:rFonts w:ascii="Arial" w:hAnsi="Arial" w:cs="Arial"/>
          <w:color w:val="000000" w:themeColor="text1"/>
          <w:spacing w:val="-12"/>
        </w:rPr>
        <w:t xml:space="preserve"> </w:t>
      </w:r>
      <w:r w:rsidRPr="001421E2">
        <w:rPr>
          <w:rFonts w:ascii="Arial" w:hAnsi="Arial" w:cs="Arial"/>
          <w:color w:val="000000" w:themeColor="text1"/>
          <w:spacing w:val="-2"/>
        </w:rPr>
        <w:t>spectral</w:t>
      </w:r>
      <w:r w:rsidRPr="001421E2">
        <w:rPr>
          <w:rFonts w:ascii="Arial" w:hAnsi="Arial" w:cs="Arial"/>
          <w:color w:val="000000" w:themeColor="text1"/>
          <w:spacing w:val="-12"/>
        </w:rPr>
        <w:t xml:space="preserve"> </w:t>
      </w:r>
      <w:r w:rsidRPr="001421E2">
        <w:rPr>
          <w:rFonts w:ascii="Arial" w:hAnsi="Arial" w:cs="Arial"/>
          <w:color w:val="000000" w:themeColor="text1"/>
          <w:spacing w:val="-2"/>
        </w:rPr>
        <w:t>data</w:t>
      </w:r>
      <w:r w:rsidRPr="001421E2">
        <w:rPr>
          <w:rFonts w:ascii="Arial" w:hAnsi="Arial" w:cs="Arial"/>
          <w:color w:val="000000" w:themeColor="text1"/>
          <w:spacing w:val="-12"/>
        </w:rPr>
        <w:t xml:space="preserve"> </w:t>
      </w:r>
      <w:r w:rsidRPr="001421E2">
        <w:rPr>
          <w:rFonts w:ascii="Arial" w:hAnsi="Arial" w:cs="Arial"/>
          <w:color w:val="000000" w:themeColor="text1"/>
          <w:spacing w:val="-2"/>
        </w:rPr>
        <w:t>in</w:t>
      </w:r>
      <w:r w:rsidRPr="001421E2">
        <w:rPr>
          <w:rFonts w:ascii="Arial" w:hAnsi="Arial" w:cs="Arial"/>
          <w:color w:val="000000" w:themeColor="text1"/>
          <w:spacing w:val="-12"/>
        </w:rPr>
        <w:t xml:space="preserve"> </w:t>
      </w:r>
      <w:r w:rsidRPr="001421E2">
        <w:rPr>
          <w:rFonts w:ascii="Arial" w:hAnsi="Arial" w:cs="Arial"/>
          <w:color w:val="000000" w:themeColor="text1"/>
          <w:spacing w:val="-2"/>
        </w:rPr>
        <w:t>the</w:t>
      </w:r>
      <w:r w:rsidRPr="001421E2">
        <w:rPr>
          <w:rFonts w:ascii="Arial" w:hAnsi="Arial" w:cs="Arial"/>
          <w:color w:val="000000" w:themeColor="text1"/>
          <w:spacing w:val="-12"/>
        </w:rPr>
        <w:t xml:space="preserve"> </w:t>
      </w:r>
      <w:r w:rsidRPr="001421E2">
        <w:rPr>
          <w:rFonts w:ascii="Arial" w:hAnsi="Arial" w:cs="Arial"/>
          <w:color w:val="000000" w:themeColor="text1"/>
          <w:spacing w:val="-2"/>
        </w:rPr>
        <w:t>entire wavelength</w:t>
      </w:r>
      <w:r w:rsidRPr="001421E2">
        <w:rPr>
          <w:rFonts w:ascii="Arial" w:hAnsi="Arial" w:cs="Arial"/>
          <w:color w:val="000000" w:themeColor="text1"/>
          <w:spacing w:val="-9"/>
        </w:rPr>
        <w:t xml:space="preserve"> </w:t>
      </w:r>
      <w:r w:rsidRPr="001421E2">
        <w:rPr>
          <w:rFonts w:ascii="Arial" w:hAnsi="Arial" w:cs="Arial"/>
          <w:color w:val="000000" w:themeColor="text1"/>
          <w:spacing w:val="-2"/>
        </w:rPr>
        <w:t>range</w:t>
      </w:r>
      <w:r w:rsidRPr="001421E2">
        <w:rPr>
          <w:rFonts w:ascii="Arial" w:hAnsi="Arial" w:cs="Arial"/>
          <w:color w:val="000000" w:themeColor="text1"/>
          <w:spacing w:val="-9"/>
        </w:rPr>
        <w:t xml:space="preserve"> </w:t>
      </w:r>
      <w:r w:rsidRPr="001421E2">
        <w:rPr>
          <w:rFonts w:ascii="Arial" w:hAnsi="Arial" w:cs="Arial"/>
          <w:color w:val="000000" w:themeColor="text1"/>
          <w:spacing w:val="-2"/>
        </w:rPr>
        <w:t>were</w:t>
      </w:r>
      <w:r w:rsidRPr="001421E2">
        <w:rPr>
          <w:rFonts w:ascii="Arial" w:hAnsi="Arial" w:cs="Arial"/>
          <w:color w:val="000000" w:themeColor="text1"/>
          <w:spacing w:val="-9"/>
        </w:rPr>
        <w:t xml:space="preserve"> </w:t>
      </w:r>
      <w:r w:rsidRPr="001421E2">
        <w:rPr>
          <w:rFonts w:ascii="Arial" w:hAnsi="Arial" w:cs="Arial"/>
          <w:color w:val="000000" w:themeColor="text1"/>
          <w:spacing w:val="-2"/>
        </w:rPr>
        <w:t>used</w:t>
      </w:r>
      <w:r w:rsidRPr="001421E2">
        <w:rPr>
          <w:rFonts w:ascii="Arial" w:hAnsi="Arial" w:cs="Arial"/>
          <w:color w:val="000000" w:themeColor="text1"/>
          <w:spacing w:val="-9"/>
        </w:rPr>
        <w:t xml:space="preserve"> </w:t>
      </w:r>
      <w:r w:rsidRPr="001421E2">
        <w:rPr>
          <w:rFonts w:ascii="Arial" w:hAnsi="Arial" w:cs="Arial"/>
          <w:color w:val="000000" w:themeColor="text1"/>
          <w:spacing w:val="-2"/>
        </w:rPr>
        <w:t>to</w:t>
      </w:r>
      <w:r w:rsidRPr="001421E2">
        <w:rPr>
          <w:rFonts w:ascii="Arial" w:hAnsi="Arial" w:cs="Arial"/>
          <w:color w:val="000000" w:themeColor="text1"/>
          <w:spacing w:val="-9"/>
        </w:rPr>
        <w:t xml:space="preserve"> </w:t>
      </w:r>
      <w:r w:rsidRPr="001421E2">
        <w:rPr>
          <w:rFonts w:ascii="Arial" w:hAnsi="Arial" w:cs="Arial"/>
          <w:color w:val="000000" w:themeColor="text1"/>
          <w:spacing w:val="-2"/>
        </w:rPr>
        <w:t>create</w:t>
      </w:r>
      <w:r w:rsidRPr="001421E2">
        <w:rPr>
          <w:rFonts w:ascii="Arial" w:hAnsi="Arial" w:cs="Arial"/>
          <w:color w:val="000000" w:themeColor="text1"/>
          <w:spacing w:val="-9"/>
        </w:rPr>
        <w:t xml:space="preserve"> </w:t>
      </w:r>
      <w:r w:rsidRPr="001421E2">
        <w:rPr>
          <w:rFonts w:ascii="Arial" w:hAnsi="Arial" w:cs="Arial"/>
          <w:color w:val="000000" w:themeColor="text1"/>
          <w:spacing w:val="-2"/>
        </w:rPr>
        <w:t>the</w:t>
      </w:r>
      <w:r w:rsidRPr="001421E2">
        <w:rPr>
          <w:rFonts w:ascii="Arial" w:hAnsi="Arial" w:cs="Arial"/>
          <w:color w:val="000000" w:themeColor="text1"/>
          <w:spacing w:val="-9"/>
        </w:rPr>
        <w:t xml:space="preserve"> </w:t>
      </w:r>
      <w:r w:rsidRPr="001421E2">
        <w:rPr>
          <w:rFonts w:ascii="Arial" w:hAnsi="Arial" w:cs="Arial"/>
          <w:color w:val="000000" w:themeColor="text1"/>
          <w:spacing w:val="-2"/>
        </w:rPr>
        <w:t>dendrogram.</w:t>
      </w:r>
    </w:p>
    <w:p w14:paraId="03425BFE" w14:textId="2AD23860"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i/>
          <w:iCs/>
          <w:color w:val="000000" w:themeColor="text1"/>
          <w:w w:val="105"/>
        </w:rPr>
        <w:t>Metabolites</w:t>
      </w:r>
      <w:r w:rsidRPr="00F81C5B">
        <w:rPr>
          <w:rFonts w:ascii="Arial" w:hAnsi="Arial" w:cs="Arial"/>
          <w:i/>
          <w:iCs/>
          <w:color w:val="000000" w:themeColor="text1"/>
          <w:spacing w:val="7"/>
          <w:w w:val="105"/>
        </w:rPr>
        <w:t xml:space="preserve"> </w:t>
      </w:r>
      <w:r w:rsidR="004A6E56">
        <w:rPr>
          <w:rFonts w:ascii="Arial" w:hAnsi="Arial" w:cs="Arial"/>
          <w:i/>
          <w:iCs/>
          <w:color w:val="000000" w:themeColor="text1"/>
          <w:spacing w:val="7"/>
          <w:w w:val="105"/>
        </w:rPr>
        <w:t>c</w:t>
      </w:r>
      <w:r w:rsidRPr="00F81C5B">
        <w:rPr>
          <w:rFonts w:ascii="Arial" w:hAnsi="Arial" w:cs="Arial"/>
          <w:i/>
          <w:iCs/>
          <w:color w:val="000000" w:themeColor="text1"/>
          <w:w w:val="105"/>
        </w:rPr>
        <w:t>lassification</w:t>
      </w:r>
      <w:r w:rsidRPr="00F81C5B">
        <w:rPr>
          <w:rFonts w:ascii="Arial" w:hAnsi="Arial" w:cs="Arial"/>
          <w:i/>
          <w:iCs/>
          <w:color w:val="000000" w:themeColor="text1"/>
          <w:spacing w:val="7"/>
          <w:w w:val="105"/>
        </w:rPr>
        <w:t xml:space="preserve"> </w:t>
      </w:r>
      <w:r w:rsidRPr="00F81C5B">
        <w:rPr>
          <w:rFonts w:ascii="Arial" w:hAnsi="Arial" w:cs="Arial"/>
          <w:i/>
          <w:iCs/>
          <w:color w:val="000000" w:themeColor="text1"/>
          <w:w w:val="105"/>
        </w:rPr>
        <w:t>and</w:t>
      </w:r>
      <w:r w:rsidRPr="00F81C5B">
        <w:rPr>
          <w:rFonts w:ascii="Arial" w:hAnsi="Arial" w:cs="Arial"/>
          <w:i/>
          <w:iCs/>
          <w:color w:val="000000" w:themeColor="text1"/>
          <w:spacing w:val="7"/>
          <w:w w:val="105"/>
        </w:rPr>
        <w:t xml:space="preserve"> </w:t>
      </w:r>
      <w:r w:rsidR="004A6E56">
        <w:rPr>
          <w:rFonts w:ascii="Arial" w:hAnsi="Arial" w:cs="Arial"/>
          <w:i/>
          <w:iCs/>
          <w:color w:val="000000" w:themeColor="text1"/>
          <w:spacing w:val="7"/>
          <w:w w:val="105"/>
        </w:rPr>
        <w:t>r</w:t>
      </w:r>
      <w:r w:rsidRPr="00F81C5B">
        <w:rPr>
          <w:rFonts w:ascii="Arial" w:hAnsi="Arial" w:cs="Arial"/>
          <w:i/>
          <w:iCs/>
          <w:color w:val="000000" w:themeColor="text1"/>
          <w:spacing w:val="-2"/>
          <w:w w:val="105"/>
        </w:rPr>
        <w:t>egression</w:t>
      </w:r>
      <w:r w:rsidR="0041291A" w:rsidRPr="00F81C5B">
        <w:rPr>
          <w:rFonts w:ascii="Arial" w:hAnsi="Arial" w:cs="Arial"/>
          <w:i/>
          <w:iCs/>
          <w:color w:val="000000" w:themeColor="text1"/>
          <w:spacing w:val="-2"/>
          <w:w w:val="105"/>
        </w:rPr>
        <w:t xml:space="preserve">. </w:t>
      </w:r>
      <w:r w:rsidRPr="001421E2">
        <w:rPr>
          <w:rFonts w:ascii="Arial" w:hAnsi="Arial" w:cs="Arial"/>
          <w:color w:val="000000" w:themeColor="text1"/>
          <w:w w:val="95"/>
        </w:rPr>
        <w:t xml:space="preserve">To predict metabolites in sugar beet leaves from </w:t>
      </w:r>
      <w:ins w:id="227" w:author="Bock, Clive" w:date="2022-06-20T13:13:00Z">
        <w:r w:rsidR="00F42ABA">
          <w:rPr>
            <w:rFonts w:ascii="Arial" w:hAnsi="Arial" w:cs="Arial"/>
            <w:color w:val="000000" w:themeColor="text1"/>
            <w:w w:val="95"/>
          </w:rPr>
          <w:t xml:space="preserve">the </w:t>
        </w:r>
      </w:ins>
      <w:r w:rsidRPr="001421E2">
        <w:rPr>
          <w:rFonts w:ascii="Arial" w:hAnsi="Arial" w:cs="Arial"/>
          <w:color w:val="000000" w:themeColor="text1"/>
          <w:w w:val="95"/>
        </w:rPr>
        <w:t>HS</w:t>
      </w:r>
      <w:r w:rsidR="009C0A22">
        <w:rPr>
          <w:rFonts w:ascii="Arial" w:hAnsi="Arial" w:cs="Arial"/>
          <w:color w:val="000000" w:themeColor="text1"/>
          <w:w w:val="95"/>
        </w:rPr>
        <w:t>I</w:t>
      </w:r>
      <w:r w:rsidRPr="001421E2">
        <w:rPr>
          <w:rFonts w:ascii="Arial" w:hAnsi="Arial" w:cs="Arial"/>
          <w:color w:val="000000" w:themeColor="text1"/>
          <w:w w:val="95"/>
        </w:rPr>
        <w:t xml:space="preserve"> data, three regression models </w:t>
      </w:r>
      <w:ins w:id="228" w:author="Clive Bock" w:date="2022-07-27T11:07:00Z">
        <w:r w:rsidR="00E815F8">
          <w:rPr>
            <w:rFonts w:ascii="Arial" w:hAnsi="Arial" w:cs="Arial"/>
            <w:color w:val="000000" w:themeColor="text1"/>
            <w:w w:val="95"/>
          </w:rPr>
          <w:t xml:space="preserve">were used including the </w:t>
        </w:r>
      </w:ins>
      <w:ins w:id="229" w:author="Anna Brugger" w:date="2022-07-26T22:35:00Z">
        <w:r w:rsidR="002E7FF9">
          <w:rPr>
            <w:rFonts w:ascii="Arial" w:hAnsi="Arial" w:cs="Arial"/>
            <w:color w:val="000000" w:themeColor="text1"/>
            <w:w w:val="95"/>
          </w:rPr>
          <w:t>random forest algorithm (</w:t>
        </w:r>
      </w:ins>
      <w:proofErr w:type="spellStart"/>
      <w:r w:rsidRPr="001421E2">
        <w:rPr>
          <w:rFonts w:ascii="Arial" w:hAnsi="Arial" w:cs="Arial"/>
          <w:color w:val="000000" w:themeColor="text1"/>
          <w:w w:val="95"/>
        </w:rPr>
        <w:t>rF</w:t>
      </w:r>
      <w:proofErr w:type="spellEnd"/>
      <w:ins w:id="230" w:author="Anna Brugger" w:date="2022-07-26T22:35:00Z">
        <w:r w:rsidR="002E7FF9">
          <w:rPr>
            <w:rFonts w:ascii="Arial" w:hAnsi="Arial" w:cs="Arial"/>
            <w:color w:val="000000" w:themeColor="text1"/>
            <w:w w:val="95"/>
          </w:rPr>
          <w:t>)</w:t>
        </w:r>
      </w:ins>
      <w:r w:rsidRPr="001421E2">
        <w:rPr>
          <w:rFonts w:ascii="Arial" w:hAnsi="Arial" w:cs="Arial"/>
          <w:color w:val="000000" w:themeColor="text1"/>
          <w:w w:val="95"/>
        </w:rPr>
        <w:t>, K-</w:t>
      </w:r>
      <w:del w:id="231" w:author="Bock, Clive" w:date="2022-06-20T13:13:00Z">
        <w:r w:rsidRPr="001421E2" w:rsidDel="00F42ABA">
          <w:rPr>
            <w:rFonts w:ascii="Arial" w:hAnsi="Arial" w:cs="Arial"/>
            <w:color w:val="000000" w:themeColor="text1"/>
            <w:w w:val="95"/>
          </w:rPr>
          <w:delText xml:space="preserve">Nearest </w:delText>
        </w:r>
      </w:del>
      <w:ins w:id="232" w:author="Bock, Clive" w:date="2022-06-20T13:13:00Z">
        <w:r w:rsidR="00F42ABA">
          <w:rPr>
            <w:rFonts w:ascii="Arial" w:hAnsi="Arial" w:cs="Arial"/>
            <w:color w:val="000000" w:themeColor="text1"/>
            <w:w w:val="95"/>
          </w:rPr>
          <w:t>n</w:t>
        </w:r>
        <w:r w:rsidR="00F42ABA" w:rsidRPr="001421E2">
          <w:rPr>
            <w:rFonts w:ascii="Arial" w:hAnsi="Arial" w:cs="Arial"/>
            <w:color w:val="000000" w:themeColor="text1"/>
            <w:w w:val="95"/>
          </w:rPr>
          <w:t xml:space="preserve">earest </w:t>
        </w:r>
      </w:ins>
      <w:del w:id="233" w:author="Bock, Clive" w:date="2022-06-20T13:13:00Z">
        <w:r w:rsidRPr="001421E2" w:rsidDel="00F42ABA">
          <w:rPr>
            <w:rFonts w:ascii="Arial" w:hAnsi="Arial" w:cs="Arial"/>
            <w:color w:val="000000" w:themeColor="text1"/>
            <w:w w:val="95"/>
          </w:rPr>
          <w:delText xml:space="preserve">Neighbors </w:delText>
        </w:r>
      </w:del>
      <w:ins w:id="234" w:author="Bock, Clive" w:date="2022-06-20T13:13:00Z">
        <w:r w:rsidR="00F42ABA">
          <w:rPr>
            <w:rFonts w:ascii="Arial" w:hAnsi="Arial" w:cs="Arial"/>
            <w:color w:val="000000" w:themeColor="text1"/>
            <w:w w:val="95"/>
          </w:rPr>
          <w:t>n</w:t>
        </w:r>
        <w:r w:rsidR="00F42ABA" w:rsidRPr="001421E2">
          <w:rPr>
            <w:rFonts w:ascii="Arial" w:hAnsi="Arial" w:cs="Arial"/>
            <w:color w:val="000000" w:themeColor="text1"/>
            <w:w w:val="95"/>
          </w:rPr>
          <w:t xml:space="preserve">eighbors </w:t>
        </w:r>
      </w:ins>
      <w:r w:rsidRPr="001421E2">
        <w:rPr>
          <w:rFonts w:ascii="Arial" w:hAnsi="Arial" w:cs="Arial"/>
          <w:color w:val="000000" w:themeColor="text1"/>
          <w:w w:val="95"/>
        </w:rPr>
        <w:t>(KNN) and partial least square (PLS)</w:t>
      </w:r>
      <w:del w:id="235" w:author="Clive Bock" w:date="2022-07-27T11:07:00Z">
        <w:r w:rsidRPr="001421E2" w:rsidDel="00E815F8">
          <w:rPr>
            <w:rFonts w:ascii="Arial" w:hAnsi="Arial" w:cs="Arial"/>
            <w:color w:val="000000" w:themeColor="text1"/>
            <w:w w:val="95"/>
          </w:rPr>
          <w:delText xml:space="preserve"> were used</w:delText>
        </w:r>
      </w:del>
      <w:r w:rsidRPr="001421E2">
        <w:rPr>
          <w:rFonts w:ascii="Arial" w:hAnsi="Arial" w:cs="Arial"/>
          <w:color w:val="000000" w:themeColor="text1"/>
          <w:w w:val="95"/>
        </w:rPr>
        <w:t>.</w:t>
      </w:r>
      <w:r w:rsidRPr="001421E2">
        <w:rPr>
          <w:rFonts w:ascii="Arial" w:hAnsi="Arial" w:cs="Arial"/>
          <w:color w:val="000000" w:themeColor="text1"/>
          <w:spacing w:val="40"/>
        </w:rPr>
        <w:t xml:space="preserve"> </w:t>
      </w:r>
      <w:r w:rsidRPr="001421E2">
        <w:rPr>
          <w:rFonts w:ascii="Arial" w:hAnsi="Arial" w:cs="Arial"/>
          <w:color w:val="000000" w:themeColor="text1"/>
          <w:w w:val="95"/>
        </w:rPr>
        <w:t>HS</w:t>
      </w:r>
      <w:r w:rsidR="00C741DA">
        <w:rPr>
          <w:rFonts w:ascii="Arial" w:hAnsi="Arial" w:cs="Arial"/>
          <w:color w:val="000000" w:themeColor="text1"/>
          <w:w w:val="95"/>
        </w:rPr>
        <w:t>I</w:t>
      </w:r>
      <w:r w:rsidRPr="001421E2">
        <w:rPr>
          <w:rFonts w:ascii="Arial" w:hAnsi="Arial" w:cs="Arial"/>
          <w:color w:val="000000" w:themeColor="text1"/>
          <w:w w:val="95"/>
        </w:rPr>
        <w:t xml:space="preserve"> data and analytical</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results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used</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regression</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were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generated</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from</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two</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different</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sets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samples</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 xml:space="preserve">since </w:t>
      </w:r>
      <w:r w:rsidRPr="001421E2">
        <w:rPr>
          <w:rFonts w:ascii="Arial" w:hAnsi="Arial" w:cs="Arial"/>
          <w:color w:val="000000" w:themeColor="text1"/>
        </w:rPr>
        <w:t>UV-radiation</w:t>
      </w:r>
      <w:r w:rsidRPr="001421E2">
        <w:rPr>
          <w:rFonts w:ascii="Arial" w:hAnsi="Arial" w:cs="Arial"/>
          <w:color w:val="000000" w:themeColor="text1"/>
          <w:spacing w:val="-5"/>
        </w:rPr>
        <w:t xml:space="preserve"> </w:t>
      </w:r>
      <w:r w:rsidRPr="001421E2">
        <w:rPr>
          <w:rFonts w:ascii="Arial" w:hAnsi="Arial" w:cs="Arial"/>
          <w:color w:val="000000" w:themeColor="text1"/>
        </w:rPr>
        <w:t>causes</w:t>
      </w:r>
      <w:r w:rsidRPr="001421E2">
        <w:rPr>
          <w:rFonts w:ascii="Arial" w:hAnsi="Arial" w:cs="Arial"/>
          <w:color w:val="000000" w:themeColor="text1"/>
          <w:spacing w:val="-5"/>
        </w:rPr>
        <w:t xml:space="preserve"> </w:t>
      </w:r>
      <w:r w:rsidRPr="001421E2">
        <w:rPr>
          <w:rFonts w:ascii="Arial" w:hAnsi="Arial" w:cs="Arial"/>
          <w:color w:val="000000" w:themeColor="text1"/>
        </w:rPr>
        <w:t>tissue</w:t>
      </w:r>
      <w:r w:rsidRPr="001421E2">
        <w:rPr>
          <w:rFonts w:ascii="Arial" w:hAnsi="Arial" w:cs="Arial"/>
          <w:color w:val="000000" w:themeColor="text1"/>
          <w:spacing w:val="-5"/>
        </w:rPr>
        <w:t xml:space="preserve"> </w:t>
      </w:r>
      <w:r w:rsidRPr="001421E2">
        <w:rPr>
          <w:rFonts w:ascii="Arial" w:hAnsi="Arial" w:cs="Arial"/>
          <w:color w:val="000000" w:themeColor="text1"/>
        </w:rPr>
        <w:t>damage</w:t>
      </w:r>
      <w:r w:rsidRPr="001421E2">
        <w:rPr>
          <w:rFonts w:ascii="Arial" w:hAnsi="Arial" w:cs="Arial"/>
          <w:color w:val="000000" w:themeColor="text1"/>
          <w:spacing w:val="-5"/>
        </w:rPr>
        <w:t xml:space="preserve"> </w:t>
      </w:r>
      <w:r w:rsidRPr="001421E2">
        <w:rPr>
          <w:rFonts w:ascii="Arial" w:hAnsi="Arial" w:cs="Arial"/>
          <w:color w:val="000000" w:themeColor="text1"/>
        </w:rPr>
        <w:t>on</w:t>
      </w:r>
      <w:r w:rsidRPr="001421E2">
        <w:rPr>
          <w:rFonts w:ascii="Arial" w:hAnsi="Arial" w:cs="Arial"/>
          <w:color w:val="000000" w:themeColor="text1"/>
          <w:spacing w:val="-5"/>
        </w:rPr>
        <w:t xml:space="preserve"> </w:t>
      </w:r>
      <w:r w:rsidRPr="001421E2">
        <w:rPr>
          <w:rFonts w:ascii="Arial" w:hAnsi="Arial" w:cs="Arial"/>
          <w:color w:val="000000" w:themeColor="text1"/>
        </w:rPr>
        <w:t>sugar</w:t>
      </w:r>
      <w:r w:rsidRPr="001421E2">
        <w:rPr>
          <w:rFonts w:ascii="Arial" w:hAnsi="Arial" w:cs="Arial"/>
          <w:color w:val="000000" w:themeColor="text1"/>
          <w:spacing w:val="-5"/>
        </w:rPr>
        <w:t xml:space="preserve"> </w:t>
      </w:r>
      <w:r w:rsidRPr="001421E2">
        <w:rPr>
          <w:rFonts w:ascii="Arial" w:hAnsi="Arial" w:cs="Arial"/>
          <w:color w:val="000000" w:themeColor="text1"/>
        </w:rPr>
        <w:t>beet</w:t>
      </w:r>
      <w:r w:rsidRPr="001421E2">
        <w:rPr>
          <w:rFonts w:ascii="Arial" w:hAnsi="Arial" w:cs="Arial"/>
          <w:color w:val="000000" w:themeColor="text1"/>
          <w:spacing w:val="-5"/>
        </w:rPr>
        <w:t xml:space="preserve"> </w:t>
      </w:r>
      <w:r w:rsidRPr="001421E2">
        <w:rPr>
          <w:rFonts w:ascii="Arial" w:hAnsi="Arial" w:cs="Arial"/>
          <w:color w:val="000000" w:themeColor="text1"/>
        </w:rPr>
        <w:t>leaves</w:t>
      </w:r>
      <w:r w:rsidR="00C741DA">
        <w:rPr>
          <w:rFonts w:ascii="Arial" w:hAnsi="Arial" w:cs="Arial"/>
          <w:color w:val="000000" w:themeColor="text1"/>
        </w:rPr>
        <w:t xml:space="preserve"> (as noted </w:t>
      </w:r>
      <w:del w:id="236" w:author="Bock, Clive" w:date="2022-06-20T13:13:00Z">
        <w:r w:rsidR="00C741DA" w:rsidDel="00F42ABA">
          <w:rPr>
            <w:rFonts w:ascii="Arial" w:hAnsi="Arial" w:cs="Arial"/>
            <w:color w:val="000000" w:themeColor="text1"/>
          </w:rPr>
          <w:delText>above</w:delText>
        </w:r>
      </w:del>
      <w:ins w:id="237" w:author="Bock, Clive" w:date="2022-06-20T13:13:00Z">
        <w:r w:rsidR="00F42ABA">
          <w:rPr>
            <w:rFonts w:ascii="Arial" w:hAnsi="Arial" w:cs="Arial"/>
            <w:color w:val="000000" w:themeColor="text1"/>
          </w:rPr>
          <w:t>previously</w:t>
        </w:r>
      </w:ins>
      <w:r w:rsidR="00C741DA">
        <w:rPr>
          <w:rFonts w:ascii="Arial" w:hAnsi="Arial" w:cs="Arial"/>
          <w:color w:val="000000" w:themeColor="text1"/>
        </w:rPr>
        <w:t>)</w:t>
      </w:r>
      <w:r w:rsidRPr="001421E2">
        <w:rPr>
          <w:rFonts w:ascii="Arial" w:hAnsi="Arial" w:cs="Arial"/>
          <w:color w:val="000000" w:themeColor="text1"/>
        </w:rPr>
        <w:t>.</w:t>
      </w:r>
      <w:r w:rsidRPr="001421E2">
        <w:rPr>
          <w:rFonts w:ascii="Arial" w:hAnsi="Arial" w:cs="Arial"/>
          <w:color w:val="000000" w:themeColor="text1"/>
          <w:spacing w:val="35"/>
        </w:rPr>
        <w:t xml:space="preserve"> </w:t>
      </w:r>
      <w:r w:rsidRPr="001421E2">
        <w:rPr>
          <w:rFonts w:ascii="Arial" w:hAnsi="Arial" w:cs="Arial"/>
          <w:color w:val="000000" w:themeColor="text1"/>
        </w:rPr>
        <w:t>To</w:t>
      </w:r>
      <w:r w:rsidRPr="001421E2">
        <w:rPr>
          <w:rFonts w:ascii="Arial" w:hAnsi="Arial" w:cs="Arial"/>
          <w:color w:val="000000" w:themeColor="text1"/>
          <w:spacing w:val="-5"/>
        </w:rPr>
        <w:t xml:space="preserve"> </w:t>
      </w:r>
      <w:r w:rsidRPr="001421E2">
        <w:rPr>
          <w:rFonts w:ascii="Arial" w:hAnsi="Arial" w:cs="Arial"/>
          <w:color w:val="000000" w:themeColor="text1"/>
        </w:rPr>
        <w:t>exclude</w:t>
      </w:r>
      <w:r w:rsidRPr="001421E2">
        <w:rPr>
          <w:rFonts w:ascii="Arial" w:hAnsi="Arial" w:cs="Arial"/>
          <w:color w:val="000000" w:themeColor="text1"/>
          <w:spacing w:val="-5"/>
        </w:rPr>
        <w:t xml:space="preserve"> </w:t>
      </w:r>
      <w:r w:rsidRPr="001421E2">
        <w:rPr>
          <w:rFonts w:ascii="Arial" w:hAnsi="Arial" w:cs="Arial"/>
          <w:color w:val="000000" w:themeColor="text1"/>
        </w:rPr>
        <w:lastRenderedPageBreak/>
        <w:t>changes</w:t>
      </w:r>
      <w:r w:rsidRPr="001421E2">
        <w:rPr>
          <w:rFonts w:ascii="Arial" w:hAnsi="Arial" w:cs="Arial"/>
          <w:color w:val="000000" w:themeColor="text1"/>
          <w:spacing w:val="-5"/>
        </w:rPr>
        <w:t xml:space="preserve"> </w:t>
      </w:r>
      <w:r w:rsidRPr="001421E2">
        <w:rPr>
          <w:rFonts w:ascii="Arial" w:hAnsi="Arial" w:cs="Arial"/>
          <w:color w:val="000000" w:themeColor="text1"/>
        </w:rPr>
        <w:t>in</w:t>
      </w:r>
      <w:r w:rsidRPr="001421E2">
        <w:rPr>
          <w:rFonts w:ascii="Arial" w:hAnsi="Arial" w:cs="Arial"/>
          <w:color w:val="000000" w:themeColor="text1"/>
          <w:spacing w:val="-5"/>
        </w:rPr>
        <w:t xml:space="preserve"> </w:t>
      </w:r>
      <w:r w:rsidRPr="001421E2">
        <w:rPr>
          <w:rFonts w:ascii="Arial" w:hAnsi="Arial" w:cs="Arial"/>
          <w:color w:val="000000" w:themeColor="text1"/>
        </w:rPr>
        <w:t>metabolites</w:t>
      </w:r>
      <w:r w:rsidRPr="001421E2">
        <w:rPr>
          <w:rFonts w:ascii="Arial" w:hAnsi="Arial" w:cs="Arial"/>
          <w:color w:val="000000" w:themeColor="text1"/>
          <w:spacing w:val="-8"/>
        </w:rPr>
        <w:t xml:space="preserve"> </w:t>
      </w:r>
      <w:r w:rsidRPr="001421E2">
        <w:rPr>
          <w:rFonts w:ascii="Arial" w:hAnsi="Arial" w:cs="Arial"/>
          <w:color w:val="000000" w:themeColor="text1"/>
        </w:rPr>
        <w:t>caused</w:t>
      </w:r>
      <w:r w:rsidRPr="001421E2">
        <w:rPr>
          <w:rFonts w:ascii="Arial" w:hAnsi="Arial" w:cs="Arial"/>
          <w:color w:val="000000" w:themeColor="text1"/>
          <w:spacing w:val="-8"/>
        </w:rPr>
        <w:t xml:space="preserve"> </w:t>
      </w:r>
      <w:r w:rsidRPr="001421E2">
        <w:rPr>
          <w:rFonts w:ascii="Arial" w:hAnsi="Arial" w:cs="Arial"/>
          <w:color w:val="000000" w:themeColor="text1"/>
        </w:rPr>
        <w:t>by</w:t>
      </w:r>
      <w:r w:rsidRPr="001421E2">
        <w:rPr>
          <w:rFonts w:ascii="Arial" w:hAnsi="Arial" w:cs="Arial"/>
          <w:color w:val="000000" w:themeColor="text1"/>
          <w:spacing w:val="-8"/>
        </w:rPr>
        <w:t xml:space="preserve"> </w:t>
      </w:r>
      <w:r w:rsidRPr="001421E2">
        <w:rPr>
          <w:rFonts w:ascii="Arial" w:hAnsi="Arial" w:cs="Arial"/>
          <w:color w:val="000000" w:themeColor="text1"/>
        </w:rPr>
        <w:t>the</w:t>
      </w:r>
      <w:r w:rsidRPr="001421E2">
        <w:rPr>
          <w:rFonts w:ascii="Arial" w:hAnsi="Arial" w:cs="Arial"/>
          <w:color w:val="000000" w:themeColor="text1"/>
          <w:spacing w:val="-8"/>
        </w:rPr>
        <w:t xml:space="preserve"> </w:t>
      </w:r>
      <w:r w:rsidRPr="001421E2">
        <w:rPr>
          <w:rFonts w:ascii="Arial" w:hAnsi="Arial" w:cs="Arial"/>
          <w:color w:val="000000" w:themeColor="text1"/>
        </w:rPr>
        <w:t>UV-radiation,</w:t>
      </w:r>
      <w:r w:rsidRPr="001421E2">
        <w:rPr>
          <w:rFonts w:ascii="Arial" w:hAnsi="Arial" w:cs="Arial"/>
          <w:color w:val="000000" w:themeColor="text1"/>
          <w:spacing w:val="-5"/>
        </w:rPr>
        <w:t xml:space="preserve"> </w:t>
      </w:r>
      <w:r w:rsidRPr="001421E2">
        <w:rPr>
          <w:rFonts w:ascii="Arial" w:hAnsi="Arial" w:cs="Arial"/>
          <w:color w:val="000000" w:themeColor="text1"/>
        </w:rPr>
        <w:t>strict</w:t>
      </w:r>
      <w:r w:rsidRPr="001421E2">
        <w:rPr>
          <w:rFonts w:ascii="Arial" w:hAnsi="Arial" w:cs="Arial"/>
          <w:color w:val="000000" w:themeColor="text1"/>
          <w:spacing w:val="-8"/>
        </w:rPr>
        <w:t xml:space="preserve"> </w:t>
      </w:r>
      <w:r w:rsidRPr="001421E2">
        <w:rPr>
          <w:rFonts w:ascii="Arial" w:hAnsi="Arial" w:cs="Arial"/>
          <w:color w:val="000000" w:themeColor="text1"/>
        </w:rPr>
        <w:t>symptom</w:t>
      </w:r>
      <w:r w:rsidRPr="001421E2">
        <w:rPr>
          <w:rFonts w:ascii="Arial" w:hAnsi="Arial" w:cs="Arial"/>
          <w:color w:val="000000" w:themeColor="text1"/>
          <w:spacing w:val="-8"/>
        </w:rPr>
        <w:t xml:space="preserve"> </w:t>
      </w:r>
      <w:r w:rsidRPr="001421E2">
        <w:rPr>
          <w:rFonts w:ascii="Arial" w:hAnsi="Arial" w:cs="Arial"/>
          <w:color w:val="000000" w:themeColor="text1"/>
        </w:rPr>
        <w:t>classes</w:t>
      </w:r>
      <w:r w:rsidRPr="001421E2">
        <w:rPr>
          <w:rFonts w:ascii="Arial" w:hAnsi="Arial" w:cs="Arial"/>
          <w:color w:val="000000" w:themeColor="text1"/>
          <w:spacing w:val="-8"/>
        </w:rPr>
        <w:t xml:space="preserve"> </w:t>
      </w:r>
      <w:r w:rsidRPr="001421E2">
        <w:rPr>
          <w:rFonts w:ascii="Arial" w:hAnsi="Arial" w:cs="Arial"/>
          <w:color w:val="000000" w:themeColor="text1"/>
        </w:rPr>
        <w:t>were</w:t>
      </w:r>
      <w:r w:rsidRPr="001421E2">
        <w:rPr>
          <w:rFonts w:ascii="Arial" w:hAnsi="Arial" w:cs="Arial"/>
          <w:color w:val="000000" w:themeColor="text1"/>
          <w:spacing w:val="-8"/>
        </w:rPr>
        <w:t xml:space="preserve"> </w:t>
      </w:r>
      <w:r w:rsidRPr="001421E2">
        <w:rPr>
          <w:rFonts w:ascii="Arial" w:hAnsi="Arial" w:cs="Arial"/>
          <w:color w:val="000000" w:themeColor="text1"/>
        </w:rPr>
        <w:t>defined,</w:t>
      </w:r>
      <w:r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r w:rsidRPr="001421E2">
        <w:rPr>
          <w:rFonts w:ascii="Arial" w:hAnsi="Arial" w:cs="Arial"/>
          <w:color w:val="000000" w:themeColor="text1"/>
        </w:rPr>
        <w:t>samples</w:t>
      </w:r>
      <w:r w:rsidRPr="001421E2">
        <w:rPr>
          <w:rFonts w:ascii="Arial" w:hAnsi="Arial" w:cs="Arial"/>
          <w:color w:val="000000" w:themeColor="text1"/>
          <w:spacing w:val="-8"/>
        </w:rPr>
        <w:t xml:space="preserve"> </w:t>
      </w:r>
      <w:r w:rsidRPr="001421E2">
        <w:rPr>
          <w:rFonts w:ascii="Arial" w:hAnsi="Arial" w:cs="Arial"/>
          <w:color w:val="000000" w:themeColor="text1"/>
        </w:rPr>
        <w:t xml:space="preserve">were </w:t>
      </w:r>
      <w:r w:rsidRPr="001421E2">
        <w:rPr>
          <w:rFonts w:ascii="Arial" w:hAnsi="Arial" w:cs="Arial"/>
          <w:color w:val="000000" w:themeColor="text1"/>
          <w:w w:val="95"/>
        </w:rPr>
        <w:t>chosen accordingly for both sets.</w:t>
      </w:r>
      <w:r w:rsidRPr="001421E2">
        <w:rPr>
          <w:rFonts w:ascii="Arial" w:hAnsi="Arial" w:cs="Arial"/>
          <w:color w:val="000000" w:themeColor="text1"/>
        </w:rPr>
        <w:t xml:space="preserve"> </w:t>
      </w:r>
      <w:r w:rsidRPr="001421E2">
        <w:rPr>
          <w:rFonts w:ascii="Arial" w:hAnsi="Arial" w:cs="Arial"/>
          <w:color w:val="000000" w:themeColor="text1"/>
          <w:w w:val="95"/>
        </w:rPr>
        <w:t>For data preprocessing, cent</w:t>
      </w:r>
      <w:ins w:id="238" w:author="Bock, Clive" w:date="2022-06-20T13:13:00Z">
        <w:r w:rsidR="00F42ABA">
          <w:rPr>
            <w:rFonts w:ascii="Arial" w:hAnsi="Arial" w:cs="Arial"/>
            <w:color w:val="000000" w:themeColor="text1"/>
            <w:w w:val="95"/>
          </w:rPr>
          <w:t>e</w:t>
        </w:r>
      </w:ins>
      <w:r w:rsidRPr="001421E2">
        <w:rPr>
          <w:rFonts w:ascii="Arial" w:hAnsi="Arial" w:cs="Arial"/>
          <w:color w:val="000000" w:themeColor="text1"/>
          <w:w w:val="95"/>
        </w:rPr>
        <w:t>ring and scaling settings were used.</w:t>
      </w:r>
      <w:r w:rsidRPr="001421E2">
        <w:rPr>
          <w:rFonts w:ascii="Arial" w:hAnsi="Arial" w:cs="Arial"/>
          <w:color w:val="000000" w:themeColor="text1"/>
        </w:rPr>
        <w:t xml:space="preserve"> </w:t>
      </w:r>
      <w:r w:rsidRPr="001421E2">
        <w:rPr>
          <w:rFonts w:ascii="Arial" w:hAnsi="Arial" w:cs="Arial"/>
          <w:color w:val="000000" w:themeColor="text1"/>
          <w:w w:val="95"/>
        </w:rPr>
        <w:t>No</w:t>
      </w:r>
      <w:r w:rsidRPr="001421E2">
        <w:rPr>
          <w:rFonts w:ascii="Arial" w:hAnsi="Arial" w:cs="Arial"/>
          <w:color w:val="000000" w:themeColor="text1"/>
          <w:spacing w:val="-3"/>
          <w:w w:val="95"/>
        </w:rPr>
        <w:t xml:space="preserve"> </w:t>
      </w:r>
      <w:proofErr w:type="spellStart"/>
      <w:r w:rsidRPr="001421E2">
        <w:rPr>
          <w:rFonts w:ascii="Arial" w:hAnsi="Arial" w:cs="Arial"/>
          <w:color w:val="000000" w:themeColor="text1"/>
          <w:w w:val="95"/>
        </w:rPr>
        <w:t>upsampling</w:t>
      </w:r>
      <w:proofErr w:type="spellEnd"/>
      <w:r w:rsidRPr="001421E2">
        <w:rPr>
          <w:rFonts w:ascii="Arial" w:hAnsi="Arial" w:cs="Arial"/>
          <w:color w:val="000000" w:themeColor="text1"/>
          <w:spacing w:val="-4"/>
          <w:w w:val="95"/>
        </w:rPr>
        <w:t xml:space="preserve"> </w:t>
      </w:r>
      <w:r w:rsidRPr="001421E2">
        <w:rPr>
          <w:rFonts w:ascii="Arial" w:hAnsi="Arial" w:cs="Arial"/>
          <w:color w:val="000000" w:themeColor="text1"/>
          <w:w w:val="95"/>
        </w:rPr>
        <w:t>or</w:t>
      </w:r>
      <w:r w:rsidRPr="001421E2">
        <w:rPr>
          <w:rFonts w:ascii="Arial" w:hAnsi="Arial" w:cs="Arial"/>
          <w:color w:val="000000" w:themeColor="text1"/>
          <w:spacing w:val="-3"/>
          <w:w w:val="95"/>
        </w:rPr>
        <w:t xml:space="preserve"> </w:t>
      </w:r>
      <w:proofErr w:type="spellStart"/>
      <w:r w:rsidRPr="001421E2">
        <w:rPr>
          <w:rFonts w:ascii="Arial" w:hAnsi="Arial" w:cs="Arial"/>
          <w:color w:val="000000" w:themeColor="text1"/>
          <w:w w:val="95"/>
        </w:rPr>
        <w:t>downsampling</w:t>
      </w:r>
      <w:proofErr w:type="spellEnd"/>
      <w:r w:rsidRPr="001421E2">
        <w:rPr>
          <w:rFonts w:ascii="Arial" w:hAnsi="Arial" w:cs="Arial"/>
          <w:color w:val="000000" w:themeColor="text1"/>
          <w:spacing w:val="-3"/>
          <w:w w:val="95"/>
        </w:rPr>
        <w:t xml:space="preserve"> </w:t>
      </w:r>
      <w:del w:id="239" w:author="Bock, Clive" w:date="2022-06-20T13:13:00Z">
        <w:r w:rsidRPr="001421E2" w:rsidDel="00F42ABA">
          <w:rPr>
            <w:rFonts w:ascii="Arial" w:hAnsi="Arial" w:cs="Arial"/>
            <w:color w:val="000000" w:themeColor="text1"/>
            <w:w w:val="95"/>
          </w:rPr>
          <w:delText>took</w:delText>
        </w:r>
        <w:r w:rsidRPr="001421E2" w:rsidDel="00F42ABA">
          <w:rPr>
            <w:rFonts w:ascii="Arial" w:hAnsi="Arial" w:cs="Arial"/>
            <w:color w:val="000000" w:themeColor="text1"/>
            <w:spacing w:val="-3"/>
            <w:w w:val="95"/>
          </w:rPr>
          <w:delText xml:space="preserve"> </w:delText>
        </w:r>
        <w:r w:rsidRPr="001421E2" w:rsidDel="00F42ABA">
          <w:rPr>
            <w:rFonts w:ascii="Arial" w:hAnsi="Arial" w:cs="Arial"/>
            <w:color w:val="000000" w:themeColor="text1"/>
            <w:w w:val="95"/>
          </w:rPr>
          <w:delText>place</w:delText>
        </w:r>
      </w:del>
      <w:ins w:id="240" w:author="Bock, Clive" w:date="2022-06-20T13:13:00Z">
        <w:r w:rsidR="00F42ABA">
          <w:rPr>
            <w:rFonts w:ascii="Arial" w:hAnsi="Arial" w:cs="Arial"/>
            <w:color w:val="000000" w:themeColor="text1"/>
            <w:w w:val="95"/>
          </w:rPr>
          <w:t>was used</w:t>
        </w:r>
      </w:ins>
      <w:r w:rsidRPr="001421E2">
        <w:rPr>
          <w:rFonts w:ascii="Arial" w:hAnsi="Arial" w:cs="Arial"/>
          <w:color w:val="000000" w:themeColor="text1"/>
          <w:w w:val="95"/>
        </w:rPr>
        <w:t>.</w:t>
      </w:r>
      <w:r w:rsidRPr="001421E2">
        <w:rPr>
          <w:rFonts w:ascii="Arial" w:hAnsi="Arial" w:cs="Arial"/>
          <w:color w:val="000000" w:themeColor="text1"/>
        </w:rPr>
        <w:t xml:space="preserve"> </w:t>
      </w:r>
      <w:r w:rsidRPr="001421E2">
        <w:rPr>
          <w:rFonts w:ascii="Arial" w:hAnsi="Arial" w:cs="Arial"/>
          <w:color w:val="000000" w:themeColor="text1"/>
          <w:w w:val="95"/>
        </w:rPr>
        <w:t>Each</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model</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was</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trained</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each</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 xml:space="preserve">disease </w:t>
      </w:r>
      <w:r w:rsidRPr="001421E2">
        <w:rPr>
          <w:rFonts w:ascii="Arial" w:hAnsi="Arial" w:cs="Arial"/>
          <w:color w:val="000000" w:themeColor="text1"/>
        </w:rPr>
        <w:t>and</w:t>
      </w:r>
      <w:r w:rsidRPr="001421E2">
        <w:rPr>
          <w:rFonts w:ascii="Arial" w:hAnsi="Arial" w:cs="Arial"/>
          <w:color w:val="000000" w:themeColor="text1"/>
          <w:spacing w:val="-2"/>
        </w:rPr>
        <w:t xml:space="preserve"> </w:t>
      </w:r>
      <w:r w:rsidRPr="001421E2">
        <w:rPr>
          <w:rFonts w:ascii="Arial" w:hAnsi="Arial" w:cs="Arial"/>
          <w:color w:val="000000" w:themeColor="text1"/>
        </w:rPr>
        <w:t>each</w:t>
      </w:r>
      <w:r w:rsidRPr="001421E2">
        <w:rPr>
          <w:rFonts w:ascii="Arial" w:hAnsi="Arial" w:cs="Arial"/>
          <w:color w:val="000000" w:themeColor="text1"/>
          <w:spacing w:val="-3"/>
        </w:rPr>
        <w:t xml:space="preserve"> </w:t>
      </w:r>
      <w:r w:rsidRPr="001421E2">
        <w:rPr>
          <w:rFonts w:ascii="Arial" w:hAnsi="Arial" w:cs="Arial"/>
          <w:color w:val="000000" w:themeColor="text1"/>
        </w:rPr>
        <w:t>metabolite.</w:t>
      </w:r>
      <w:r w:rsidRPr="001421E2">
        <w:rPr>
          <w:rFonts w:ascii="Arial" w:hAnsi="Arial" w:cs="Arial"/>
          <w:color w:val="000000" w:themeColor="text1"/>
          <w:spacing w:val="34"/>
        </w:rPr>
        <w:t xml:space="preserve"> </w:t>
      </w:r>
      <w:r w:rsidRPr="001421E2">
        <w:rPr>
          <w:rFonts w:ascii="Arial" w:hAnsi="Arial" w:cs="Arial"/>
          <w:color w:val="000000" w:themeColor="text1"/>
        </w:rPr>
        <w:t>The</w:t>
      </w:r>
      <w:r w:rsidRPr="001421E2">
        <w:rPr>
          <w:rFonts w:ascii="Arial" w:hAnsi="Arial" w:cs="Arial"/>
          <w:color w:val="000000" w:themeColor="text1"/>
          <w:spacing w:val="-2"/>
        </w:rPr>
        <w:t xml:space="preserve"> </w:t>
      </w:r>
      <w:r w:rsidRPr="001421E2">
        <w:rPr>
          <w:rFonts w:ascii="Arial" w:hAnsi="Arial" w:cs="Arial"/>
          <w:color w:val="000000" w:themeColor="text1"/>
        </w:rPr>
        <w:t>final</w:t>
      </w:r>
      <w:r w:rsidRPr="001421E2">
        <w:rPr>
          <w:rFonts w:ascii="Arial" w:hAnsi="Arial" w:cs="Arial"/>
          <w:color w:val="000000" w:themeColor="text1"/>
          <w:spacing w:val="-2"/>
        </w:rPr>
        <w:t xml:space="preserve"> </w:t>
      </w:r>
      <w:r w:rsidRPr="001421E2">
        <w:rPr>
          <w:rFonts w:ascii="Arial" w:hAnsi="Arial" w:cs="Arial"/>
          <w:color w:val="000000" w:themeColor="text1"/>
        </w:rPr>
        <w:t>model</w:t>
      </w:r>
      <w:r w:rsidRPr="001421E2">
        <w:rPr>
          <w:rFonts w:ascii="Arial" w:hAnsi="Arial" w:cs="Arial"/>
          <w:color w:val="000000" w:themeColor="text1"/>
          <w:spacing w:val="-2"/>
        </w:rPr>
        <w:t xml:space="preserve"> </w:t>
      </w:r>
      <w:r w:rsidRPr="001421E2">
        <w:rPr>
          <w:rFonts w:ascii="Arial" w:hAnsi="Arial" w:cs="Arial"/>
          <w:color w:val="000000" w:themeColor="text1"/>
        </w:rPr>
        <w:t>accuracy</w:t>
      </w:r>
      <w:r w:rsidRPr="001421E2">
        <w:rPr>
          <w:rFonts w:ascii="Arial" w:hAnsi="Arial" w:cs="Arial"/>
          <w:color w:val="000000" w:themeColor="text1"/>
          <w:spacing w:val="-2"/>
        </w:rPr>
        <w:t xml:space="preserve"> </w:t>
      </w:r>
      <w:ins w:id="241" w:author="Anna Brugger" w:date="2022-07-26T22:36:00Z">
        <w:r w:rsidR="002E7FF9">
          <w:rPr>
            <w:rFonts w:ascii="Arial" w:hAnsi="Arial" w:cs="Arial"/>
            <w:color w:val="000000" w:themeColor="text1"/>
            <w:spacing w:val="-2"/>
          </w:rPr>
          <w:t>in Tab</w:t>
        </w:r>
      </w:ins>
      <w:ins w:id="242" w:author="Clive Bock" w:date="2022-07-27T11:08:00Z">
        <w:r w:rsidR="00A85C7E">
          <w:rPr>
            <w:rFonts w:ascii="Arial" w:hAnsi="Arial" w:cs="Arial"/>
            <w:color w:val="000000" w:themeColor="text1"/>
            <w:spacing w:val="-2"/>
          </w:rPr>
          <w:t>le</w:t>
        </w:r>
      </w:ins>
      <w:ins w:id="243" w:author="Anna Brugger" w:date="2022-07-26T22:36:00Z">
        <w:del w:id="244" w:author="Clive Bock" w:date="2022-07-27T11:08:00Z">
          <w:r w:rsidR="002E7FF9" w:rsidDel="00A85C7E">
            <w:rPr>
              <w:rFonts w:ascii="Arial" w:hAnsi="Arial" w:cs="Arial"/>
              <w:color w:val="000000" w:themeColor="text1"/>
              <w:spacing w:val="-2"/>
            </w:rPr>
            <w:delText>.</w:delText>
          </w:r>
        </w:del>
        <w:r w:rsidR="002E7FF9">
          <w:rPr>
            <w:rFonts w:ascii="Arial" w:hAnsi="Arial" w:cs="Arial"/>
            <w:color w:val="000000" w:themeColor="text1"/>
            <w:spacing w:val="-2"/>
          </w:rPr>
          <w:t xml:space="preserve"> 1 </w:t>
        </w:r>
      </w:ins>
      <w:r w:rsidRPr="001421E2">
        <w:rPr>
          <w:rFonts w:ascii="Arial" w:hAnsi="Arial" w:cs="Arial"/>
          <w:color w:val="000000" w:themeColor="text1"/>
        </w:rPr>
        <w:t>is</w:t>
      </w:r>
      <w:r w:rsidRPr="001421E2">
        <w:rPr>
          <w:rFonts w:ascii="Arial" w:hAnsi="Arial" w:cs="Arial"/>
          <w:color w:val="000000" w:themeColor="text1"/>
          <w:spacing w:val="-3"/>
        </w:rPr>
        <w:t xml:space="preserve"> </w:t>
      </w:r>
      <w:r w:rsidRPr="001421E2">
        <w:rPr>
          <w:rFonts w:ascii="Arial" w:hAnsi="Arial" w:cs="Arial"/>
          <w:color w:val="000000" w:themeColor="text1"/>
        </w:rPr>
        <w:t>an</w:t>
      </w:r>
      <w:r w:rsidRPr="001421E2">
        <w:rPr>
          <w:rFonts w:ascii="Arial" w:hAnsi="Arial" w:cs="Arial"/>
          <w:color w:val="000000" w:themeColor="text1"/>
          <w:spacing w:val="-2"/>
        </w:rPr>
        <w:t xml:space="preserve"> </w:t>
      </w:r>
      <w:r w:rsidRPr="001421E2">
        <w:rPr>
          <w:rFonts w:ascii="Arial" w:hAnsi="Arial" w:cs="Arial"/>
          <w:color w:val="000000" w:themeColor="text1"/>
        </w:rPr>
        <w:t>average</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the</w:t>
      </w:r>
      <w:r w:rsidRPr="001421E2">
        <w:rPr>
          <w:rFonts w:ascii="Arial" w:hAnsi="Arial" w:cs="Arial"/>
          <w:color w:val="000000" w:themeColor="text1"/>
          <w:spacing w:val="-2"/>
        </w:rPr>
        <w:t xml:space="preserve"> </w:t>
      </w:r>
      <w:r w:rsidRPr="001421E2">
        <w:rPr>
          <w:rFonts w:ascii="Arial" w:hAnsi="Arial" w:cs="Arial"/>
          <w:color w:val="000000" w:themeColor="text1"/>
        </w:rPr>
        <w:t>number</w:t>
      </w:r>
      <w:r w:rsidRPr="001421E2">
        <w:rPr>
          <w:rFonts w:ascii="Arial" w:hAnsi="Arial" w:cs="Arial"/>
          <w:color w:val="000000" w:themeColor="text1"/>
          <w:spacing w:val="-2"/>
        </w:rPr>
        <w:t xml:space="preserve"> </w:t>
      </w:r>
      <w:r w:rsidRPr="001421E2">
        <w:rPr>
          <w:rFonts w:ascii="Arial" w:hAnsi="Arial" w:cs="Arial"/>
          <w:color w:val="000000" w:themeColor="text1"/>
        </w:rPr>
        <w:t xml:space="preserve">of </w:t>
      </w:r>
      <w:r w:rsidRPr="001421E2">
        <w:rPr>
          <w:rFonts w:ascii="Arial" w:hAnsi="Arial" w:cs="Arial"/>
          <w:color w:val="000000" w:themeColor="text1"/>
          <w:spacing w:val="-2"/>
        </w:rPr>
        <w:t>repetitions.</w:t>
      </w:r>
      <w:r w:rsidR="00C741DA">
        <w:rPr>
          <w:rFonts w:ascii="Arial" w:hAnsi="Arial" w:cs="Arial"/>
          <w:color w:val="000000" w:themeColor="text1"/>
          <w:spacing w:val="-2"/>
        </w:rPr>
        <w:t xml:space="preserve"> </w:t>
      </w:r>
      <w:r w:rsidRPr="001421E2">
        <w:rPr>
          <w:rFonts w:ascii="Arial" w:hAnsi="Arial" w:cs="Arial"/>
          <w:color w:val="000000" w:themeColor="text1"/>
          <w:spacing w:val="-2"/>
        </w:rPr>
        <w:t>A</w:t>
      </w:r>
      <w:r w:rsidRPr="001421E2">
        <w:rPr>
          <w:rFonts w:ascii="Arial" w:hAnsi="Arial" w:cs="Arial"/>
          <w:color w:val="000000" w:themeColor="text1"/>
          <w:spacing w:val="-7"/>
        </w:rPr>
        <w:t xml:space="preserve"> </w:t>
      </w:r>
      <w:r w:rsidRPr="001421E2">
        <w:rPr>
          <w:rFonts w:ascii="Arial" w:hAnsi="Arial" w:cs="Arial"/>
          <w:color w:val="000000" w:themeColor="text1"/>
          <w:spacing w:val="-2"/>
        </w:rPr>
        <w:t>repeated</w:t>
      </w:r>
      <w:r w:rsidRPr="001421E2">
        <w:rPr>
          <w:rFonts w:ascii="Arial" w:hAnsi="Arial" w:cs="Arial"/>
          <w:color w:val="000000" w:themeColor="text1"/>
          <w:spacing w:val="-7"/>
        </w:rPr>
        <w:t xml:space="preserve"> </w:t>
      </w:r>
      <w:r w:rsidRPr="001421E2">
        <w:rPr>
          <w:rFonts w:ascii="Arial" w:hAnsi="Arial" w:cs="Arial"/>
          <w:color w:val="000000" w:themeColor="text1"/>
          <w:spacing w:val="-2"/>
        </w:rPr>
        <w:t>k-</w:t>
      </w:r>
      <w:ins w:id="245" w:author="Bock, Clive" w:date="2022-06-20T13:14:00Z">
        <w:r w:rsidR="00F42ABA">
          <w:rPr>
            <w:rFonts w:ascii="Arial" w:hAnsi="Arial" w:cs="Arial"/>
            <w:color w:val="000000" w:themeColor="text1"/>
            <w:spacing w:val="-2"/>
          </w:rPr>
          <w:t>f</w:t>
        </w:r>
      </w:ins>
      <w:del w:id="246" w:author="Bock, Clive" w:date="2022-06-20T13:14:00Z">
        <w:r w:rsidRPr="001421E2" w:rsidDel="00F42ABA">
          <w:rPr>
            <w:rFonts w:ascii="Arial" w:hAnsi="Arial" w:cs="Arial"/>
            <w:color w:val="000000" w:themeColor="text1"/>
            <w:spacing w:val="-2"/>
          </w:rPr>
          <w:delText>F</w:delText>
        </w:r>
      </w:del>
      <w:r w:rsidRPr="001421E2">
        <w:rPr>
          <w:rFonts w:ascii="Arial" w:hAnsi="Arial" w:cs="Arial"/>
          <w:color w:val="000000" w:themeColor="text1"/>
          <w:spacing w:val="-2"/>
        </w:rPr>
        <w:t>old</w:t>
      </w:r>
      <w:r w:rsidRPr="001421E2">
        <w:rPr>
          <w:rFonts w:ascii="Arial" w:hAnsi="Arial" w:cs="Arial"/>
          <w:color w:val="000000" w:themeColor="text1"/>
          <w:spacing w:val="-7"/>
        </w:rPr>
        <w:t xml:space="preserve"> </w:t>
      </w:r>
      <w:r w:rsidRPr="001421E2">
        <w:rPr>
          <w:rFonts w:ascii="Arial" w:hAnsi="Arial" w:cs="Arial"/>
          <w:color w:val="000000" w:themeColor="text1"/>
          <w:spacing w:val="-2"/>
        </w:rPr>
        <w:t>cross</w:t>
      </w:r>
      <w:r w:rsidRPr="001421E2">
        <w:rPr>
          <w:rFonts w:ascii="Arial" w:hAnsi="Arial" w:cs="Arial"/>
          <w:color w:val="000000" w:themeColor="text1"/>
          <w:spacing w:val="-7"/>
        </w:rPr>
        <w:t xml:space="preserve"> </w:t>
      </w:r>
      <w:r w:rsidRPr="001421E2">
        <w:rPr>
          <w:rFonts w:ascii="Arial" w:hAnsi="Arial" w:cs="Arial"/>
          <w:color w:val="000000" w:themeColor="text1"/>
          <w:spacing w:val="-2"/>
        </w:rPr>
        <w:t>validation</w:t>
      </w:r>
      <w:r w:rsidRPr="001421E2">
        <w:rPr>
          <w:rFonts w:ascii="Arial" w:hAnsi="Arial" w:cs="Arial"/>
          <w:color w:val="000000" w:themeColor="text1"/>
          <w:spacing w:val="-7"/>
        </w:rPr>
        <w:t xml:space="preserve"> </w:t>
      </w:r>
      <w:r w:rsidRPr="001421E2">
        <w:rPr>
          <w:rFonts w:ascii="Arial" w:hAnsi="Arial" w:cs="Arial"/>
          <w:color w:val="000000" w:themeColor="text1"/>
          <w:spacing w:val="-2"/>
        </w:rPr>
        <w:t>was</w:t>
      </w:r>
      <w:r w:rsidRPr="001421E2">
        <w:rPr>
          <w:rFonts w:ascii="Arial" w:hAnsi="Arial" w:cs="Arial"/>
          <w:color w:val="000000" w:themeColor="text1"/>
          <w:spacing w:val="-7"/>
        </w:rPr>
        <w:t xml:space="preserve"> </w:t>
      </w:r>
      <w:r w:rsidRPr="001421E2">
        <w:rPr>
          <w:rFonts w:ascii="Arial" w:hAnsi="Arial" w:cs="Arial"/>
          <w:color w:val="000000" w:themeColor="text1"/>
          <w:spacing w:val="-2"/>
        </w:rPr>
        <w:t>implemented</w:t>
      </w:r>
      <w:r w:rsidRPr="001421E2">
        <w:rPr>
          <w:rFonts w:ascii="Arial" w:hAnsi="Arial" w:cs="Arial"/>
          <w:color w:val="000000" w:themeColor="text1"/>
          <w:spacing w:val="-7"/>
        </w:rPr>
        <w:t xml:space="preserve"> </w:t>
      </w:r>
      <w:r w:rsidRPr="001421E2">
        <w:rPr>
          <w:rFonts w:ascii="Arial" w:hAnsi="Arial" w:cs="Arial"/>
          <w:color w:val="000000" w:themeColor="text1"/>
          <w:spacing w:val="-2"/>
        </w:rPr>
        <w:t>to</w:t>
      </w:r>
      <w:r w:rsidRPr="001421E2">
        <w:rPr>
          <w:rFonts w:ascii="Arial" w:hAnsi="Arial" w:cs="Arial"/>
          <w:color w:val="000000" w:themeColor="text1"/>
          <w:spacing w:val="-7"/>
        </w:rPr>
        <w:t xml:space="preserve"> </w:t>
      </w:r>
      <w:r w:rsidRPr="001421E2">
        <w:rPr>
          <w:rFonts w:ascii="Arial" w:hAnsi="Arial" w:cs="Arial"/>
          <w:color w:val="000000" w:themeColor="text1"/>
          <w:spacing w:val="-2"/>
        </w:rPr>
        <w:t>improve</w:t>
      </w:r>
      <w:r w:rsidRPr="001421E2">
        <w:rPr>
          <w:rFonts w:ascii="Arial" w:hAnsi="Arial" w:cs="Arial"/>
          <w:color w:val="000000" w:themeColor="text1"/>
          <w:spacing w:val="-7"/>
        </w:rPr>
        <w:t xml:space="preserve"> </w:t>
      </w:r>
      <w:r w:rsidRPr="001421E2">
        <w:rPr>
          <w:rFonts w:ascii="Arial" w:hAnsi="Arial" w:cs="Arial"/>
          <w:color w:val="000000" w:themeColor="text1"/>
          <w:spacing w:val="-2"/>
        </w:rPr>
        <w:t>the</w:t>
      </w:r>
      <w:r w:rsidRPr="001421E2">
        <w:rPr>
          <w:rFonts w:ascii="Arial" w:hAnsi="Arial" w:cs="Arial"/>
          <w:color w:val="000000" w:themeColor="text1"/>
          <w:spacing w:val="-7"/>
        </w:rPr>
        <w:t xml:space="preserve"> </w:t>
      </w:r>
      <w:r w:rsidRPr="001421E2">
        <w:rPr>
          <w:rFonts w:ascii="Arial" w:hAnsi="Arial" w:cs="Arial"/>
          <w:color w:val="000000" w:themeColor="text1"/>
          <w:spacing w:val="-2"/>
        </w:rPr>
        <w:t xml:space="preserve">estimated </w:t>
      </w:r>
      <w:r w:rsidRPr="001421E2">
        <w:rPr>
          <w:rFonts w:ascii="Arial" w:hAnsi="Arial" w:cs="Arial"/>
          <w:color w:val="000000" w:themeColor="text1"/>
        </w:rPr>
        <w:t>performance</w:t>
      </w:r>
      <w:r w:rsidRPr="001421E2">
        <w:rPr>
          <w:rFonts w:ascii="Arial" w:hAnsi="Arial" w:cs="Arial"/>
          <w:color w:val="000000" w:themeColor="text1"/>
          <w:spacing w:val="-3"/>
        </w:rPr>
        <w:t xml:space="preserve"> </w:t>
      </w:r>
      <w:r w:rsidRPr="001421E2">
        <w:rPr>
          <w:rFonts w:ascii="Arial" w:hAnsi="Arial" w:cs="Arial"/>
          <w:color w:val="000000" w:themeColor="text1"/>
        </w:rPr>
        <w:t>of</w:t>
      </w:r>
      <w:r w:rsidRPr="001421E2">
        <w:rPr>
          <w:rFonts w:ascii="Arial" w:hAnsi="Arial" w:cs="Arial"/>
          <w:color w:val="000000" w:themeColor="text1"/>
          <w:spacing w:val="-3"/>
        </w:rPr>
        <w:t xml:space="preserve"> </w:t>
      </w:r>
      <w:r w:rsidRPr="001421E2">
        <w:rPr>
          <w:rFonts w:ascii="Arial" w:hAnsi="Arial" w:cs="Arial"/>
          <w:color w:val="000000" w:themeColor="text1"/>
        </w:rPr>
        <w:t>the</w:t>
      </w:r>
      <w:r w:rsidRPr="001421E2">
        <w:rPr>
          <w:rFonts w:ascii="Arial" w:hAnsi="Arial" w:cs="Arial"/>
          <w:color w:val="000000" w:themeColor="text1"/>
          <w:spacing w:val="-3"/>
        </w:rPr>
        <w:t xml:space="preserve"> </w:t>
      </w:r>
      <w:r w:rsidRPr="001421E2">
        <w:rPr>
          <w:rFonts w:ascii="Arial" w:hAnsi="Arial" w:cs="Arial"/>
          <w:color w:val="000000" w:themeColor="text1"/>
        </w:rPr>
        <w:t>model,</w:t>
      </w:r>
      <w:r w:rsidRPr="001421E2">
        <w:rPr>
          <w:rFonts w:ascii="Arial" w:hAnsi="Arial" w:cs="Arial"/>
          <w:color w:val="000000" w:themeColor="text1"/>
          <w:spacing w:val="-3"/>
        </w:rPr>
        <w:t xml:space="preserve"> </w:t>
      </w:r>
      <w:r w:rsidRPr="001421E2">
        <w:rPr>
          <w:rFonts w:ascii="Arial" w:hAnsi="Arial" w:cs="Arial"/>
          <w:color w:val="000000" w:themeColor="text1"/>
        </w:rPr>
        <w:t>with</w:t>
      </w:r>
      <w:r w:rsidRPr="001421E2">
        <w:rPr>
          <w:rFonts w:ascii="Arial" w:hAnsi="Arial" w:cs="Arial"/>
          <w:color w:val="000000" w:themeColor="text1"/>
          <w:spacing w:val="-3"/>
        </w:rPr>
        <w:t xml:space="preserve"> </w:t>
      </w:r>
      <w:r w:rsidRPr="001421E2">
        <w:rPr>
          <w:rFonts w:ascii="Arial" w:hAnsi="Arial" w:cs="Arial"/>
          <w:color w:val="000000" w:themeColor="text1"/>
        </w:rPr>
        <w:t>10</w:t>
      </w:r>
      <w:r w:rsidRPr="001421E2">
        <w:rPr>
          <w:rFonts w:ascii="Arial" w:hAnsi="Arial" w:cs="Arial"/>
          <w:color w:val="000000" w:themeColor="text1"/>
          <w:spacing w:val="-3"/>
        </w:rPr>
        <w:t xml:space="preserve"> </w:t>
      </w:r>
      <w:r w:rsidRPr="001421E2">
        <w:rPr>
          <w:rFonts w:ascii="Arial" w:hAnsi="Arial" w:cs="Arial"/>
          <w:color w:val="000000" w:themeColor="text1"/>
        </w:rPr>
        <w:t>repeats</w:t>
      </w:r>
      <w:r w:rsidRPr="001421E2">
        <w:rPr>
          <w:rFonts w:ascii="Arial" w:hAnsi="Arial" w:cs="Arial"/>
          <w:color w:val="000000" w:themeColor="text1"/>
          <w:spacing w:val="-3"/>
        </w:rPr>
        <w:t xml:space="preserve"> </w:t>
      </w:r>
      <w:r w:rsidRPr="001421E2">
        <w:rPr>
          <w:rFonts w:ascii="Arial" w:hAnsi="Arial" w:cs="Arial"/>
          <w:color w:val="000000" w:themeColor="text1"/>
        </w:rPr>
        <w:t>of</w:t>
      </w:r>
      <w:r w:rsidRPr="001421E2">
        <w:rPr>
          <w:rFonts w:ascii="Arial" w:hAnsi="Arial" w:cs="Arial"/>
          <w:color w:val="000000" w:themeColor="text1"/>
          <w:spacing w:val="-3"/>
        </w:rPr>
        <w:t xml:space="preserve"> </w:t>
      </w:r>
      <w:r w:rsidRPr="001421E2">
        <w:rPr>
          <w:rFonts w:ascii="Arial" w:hAnsi="Arial" w:cs="Arial"/>
          <w:color w:val="000000" w:themeColor="text1"/>
        </w:rPr>
        <w:t>3-fold.</w:t>
      </w:r>
      <w:ins w:id="247" w:author="Anna Brugger" w:date="2022-07-26T22:34:00Z">
        <w:r w:rsidR="002E7FF9">
          <w:rPr>
            <w:rFonts w:ascii="Arial" w:hAnsi="Arial" w:cs="Arial"/>
            <w:color w:val="000000" w:themeColor="text1"/>
          </w:rPr>
          <w:t xml:space="preserve"> </w:t>
        </w:r>
        <w:r w:rsidR="002E7FF9" w:rsidRPr="001421E2">
          <w:rPr>
            <w:rFonts w:ascii="Arial" w:hAnsi="Arial" w:cs="Arial"/>
            <w:color w:val="000000" w:themeColor="text1"/>
          </w:rPr>
          <w:t>Based</w:t>
        </w:r>
        <w:r w:rsidR="002E7FF9" w:rsidRPr="001421E2">
          <w:rPr>
            <w:rFonts w:ascii="Arial" w:hAnsi="Arial" w:cs="Arial"/>
            <w:color w:val="000000" w:themeColor="text1"/>
            <w:spacing w:val="-7"/>
          </w:rPr>
          <w:t xml:space="preserve"> </w:t>
        </w:r>
        <w:r w:rsidR="002E7FF9" w:rsidRPr="001421E2">
          <w:rPr>
            <w:rFonts w:ascii="Arial" w:hAnsi="Arial" w:cs="Arial"/>
            <w:color w:val="000000" w:themeColor="text1"/>
          </w:rPr>
          <w:t>on</w:t>
        </w:r>
        <w:r w:rsidR="002E7FF9" w:rsidRPr="001421E2">
          <w:rPr>
            <w:rFonts w:ascii="Arial" w:hAnsi="Arial" w:cs="Arial"/>
            <w:color w:val="000000" w:themeColor="text1"/>
            <w:spacing w:val="-6"/>
          </w:rPr>
          <w:t xml:space="preserve"> </w:t>
        </w:r>
        <w:r w:rsidR="002E7FF9" w:rsidRPr="001421E2">
          <w:rPr>
            <w:rFonts w:ascii="Arial" w:hAnsi="Arial" w:cs="Arial"/>
            <w:color w:val="000000" w:themeColor="text1"/>
          </w:rPr>
          <w:t>the</w:t>
        </w:r>
        <w:r w:rsidR="002E7FF9" w:rsidRPr="001421E2">
          <w:rPr>
            <w:rFonts w:ascii="Arial" w:hAnsi="Arial" w:cs="Arial"/>
            <w:color w:val="000000" w:themeColor="text1"/>
            <w:spacing w:val="-7"/>
          </w:rPr>
          <w:t xml:space="preserve"> </w:t>
        </w:r>
        <w:r w:rsidR="002E7FF9" w:rsidRPr="001421E2">
          <w:rPr>
            <w:rFonts w:ascii="Arial" w:hAnsi="Arial" w:cs="Arial"/>
            <w:color w:val="000000" w:themeColor="text1"/>
          </w:rPr>
          <w:t>hyperspectral</w:t>
        </w:r>
        <w:r w:rsidR="002E7FF9" w:rsidRPr="001421E2">
          <w:rPr>
            <w:rFonts w:ascii="Arial" w:hAnsi="Arial" w:cs="Arial"/>
            <w:color w:val="000000" w:themeColor="text1"/>
            <w:spacing w:val="-6"/>
          </w:rPr>
          <w:t xml:space="preserve"> </w:t>
        </w:r>
        <w:r w:rsidR="002E7FF9" w:rsidRPr="001421E2">
          <w:rPr>
            <w:rFonts w:ascii="Arial" w:hAnsi="Arial" w:cs="Arial"/>
            <w:color w:val="000000" w:themeColor="text1"/>
          </w:rPr>
          <w:t>data,</w:t>
        </w:r>
        <w:r w:rsidR="002E7FF9" w:rsidRPr="001421E2">
          <w:rPr>
            <w:rFonts w:ascii="Arial" w:hAnsi="Arial" w:cs="Arial"/>
            <w:color w:val="000000" w:themeColor="text1"/>
            <w:spacing w:val="-2"/>
          </w:rPr>
          <w:t xml:space="preserve"> </w:t>
        </w:r>
        <w:r w:rsidR="002E7FF9" w:rsidRPr="001421E2">
          <w:rPr>
            <w:rFonts w:ascii="Arial" w:hAnsi="Arial" w:cs="Arial"/>
            <w:color w:val="000000" w:themeColor="text1"/>
          </w:rPr>
          <w:t>the</w:t>
        </w:r>
        <w:r w:rsidR="002E7FF9" w:rsidRPr="001421E2">
          <w:rPr>
            <w:rFonts w:ascii="Arial" w:hAnsi="Arial" w:cs="Arial"/>
            <w:color w:val="000000" w:themeColor="text1"/>
            <w:spacing w:val="-6"/>
          </w:rPr>
          <w:t xml:space="preserve"> </w:t>
        </w:r>
        <w:proofErr w:type="spellStart"/>
        <w:r w:rsidR="002E7FF9" w:rsidRPr="001421E2">
          <w:rPr>
            <w:rFonts w:ascii="Arial" w:hAnsi="Arial" w:cs="Arial"/>
            <w:color w:val="000000" w:themeColor="text1"/>
          </w:rPr>
          <w:t>r</w:t>
        </w:r>
        <w:r w:rsidR="002E7FF9" w:rsidRPr="001421E2">
          <w:rPr>
            <w:rFonts w:ascii="Arial" w:hAnsi="Arial" w:cs="Arial"/>
            <w:color w:val="000000" w:themeColor="text1"/>
            <w:spacing w:val="-2"/>
          </w:rPr>
          <w:t>F</w:t>
        </w:r>
        <w:proofErr w:type="spellEnd"/>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was</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used</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to</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distinguish</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between</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the</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different</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stages</w:t>
        </w:r>
        <w:r w:rsidR="002E7FF9" w:rsidRPr="001421E2">
          <w:rPr>
            <w:rFonts w:ascii="Arial" w:hAnsi="Arial" w:cs="Arial"/>
            <w:color w:val="000000" w:themeColor="text1"/>
            <w:spacing w:val="-8"/>
          </w:rPr>
          <w:t xml:space="preserve"> </w:t>
        </w:r>
        <w:r w:rsidR="002E7FF9" w:rsidRPr="001421E2">
          <w:rPr>
            <w:rFonts w:ascii="Arial" w:hAnsi="Arial" w:cs="Arial"/>
            <w:color w:val="000000" w:themeColor="text1"/>
            <w:spacing w:val="-2"/>
          </w:rPr>
          <w:t>of</w:t>
        </w:r>
        <w:r w:rsidR="002E7FF9" w:rsidRPr="001421E2">
          <w:rPr>
            <w:rFonts w:ascii="Arial" w:hAnsi="Arial" w:cs="Arial"/>
            <w:color w:val="000000" w:themeColor="text1"/>
            <w:spacing w:val="-8"/>
          </w:rPr>
          <w:t xml:space="preserve"> </w:t>
        </w:r>
        <w:r w:rsidR="002E7FF9">
          <w:rPr>
            <w:rFonts w:ascii="Arial" w:hAnsi="Arial" w:cs="Arial"/>
            <w:color w:val="000000" w:themeColor="text1"/>
            <w:spacing w:val="-2"/>
          </w:rPr>
          <w:t>symptom development</w:t>
        </w:r>
      </w:ins>
      <w:ins w:id="248" w:author="Anna Brugger" w:date="2022-07-26T22:45:00Z">
        <w:r w:rsidR="00C026A5">
          <w:rPr>
            <w:rFonts w:ascii="Arial" w:hAnsi="Arial" w:cs="Arial"/>
            <w:color w:val="000000" w:themeColor="text1"/>
            <w:spacing w:val="-2"/>
          </w:rPr>
          <w:t xml:space="preserve"> as </w:t>
        </w:r>
      </w:ins>
      <w:ins w:id="249" w:author="Anna Brugger" w:date="2022-07-26T22:46:00Z">
        <w:r w:rsidR="00C026A5">
          <w:rPr>
            <w:rFonts w:ascii="Arial" w:hAnsi="Arial" w:cs="Arial"/>
            <w:color w:val="000000" w:themeColor="text1"/>
            <w:spacing w:val="-2"/>
          </w:rPr>
          <w:t>this model had the highest accuracy.</w:t>
        </w:r>
      </w:ins>
      <w:ins w:id="250" w:author="Anna Brugger" w:date="2022-07-26T22:34:00Z">
        <w:r w:rsidR="002E7FF9" w:rsidRPr="001421E2">
          <w:rPr>
            <w:rFonts w:ascii="Arial" w:hAnsi="Arial" w:cs="Arial"/>
            <w:color w:val="000000" w:themeColor="text1"/>
            <w:spacing w:val="14"/>
          </w:rPr>
          <w:t xml:space="preserve"> </w:t>
        </w:r>
        <w:r w:rsidR="002E7FF9" w:rsidRPr="001421E2">
          <w:rPr>
            <w:rFonts w:ascii="Arial" w:hAnsi="Arial" w:cs="Arial"/>
            <w:color w:val="000000" w:themeColor="text1"/>
            <w:spacing w:val="-2"/>
          </w:rPr>
          <w:t xml:space="preserve">The </w:t>
        </w:r>
        <w:proofErr w:type="spellStart"/>
        <w:r w:rsidR="002E7FF9" w:rsidRPr="001421E2">
          <w:rPr>
            <w:rFonts w:ascii="Arial" w:hAnsi="Arial" w:cs="Arial"/>
            <w:color w:val="000000" w:themeColor="text1"/>
            <w:w w:val="95"/>
          </w:rPr>
          <w:t>rF</w:t>
        </w:r>
        <w:proofErr w:type="spellEnd"/>
        <w:r w:rsidR="002E7FF9" w:rsidRPr="001421E2">
          <w:rPr>
            <w:rFonts w:ascii="Arial" w:hAnsi="Arial" w:cs="Arial"/>
            <w:color w:val="000000" w:themeColor="text1"/>
            <w:spacing w:val="1"/>
          </w:rPr>
          <w:t xml:space="preserve"> </w:t>
        </w:r>
        <w:r w:rsidR="002E7FF9" w:rsidRPr="001421E2">
          <w:rPr>
            <w:rFonts w:ascii="Arial" w:hAnsi="Arial" w:cs="Arial"/>
            <w:color w:val="000000" w:themeColor="text1"/>
            <w:w w:val="95"/>
          </w:rPr>
          <w:t>accuracy</w:t>
        </w:r>
        <w:r w:rsidR="002E7FF9" w:rsidRPr="001421E2">
          <w:rPr>
            <w:rFonts w:ascii="Arial" w:hAnsi="Arial" w:cs="Arial"/>
            <w:color w:val="000000" w:themeColor="text1"/>
          </w:rPr>
          <w:t xml:space="preserve"> </w:t>
        </w:r>
        <w:r w:rsidR="002E7FF9" w:rsidRPr="001421E2">
          <w:rPr>
            <w:rFonts w:ascii="Arial" w:hAnsi="Arial" w:cs="Arial"/>
            <w:color w:val="000000" w:themeColor="text1"/>
            <w:w w:val="95"/>
          </w:rPr>
          <w:t>and</w:t>
        </w:r>
        <w:r w:rsidR="002E7FF9" w:rsidRPr="001421E2">
          <w:rPr>
            <w:rFonts w:ascii="Arial" w:hAnsi="Arial" w:cs="Arial"/>
            <w:color w:val="000000" w:themeColor="text1"/>
            <w:spacing w:val="1"/>
          </w:rPr>
          <w:t xml:space="preserve"> </w:t>
        </w:r>
        <w:r w:rsidR="002E7FF9" w:rsidRPr="001421E2">
          <w:rPr>
            <w:rFonts w:ascii="Arial" w:hAnsi="Arial" w:cs="Arial"/>
            <w:color w:val="000000" w:themeColor="text1"/>
            <w:w w:val="95"/>
          </w:rPr>
          <w:t>the</w:t>
        </w:r>
        <w:r w:rsidR="002E7FF9" w:rsidRPr="001421E2">
          <w:rPr>
            <w:rFonts w:ascii="Arial" w:hAnsi="Arial" w:cs="Arial"/>
            <w:color w:val="000000" w:themeColor="text1"/>
            <w:spacing w:val="1"/>
          </w:rPr>
          <w:t xml:space="preserve"> </w:t>
        </w:r>
        <w:r w:rsidR="002E7FF9" w:rsidRPr="001421E2">
          <w:rPr>
            <w:rFonts w:ascii="Arial" w:hAnsi="Arial" w:cs="Arial"/>
            <w:color w:val="000000" w:themeColor="text1"/>
            <w:w w:val="95"/>
          </w:rPr>
          <w:t>classification</w:t>
        </w:r>
        <w:r w:rsidR="002E7FF9" w:rsidRPr="001421E2">
          <w:rPr>
            <w:rFonts w:ascii="Arial" w:hAnsi="Arial" w:cs="Arial"/>
            <w:color w:val="000000" w:themeColor="text1"/>
            <w:spacing w:val="1"/>
          </w:rPr>
          <w:t xml:space="preserve"> </w:t>
        </w:r>
        <w:r w:rsidR="002E7FF9" w:rsidRPr="001421E2">
          <w:rPr>
            <w:rFonts w:ascii="Arial" w:hAnsi="Arial" w:cs="Arial"/>
            <w:color w:val="000000" w:themeColor="text1"/>
            <w:w w:val="95"/>
          </w:rPr>
          <w:t>results</w:t>
        </w:r>
        <w:r w:rsidR="002E7FF9" w:rsidRPr="001421E2">
          <w:rPr>
            <w:rFonts w:ascii="Arial" w:hAnsi="Arial" w:cs="Arial"/>
            <w:color w:val="000000" w:themeColor="text1"/>
            <w:spacing w:val="1"/>
          </w:rPr>
          <w:t xml:space="preserve"> </w:t>
        </w:r>
        <w:r w:rsidR="002E7FF9" w:rsidRPr="001421E2">
          <w:rPr>
            <w:rFonts w:ascii="Arial" w:hAnsi="Arial" w:cs="Arial"/>
            <w:color w:val="000000" w:themeColor="text1"/>
            <w:w w:val="95"/>
          </w:rPr>
          <w:t>are</w:t>
        </w:r>
        <w:r w:rsidR="002E7FF9" w:rsidRPr="001421E2">
          <w:rPr>
            <w:rFonts w:ascii="Arial" w:hAnsi="Arial" w:cs="Arial"/>
            <w:color w:val="000000" w:themeColor="text1"/>
            <w:spacing w:val="1"/>
          </w:rPr>
          <w:t xml:space="preserve"> </w:t>
        </w:r>
        <w:r w:rsidR="002E7FF9">
          <w:rPr>
            <w:rFonts w:ascii="Arial" w:hAnsi="Arial" w:cs="Arial"/>
            <w:color w:val="000000" w:themeColor="text1"/>
            <w:w w:val="95"/>
          </w:rPr>
          <w:t xml:space="preserve">presented </w:t>
        </w:r>
      </w:ins>
      <w:ins w:id="251" w:author="Anna Brugger" w:date="2022-07-26T22:36:00Z">
        <w:r w:rsidR="002E7FF9">
          <w:rPr>
            <w:rFonts w:ascii="Arial" w:hAnsi="Arial" w:cs="Arial"/>
            <w:color w:val="000000" w:themeColor="text1"/>
            <w:spacing w:val="1"/>
          </w:rPr>
          <w:t xml:space="preserve">in </w:t>
        </w:r>
      </w:ins>
      <w:ins w:id="252" w:author="Anna Brugger" w:date="2022-07-26T22:34:00Z">
        <w:r w:rsidR="002E7FF9" w:rsidRPr="001421E2">
          <w:rPr>
            <w:rFonts w:ascii="Arial" w:hAnsi="Arial" w:cs="Arial"/>
            <w:color w:val="000000" w:themeColor="text1"/>
            <w:spacing w:val="-2"/>
            <w:w w:val="95"/>
          </w:rPr>
          <w:t>Fig</w:t>
        </w:r>
        <w:r w:rsidR="002E7FF9">
          <w:rPr>
            <w:rFonts w:ascii="Arial" w:hAnsi="Arial" w:cs="Arial"/>
            <w:color w:val="000000" w:themeColor="text1"/>
            <w:spacing w:val="-2"/>
            <w:w w:val="95"/>
          </w:rPr>
          <w:t xml:space="preserve">. </w:t>
        </w:r>
        <w:r w:rsidR="002E7FF9">
          <w:rPr>
            <w:color w:val="000000" w:themeColor="text1"/>
          </w:rPr>
          <w:t xml:space="preserve"> </w:t>
        </w:r>
        <w:r w:rsidR="002E7FF9">
          <w:fldChar w:fldCharType="begin"/>
        </w:r>
        <w:r w:rsidR="002E7FF9">
          <w:instrText xml:space="preserve"> HYPERLINK \l "_bookmark3" </w:instrText>
        </w:r>
        <w:r w:rsidR="002E7FF9">
          <w:fldChar w:fldCharType="separate"/>
        </w:r>
        <w:r w:rsidR="002E7FF9">
          <w:rPr>
            <w:rFonts w:ascii="Arial" w:hAnsi="Arial" w:cs="Arial"/>
            <w:color w:val="000000" w:themeColor="text1"/>
            <w:spacing w:val="-2"/>
          </w:rPr>
          <w:t>5</w:t>
        </w:r>
        <w:r w:rsidR="002E7FF9" w:rsidRPr="001421E2">
          <w:rPr>
            <w:rFonts w:ascii="Arial" w:hAnsi="Arial" w:cs="Arial"/>
            <w:color w:val="000000" w:themeColor="text1"/>
            <w:spacing w:val="-2"/>
          </w:rPr>
          <w:t>.</w:t>
        </w:r>
        <w:r w:rsidR="002E7FF9">
          <w:rPr>
            <w:rFonts w:ascii="Arial" w:hAnsi="Arial" w:cs="Arial"/>
            <w:color w:val="000000" w:themeColor="text1"/>
            <w:spacing w:val="-2"/>
          </w:rPr>
          <w:fldChar w:fldCharType="end"/>
        </w:r>
      </w:ins>
      <w:ins w:id="253" w:author="Anna Brugger" w:date="2022-07-26T22:45:00Z">
        <w:r w:rsidR="00C026A5" w:rsidRPr="00C026A5">
          <w:rPr>
            <w:rFonts w:ascii="Arial" w:hAnsi="Arial" w:cs="Arial"/>
            <w:color w:val="000000" w:themeColor="text1"/>
            <w:spacing w:val="-2"/>
          </w:rPr>
          <w:t xml:space="preserve"> </w:t>
        </w:r>
      </w:ins>
    </w:p>
    <w:p w14:paraId="7BE58BCC" w14:textId="77777777" w:rsidR="00AC04B3" w:rsidRPr="001421E2" w:rsidRDefault="00AC04B3" w:rsidP="00F81C5B">
      <w:pPr>
        <w:spacing w:line="480" w:lineRule="auto"/>
        <w:jc w:val="both"/>
        <w:rPr>
          <w:rFonts w:ascii="Arial" w:hAnsi="Arial" w:cs="Arial"/>
          <w:color w:val="000000" w:themeColor="text1"/>
          <w:spacing w:val="-2"/>
          <w:w w:val="105"/>
        </w:rPr>
      </w:pPr>
    </w:p>
    <w:p w14:paraId="225570DB" w14:textId="1EAC7050" w:rsidR="00AC04B3" w:rsidRPr="00F81C5B" w:rsidRDefault="00AC04B3"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w w:val="105"/>
        </w:rPr>
        <w:t>R</w:t>
      </w:r>
      <w:r w:rsidR="007357F8">
        <w:rPr>
          <w:rFonts w:ascii="Arial" w:hAnsi="Arial" w:cs="Arial"/>
          <w:b/>
          <w:bCs/>
          <w:color w:val="000000" w:themeColor="text1"/>
          <w:spacing w:val="-2"/>
          <w:w w:val="105"/>
        </w:rPr>
        <w:t>ESULTS</w:t>
      </w:r>
    </w:p>
    <w:p w14:paraId="42D73E53" w14:textId="77777777" w:rsidR="00AC04B3" w:rsidRPr="001421E2" w:rsidRDefault="00AC04B3" w:rsidP="00F81C5B">
      <w:pPr>
        <w:spacing w:line="480" w:lineRule="auto"/>
        <w:jc w:val="both"/>
        <w:rPr>
          <w:rFonts w:ascii="Arial" w:hAnsi="Arial" w:cs="Arial"/>
          <w:b/>
          <w:color w:val="000000" w:themeColor="text1"/>
        </w:rPr>
      </w:pPr>
    </w:p>
    <w:p w14:paraId="27141E27" w14:textId="7C6E93E0" w:rsidR="00AC04B3" w:rsidRPr="00F81C5B" w:rsidRDefault="004B7E0A" w:rsidP="00F81C5B">
      <w:pPr>
        <w:spacing w:line="480" w:lineRule="auto"/>
        <w:ind w:firstLine="708"/>
        <w:jc w:val="both"/>
        <w:rPr>
          <w:rFonts w:ascii="Arial" w:hAnsi="Arial" w:cs="Arial"/>
          <w:b/>
          <w:bCs/>
          <w:color w:val="000000" w:themeColor="text1"/>
        </w:rPr>
      </w:pPr>
      <w:r>
        <w:rPr>
          <w:rFonts w:ascii="Arial" w:hAnsi="Arial" w:cs="Arial"/>
          <w:b/>
          <w:bCs/>
          <w:color w:val="000000" w:themeColor="text1"/>
          <w:w w:val="105"/>
        </w:rPr>
        <w:t>S</w:t>
      </w:r>
      <w:r w:rsidR="00AC04B3" w:rsidRPr="00F81C5B">
        <w:rPr>
          <w:rFonts w:ascii="Arial" w:hAnsi="Arial" w:cs="Arial"/>
          <w:b/>
          <w:bCs/>
          <w:color w:val="000000" w:themeColor="text1"/>
          <w:w w:val="105"/>
        </w:rPr>
        <w:t>econdary metabolite</w:t>
      </w:r>
      <w:r>
        <w:rPr>
          <w:rFonts w:ascii="Arial" w:hAnsi="Arial" w:cs="Arial"/>
          <w:b/>
          <w:bCs/>
          <w:color w:val="000000" w:themeColor="text1"/>
          <w:w w:val="105"/>
        </w:rPr>
        <w:t xml:space="preserve"> profile</w:t>
      </w:r>
      <w:r w:rsidR="00AC04B3" w:rsidRPr="00F81C5B">
        <w:rPr>
          <w:rFonts w:ascii="Arial" w:hAnsi="Arial" w:cs="Arial"/>
          <w:b/>
          <w:bCs/>
          <w:color w:val="000000" w:themeColor="text1"/>
          <w:w w:val="105"/>
        </w:rPr>
        <w:t xml:space="preserve">s revealed changes depending on </w:t>
      </w:r>
      <w:r w:rsidR="00AC04B3" w:rsidRPr="00F81C5B">
        <w:rPr>
          <w:rFonts w:ascii="Arial" w:hAnsi="Arial" w:cs="Arial"/>
          <w:b/>
          <w:bCs/>
          <w:color w:val="000000" w:themeColor="text1"/>
          <w:spacing w:val="-2"/>
          <w:w w:val="105"/>
        </w:rPr>
        <w:t>pathogen</w:t>
      </w:r>
      <w:r w:rsidR="007357F8" w:rsidRPr="00F81C5B">
        <w:rPr>
          <w:rFonts w:ascii="Arial" w:hAnsi="Arial" w:cs="Arial"/>
          <w:b/>
          <w:bCs/>
          <w:color w:val="000000" w:themeColor="text1"/>
          <w:spacing w:val="-2"/>
          <w:w w:val="105"/>
        </w:rPr>
        <w:t xml:space="preserve">. </w:t>
      </w:r>
      <w:r w:rsidR="00AC04B3" w:rsidRPr="007357F8">
        <w:rPr>
          <w:rFonts w:ascii="Arial" w:hAnsi="Arial" w:cs="Arial"/>
          <w:color w:val="000000" w:themeColor="text1"/>
          <w:w w:val="95"/>
        </w:rPr>
        <w:t>The highest values of chlorophyll, carotenoid, and flavonoid content were measured in non-inoculated</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leaf</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samples</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(Fig</w:t>
      </w:r>
      <w:r w:rsidR="005147CB">
        <w:rPr>
          <w:rFonts w:ascii="Arial" w:hAnsi="Arial" w:cs="Arial"/>
          <w:color w:val="000000" w:themeColor="text1"/>
          <w:w w:val="95"/>
        </w:rPr>
        <w:t>.</w:t>
      </w:r>
      <w:r w:rsidR="00AC04B3" w:rsidRPr="007357F8">
        <w:rPr>
          <w:rFonts w:ascii="Arial" w:hAnsi="Arial" w:cs="Arial"/>
          <w:color w:val="000000" w:themeColor="text1"/>
          <w:spacing w:val="-5"/>
          <w:w w:val="95"/>
        </w:rPr>
        <w:t xml:space="preserve"> </w:t>
      </w:r>
      <w:hyperlink w:anchor="_bookmark0" w:history="1">
        <w:r w:rsidR="002F738D">
          <w:rPr>
            <w:rFonts w:ascii="Arial" w:hAnsi="Arial" w:cs="Arial"/>
            <w:color w:val="000000" w:themeColor="text1"/>
            <w:w w:val="95"/>
          </w:rPr>
          <w:t>2</w:t>
        </w:r>
        <w:r w:rsidR="00AC04B3" w:rsidRPr="007357F8">
          <w:rPr>
            <w:rFonts w:ascii="Arial" w:hAnsi="Arial" w:cs="Arial"/>
            <w:color w:val="000000" w:themeColor="text1"/>
            <w:w w:val="95"/>
          </w:rPr>
          <w:t>).</w:t>
        </w:r>
      </w:hyperlink>
      <w:r w:rsidR="00AC04B3" w:rsidRPr="007357F8">
        <w:rPr>
          <w:rFonts w:ascii="Arial" w:hAnsi="Arial" w:cs="Arial"/>
          <w:color w:val="000000" w:themeColor="text1"/>
          <w:spacing w:val="20"/>
        </w:rPr>
        <w:t xml:space="preserve"> </w:t>
      </w:r>
      <w:r w:rsidR="00AC04B3" w:rsidRPr="007357F8">
        <w:rPr>
          <w:rFonts w:ascii="Arial" w:hAnsi="Arial" w:cs="Arial"/>
          <w:color w:val="000000" w:themeColor="text1"/>
          <w:w w:val="95"/>
        </w:rPr>
        <w:t>While</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non-inoculated</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leaves</w:t>
      </w:r>
      <w:r w:rsidR="00AC04B3" w:rsidRPr="007357F8">
        <w:rPr>
          <w:rFonts w:ascii="Arial" w:hAnsi="Arial" w:cs="Arial"/>
          <w:color w:val="000000" w:themeColor="text1"/>
          <w:spacing w:val="-5"/>
          <w:w w:val="95"/>
        </w:rPr>
        <w:t xml:space="preserve"> </w:t>
      </w:r>
      <w:r w:rsidR="00393184">
        <w:rPr>
          <w:rFonts w:ascii="Arial" w:hAnsi="Arial" w:cs="Arial"/>
          <w:color w:val="000000" w:themeColor="text1"/>
          <w:w w:val="95"/>
        </w:rPr>
        <w:t>had</w:t>
      </w:r>
      <w:r w:rsidR="00393184"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a</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total</w:t>
      </w:r>
      <w:r w:rsidR="00AC04B3" w:rsidRPr="007357F8">
        <w:rPr>
          <w:rFonts w:ascii="Arial" w:hAnsi="Arial" w:cs="Arial"/>
          <w:color w:val="000000" w:themeColor="text1"/>
          <w:spacing w:val="-5"/>
          <w:w w:val="95"/>
        </w:rPr>
        <w:t xml:space="preserve"> </w:t>
      </w:r>
      <w:r w:rsidR="00AC04B3" w:rsidRPr="007357F8">
        <w:rPr>
          <w:rFonts w:ascii="Arial" w:hAnsi="Arial" w:cs="Arial"/>
          <w:color w:val="000000" w:themeColor="text1"/>
          <w:w w:val="95"/>
        </w:rPr>
        <w:t xml:space="preserve">chlorophyll content of 7.5 </w:t>
      </w:r>
      <w:r w:rsidR="00AC04B3" w:rsidRPr="007357F8">
        <w:rPr>
          <w:rFonts w:ascii="Arial" w:hAnsi="Arial" w:cs="Arial"/>
          <w:i/>
          <w:color w:val="000000" w:themeColor="text1"/>
          <w:w w:val="95"/>
        </w:rPr>
        <w:t>µ</w:t>
      </w:r>
      <w:r w:rsidR="00AC04B3" w:rsidRPr="007357F8">
        <w:rPr>
          <w:rFonts w:ascii="Arial" w:hAnsi="Arial" w:cs="Arial"/>
          <w:color w:val="000000" w:themeColor="text1"/>
          <w:w w:val="95"/>
        </w:rPr>
        <w:t xml:space="preserve">g/ml, </w:t>
      </w:r>
      <w:r w:rsidR="00393184">
        <w:rPr>
          <w:rFonts w:ascii="Arial" w:hAnsi="Arial" w:cs="Arial"/>
          <w:color w:val="000000" w:themeColor="text1"/>
          <w:w w:val="95"/>
        </w:rPr>
        <w:t xml:space="preserve">leaves with </w:t>
      </w:r>
      <w:r w:rsidR="00AC04B3" w:rsidRPr="007357F8">
        <w:rPr>
          <w:rFonts w:ascii="Arial" w:hAnsi="Arial" w:cs="Arial"/>
          <w:color w:val="000000" w:themeColor="text1"/>
          <w:w w:val="95"/>
        </w:rPr>
        <w:t xml:space="preserve">young CLS symptoms </w:t>
      </w:r>
      <w:r w:rsidR="00393184">
        <w:rPr>
          <w:rFonts w:ascii="Arial" w:hAnsi="Arial" w:cs="Arial"/>
          <w:color w:val="000000" w:themeColor="text1"/>
          <w:w w:val="95"/>
        </w:rPr>
        <w:t>had a lower</w:t>
      </w:r>
      <w:r w:rsidR="00AC04B3" w:rsidRPr="007357F8">
        <w:rPr>
          <w:rFonts w:ascii="Arial" w:hAnsi="Arial" w:cs="Arial"/>
          <w:color w:val="000000" w:themeColor="text1"/>
          <w:w w:val="95"/>
        </w:rPr>
        <w:t xml:space="preserve"> chlorophyll </w:t>
      </w:r>
      <w:r w:rsidR="00393184">
        <w:rPr>
          <w:rFonts w:ascii="Arial" w:hAnsi="Arial" w:cs="Arial"/>
          <w:color w:val="000000" w:themeColor="text1"/>
          <w:w w:val="95"/>
        </w:rPr>
        <w:t>content of</w:t>
      </w:r>
      <w:r w:rsidR="00393184" w:rsidRPr="007357F8">
        <w:rPr>
          <w:rFonts w:ascii="Arial" w:hAnsi="Arial" w:cs="Arial"/>
          <w:color w:val="000000" w:themeColor="text1"/>
          <w:w w:val="95"/>
        </w:rPr>
        <w:t xml:space="preserve"> </w:t>
      </w:r>
      <w:r w:rsidR="00AC04B3" w:rsidRPr="007357F8">
        <w:rPr>
          <w:rFonts w:ascii="Arial" w:hAnsi="Arial" w:cs="Arial"/>
          <w:color w:val="000000" w:themeColor="text1"/>
          <w:w w:val="95"/>
        </w:rPr>
        <w:t xml:space="preserve">4.7 </w:t>
      </w:r>
      <w:r w:rsidR="00AC04B3" w:rsidRPr="007357F8">
        <w:rPr>
          <w:rFonts w:ascii="Arial" w:hAnsi="Arial" w:cs="Arial"/>
          <w:i/>
          <w:color w:val="000000" w:themeColor="text1"/>
          <w:w w:val="95"/>
        </w:rPr>
        <w:t>µ</w:t>
      </w:r>
      <w:r w:rsidR="00AC04B3" w:rsidRPr="007357F8">
        <w:rPr>
          <w:rFonts w:ascii="Arial" w:hAnsi="Arial" w:cs="Arial"/>
          <w:color w:val="000000" w:themeColor="text1"/>
          <w:w w:val="95"/>
        </w:rPr>
        <w:t>g/ml</w:t>
      </w:r>
      <w:r w:rsidR="00393184">
        <w:rPr>
          <w:rFonts w:ascii="Arial" w:hAnsi="Arial" w:cs="Arial"/>
          <w:color w:val="000000" w:themeColor="text1"/>
          <w:w w:val="95"/>
        </w:rPr>
        <w:t xml:space="preserve">, which </w:t>
      </w:r>
      <w:r w:rsidR="00AC04B3" w:rsidRPr="007357F8">
        <w:rPr>
          <w:rFonts w:ascii="Arial" w:hAnsi="Arial" w:cs="Arial"/>
          <w:color w:val="000000" w:themeColor="text1"/>
        </w:rPr>
        <w:t>decreased</w:t>
      </w:r>
      <w:r w:rsidR="00AC04B3" w:rsidRPr="007357F8">
        <w:rPr>
          <w:rFonts w:ascii="Arial" w:hAnsi="Arial" w:cs="Arial"/>
          <w:color w:val="000000" w:themeColor="text1"/>
          <w:spacing w:val="-1"/>
        </w:rPr>
        <w:t xml:space="preserve"> </w:t>
      </w:r>
      <w:r w:rsidR="00393184">
        <w:rPr>
          <w:rFonts w:ascii="Arial" w:hAnsi="Arial" w:cs="Arial"/>
          <w:color w:val="000000" w:themeColor="text1"/>
        </w:rPr>
        <w:t>progressively</w:t>
      </w:r>
      <w:r w:rsidR="00393184" w:rsidRPr="007357F8">
        <w:rPr>
          <w:rFonts w:ascii="Arial" w:hAnsi="Arial" w:cs="Arial"/>
          <w:color w:val="000000" w:themeColor="text1"/>
        </w:rPr>
        <w:t xml:space="preserve"> </w:t>
      </w:r>
      <w:r w:rsidR="00393184">
        <w:rPr>
          <w:rFonts w:ascii="Arial" w:hAnsi="Arial" w:cs="Arial"/>
          <w:color w:val="000000" w:themeColor="text1"/>
        </w:rPr>
        <w:t>with</w:t>
      </w:r>
      <w:r w:rsidR="00393184" w:rsidRPr="007357F8">
        <w:rPr>
          <w:rFonts w:ascii="Arial" w:hAnsi="Arial" w:cs="Arial"/>
          <w:color w:val="000000" w:themeColor="text1"/>
          <w:spacing w:val="-1"/>
        </w:rPr>
        <w:t xml:space="preserve"> </w:t>
      </w:r>
      <w:r w:rsidR="00393184">
        <w:rPr>
          <w:rFonts w:ascii="Arial" w:hAnsi="Arial" w:cs="Arial"/>
          <w:color w:val="000000" w:themeColor="text1"/>
          <w:spacing w:val="-1"/>
        </w:rPr>
        <w:t xml:space="preserve">leaves with </w:t>
      </w:r>
      <w:r w:rsidR="00AC04B3" w:rsidRPr="007357F8">
        <w:rPr>
          <w:rFonts w:ascii="Arial" w:hAnsi="Arial" w:cs="Arial"/>
          <w:color w:val="000000" w:themeColor="text1"/>
        </w:rPr>
        <w:t>mature symptoms</w:t>
      </w:r>
      <w:r w:rsidR="00AC04B3" w:rsidRPr="007357F8">
        <w:rPr>
          <w:rFonts w:ascii="Arial" w:hAnsi="Arial" w:cs="Arial"/>
          <w:color w:val="000000" w:themeColor="text1"/>
          <w:spacing w:val="-1"/>
        </w:rPr>
        <w:t xml:space="preserve"> </w:t>
      </w:r>
      <w:r w:rsidR="00393184">
        <w:rPr>
          <w:rFonts w:ascii="Arial" w:hAnsi="Arial" w:cs="Arial"/>
          <w:color w:val="000000" w:themeColor="text1"/>
          <w:spacing w:val="-1"/>
        </w:rPr>
        <w:t xml:space="preserve">having </w:t>
      </w:r>
      <w:r w:rsidR="00393184">
        <w:rPr>
          <w:rFonts w:ascii="Arial" w:hAnsi="Arial" w:cs="Arial"/>
          <w:color w:val="000000" w:themeColor="text1"/>
          <w:w w:val="95"/>
        </w:rPr>
        <w:t xml:space="preserve">a </w:t>
      </w:r>
      <w:r w:rsidR="00393184" w:rsidRPr="007357F8">
        <w:rPr>
          <w:rFonts w:ascii="Arial" w:hAnsi="Arial" w:cs="Arial"/>
          <w:color w:val="000000" w:themeColor="text1"/>
          <w:w w:val="95"/>
        </w:rPr>
        <w:t xml:space="preserve">chlorophyll </w:t>
      </w:r>
      <w:r w:rsidR="00393184">
        <w:rPr>
          <w:rFonts w:ascii="Arial" w:hAnsi="Arial" w:cs="Arial"/>
          <w:color w:val="000000" w:themeColor="text1"/>
          <w:w w:val="95"/>
        </w:rPr>
        <w:t xml:space="preserve">content of </w:t>
      </w:r>
      <w:r w:rsidR="00AC04B3" w:rsidRPr="007357F8">
        <w:rPr>
          <w:rFonts w:ascii="Arial" w:hAnsi="Arial" w:cs="Arial"/>
          <w:color w:val="000000" w:themeColor="text1"/>
        </w:rPr>
        <w:t xml:space="preserve">4.1 </w:t>
      </w:r>
      <w:r w:rsidR="00AC04B3" w:rsidRPr="007357F8">
        <w:rPr>
          <w:rFonts w:ascii="Arial" w:hAnsi="Arial" w:cs="Arial"/>
          <w:i/>
          <w:color w:val="000000" w:themeColor="text1"/>
        </w:rPr>
        <w:t>µ</w:t>
      </w:r>
      <w:r w:rsidR="00AC04B3" w:rsidRPr="007357F8">
        <w:rPr>
          <w:rFonts w:ascii="Arial" w:hAnsi="Arial" w:cs="Arial"/>
          <w:color w:val="000000" w:themeColor="text1"/>
        </w:rPr>
        <w:t>g/ml.</w:t>
      </w:r>
      <w:r w:rsidR="00AC04B3" w:rsidRPr="007357F8">
        <w:rPr>
          <w:rFonts w:ascii="Arial" w:hAnsi="Arial" w:cs="Arial"/>
          <w:color w:val="000000" w:themeColor="text1"/>
          <w:spacing w:val="40"/>
        </w:rPr>
        <w:t xml:space="preserve"> </w:t>
      </w:r>
      <w:r w:rsidR="00393184">
        <w:rPr>
          <w:rFonts w:ascii="Arial" w:hAnsi="Arial" w:cs="Arial"/>
          <w:color w:val="000000" w:themeColor="text1"/>
          <w:spacing w:val="40"/>
        </w:rPr>
        <w:t>Leaves with y</w:t>
      </w:r>
      <w:r w:rsidR="00AC04B3" w:rsidRPr="007357F8">
        <w:rPr>
          <w:rFonts w:ascii="Arial" w:hAnsi="Arial" w:cs="Arial"/>
          <w:color w:val="000000" w:themeColor="text1"/>
        </w:rPr>
        <w:t>oung BR</w:t>
      </w:r>
      <w:r w:rsidR="00AC04B3" w:rsidRPr="007357F8">
        <w:rPr>
          <w:rFonts w:ascii="Arial" w:hAnsi="Arial" w:cs="Arial"/>
          <w:color w:val="000000" w:themeColor="text1"/>
          <w:spacing w:val="-1"/>
        </w:rPr>
        <w:t xml:space="preserve"> </w:t>
      </w:r>
      <w:r w:rsidR="00AC04B3" w:rsidRPr="007357F8">
        <w:rPr>
          <w:rFonts w:ascii="Arial" w:hAnsi="Arial" w:cs="Arial"/>
          <w:color w:val="000000" w:themeColor="text1"/>
        </w:rPr>
        <w:t xml:space="preserve">symptoms </w:t>
      </w:r>
      <w:r w:rsidR="00AC04B3" w:rsidRPr="007357F8">
        <w:rPr>
          <w:rFonts w:ascii="Arial" w:hAnsi="Arial" w:cs="Arial"/>
          <w:color w:val="000000" w:themeColor="text1"/>
          <w:spacing w:val="-2"/>
        </w:rPr>
        <w:t>exhibited</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the</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lowest</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chlorophyll</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content</w:t>
      </w:r>
      <w:r w:rsidR="00AC04B3" w:rsidRPr="007357F8">
        <w:rPr>
          <w:rFonts w:ascii="Arial" w:hAnsi="Arial" w:cs="Arial"/>
          <w:color w:val="000000" w:themeColor="text1"/>
          <w:spacing w:val="-9"/>
        </w:rPr>
        <w:t xml:space="preserve"> </w:t>
      </w:r>
      <w:r w:rsidR="00393184">
        <w:rPr>
          <w:rFonts w:ascii="Arial" w:hAnsi="Arial" w:cs="Arial"/>
          <w:color w:val="000000" w:themeColor="text1"/>
          <w:spacing w:val="-2"/>
        </w:rPr>
        <w:t xml:space="preserve">of </w:t>
      </w:r>
      <w:r w:rsidR="00AC04B3" w:rsidRPr="007357F8">
        <w:rPr>
          <w:rFonts w:ascii="Arial" w:hAnsi="Arial" w:cs="Arial"/>
          <w:color w:val="000000" w:themeColor="text1"/>
          <w:spacing w:val="-2"/>
        </w:rPr>
        <w:t>2.7</w:t>
      </w:r>
      <w:r w:rsidR="00AC04B3" w:rsidRPr="007357F8">
        <w:rPr>
          <w:rFonts w:ascii="Arial" w:hAnsi="Arial" w:cs="Arial"/>
          <w:color w:val="000000" w:themeColor="text1"/>
          <w:spacing w:val="-9"/>
        </w:rPr>
        <w:t xml:space="preserve"> </w:t>
      </w:r>
      <w:r w:rsidR="00AC04B3" w:rsidRPr="007357F8">
        <w:rPr>
          <w:rFonts w:ascii="Arial" w:hAnsi="Arial" w:cs="Arial"/>
          <w:i/>
          <w:color w:val="000000" w:themeColor="text1"/>
          <w:spacing w:val="-2"/>
        </w:rPr>
        <w:t>µ</w:t>
      </w:r>
      <w:r w:rsidR="00AC04B3" w:rsidRPr="007357F8">
        <w:rPr>
          <w:rFonts w:ascii="Arial" w:hAnsi="Arial" w:cs="Arial"/>
          <w:color w:val="000000" w:themeColor="text1"/>
          <w:spacing w:val="-2"/>
        </w:rPr>
        <w:t>g/ml</w:t>
      </w:r>
      <w:r w:rsidR="00393184">
        <w:rPr>
          <w:rFonts w:ascii="Arial" w:hAnsi="Arial" w:cs="Arial"/>
          <w:color w:val="000000" w:themeColor="text1"/>
          <w:spacing w:val="-2"/>
        </w:rPr>
        <w:t xml:space="preserve"> which </w:t>
      </w:r>
      <w:r w:rsidR="00AC04B3" w:rsidRPr="007357F8">
        <w:rPr>
          <w:rFonts w:ascii="Arial" w:hAnsi="Arial" w:cs="Arial"/>
          <w:color w:val="000000" w:themeColor="text1"/>
          <w:spacing w:val="-2"/>
        </w:rPr>
        <w:t>increased</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to</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4.8</w:t>
      </w:r>
      <w:r w:rsidR="00AC04B3" w:rsidRPr="007357F8">
        <w:rPr>
          <w:rFonts w:ascii="Arial" w:hAnsi="Arial" w:cs="Arial"/>
          <w:color w:val="000000" w:themeColor="text1"/>
          <w:spacing w:val="-9"/>
        </w:rPr>
        <w:t xml:space="preserve"> </w:t>
      </w:r>
      <w:r w:rsidR="00AC04B3" w:rsidRPr="007357F8">
        <w:rPr>
          <w:rFonts w:ascii="Arial" w:hAnsi="Arial" w:cs="Arial"/>
          <w:i/>
          <w:color w:val="000000" w:themeColor="text1"/>
          <w:spacing w:val="-2"/>
        </w:rPr>
        <w:t>µ</w:t>
      </w:r>
      <w:r w:rsidR="00AC04B3" w:rsidRPr="007357F8">
        <w:rPr>
          <w:rFonts w:ascii="Arial" w:hAnsi="Arial" w:cs="Arial"/>
          <w:color w:val="000000" w:themeColor="text1"/>
          <w:spacing w:val="-2"/>
        </w:rPr>
        <w:t>g/ml</w:t>
      </w:r>
      <w:r w:rsidR="00AC04B3" w:rsidRPr="007357F8">
        <w:rPr>
          <w:rFonts w:ascii="Arial" w:hAnsi="Arial" w:cs="Arial"/>
          <w:color w:val="000000" w:themeColor="text1"/>
          <w:spacing w:val="-9"/>
        </w:rPr>
        <w:t xml:space="preserve"> </w:t>
      </w:r>
      <w:r w:rsidR="00393184">
        <w:rPr>
          <w:rFonts w:ascii="Arial" w:hAnsi="Arial" w:cs="Arial"/>
          <w:color w:val="000000" w:themeColor="text1"/>
          <w:spacing w:val="-9"/>
        </w:rPr>
        <w:t>in leaves with</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ma</w:t>
      </w:r>
      <w:r w:rsidR="00AC04B3" w:rsidRPr="007357F8">
        <w:rPr>
          <w:rFonts w:ascii="Arial" w:hAnsi="Arial" w:cs="Arial"/>
          <w:color w:val="000000" w:themeColor="text1"/>
        </w:rPr>
        <w:t>ture</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symptoms.</w:t>
      </w:r>
      <w:r w:rsidR="00AC04B3" w:rsidRPr="007357F8">
        <w:rPr>
          <w:rFonts w:ascii="Arial" w:hAnsi="Arial" w:cs="Arial"/>
          <w:color w:val="000000" w:themeColor="text1"/>
          <w:spacing w:val="-6"/>
        </w:rPr>
        <w:t xml:space="preserve"> </w:t>
      </w:r>
      <w:r w:rsidR="00393184">
        <w:rPr>
          <w:rFonts w:ascii="Arial" w:hAnsi="Arial" w:cs="Arial"/>
          <w:color w:val="000000" w:themeColor="text1"/>
        </w:rPr>
        <w:t>A similar</w:t>
      </w:r>
      <w:r w:rsidR="00393184" w:rsidRPr="007357F8">
        <w:rPr>
          <w:rFonts w:ascii="Arial" w:hAnsi="Arial" w:cs="Arial"/>
          <w:color w:val="000000" w:themeColor="text1"/>
          <w:spacing w:val="-15"/>
        </w:rPr>
        <w:t xml:space="preserve"> </w:t>
      </w:r>
      <w:r w:rsidR="00AC04B3" w:rsidRPr="007357F8">
        <w:rPr>
          <w:rFonts w:ascii="Arial" w:hAnsi="Arial" w:cs="Arial"/>
          <w:color w:val="000000" w:themeColor="text1"/>
        </w:rPr>
        <w:t>pattern</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was</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detected</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for</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carotenoid</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and</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total</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flavonoid</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content</w:t>
      </w:r>
      <w:r w:rsidR="00393184">
        <w:rPr>
          <w:rFonts w:ascii="Arial" w:hAnsi="Arial" w:cs="Arial"/>
          <w:color w:val="000000" w:themeColor="text1"/>
        </w:rPr>
        <w:t xml:space="preserve">. Leaves with </w:t>
      </w:r>
      <w:r w:rsidR="00AC04B3" w:rsidRPr="007357F8">
        <w:rPr>
          <w:rFonts w:ascii="Arial" w:hAnsi="Arial" w:cs="Arial"/>
          <w:color w:val="000000" w:themeColor="text1"/>
          <w:w w:val="95"/>
        </w:rPr>
        <w:t xml:space="preserve">young CLS symptoms </w:t>
      </w:r>
      <w:r w:rsidR="00393184">
        <w:rPr>
          <w:rFonts w:ascii="Arial" w:hAnsi="Arial" w:cs="Arial"/>
          <w:color w:val="000000" w:themeColor="text1"/>
          <w:w w:val="95"/>
        </w:rPr>
        <w:t>had</w:t>
      </w:r>
      <w:r w:rsidR="00393184" w:rsidRPr="007357F8">
        <w:rPr>
          <w:rFonts w:ascii="Arial" w:hAnsi="Arial" w:cs="Arial"/>
          <w:color w:val="000000" w:themeColor="text1"/>
          <w:w w:val="95"/>
        </w:rPr>
        <w:t xml:space="preserve"> </w:t>
      </w:r>
      <w:r w:rsidR="00393184">
        <w:rPr>
          <w:rFonts w:ascii="Arial" w:hAnsi="Arial" w:cs="Arial"/>
          <w:color w:val="000000" w:themeColor="text1"/>
          <w:w w:val="95"/>
        </w:rPr>
        <w:t xml:space="preserve">a </w:t>
      </w:r>
      <w:r w:rsidR="00AC04B3" w:rsidRPr="007357F8">
        <w:rPr>
          <w:rFonts w:ascii="Arial" w:hAnsi="Arial" w:cs="Arial"/>
          <w:color w:val="000000" w:themeColor="text1"/>
          <w:w w:val="95"/>
        </w:rPr>
        <w:t xml:space="preserve">carotenoid </w:t>
      </w:r>
      <w:r w:rsidR="00393184">
        <w:rPr>
          <w:rFonts w:ascii="Arial" w:hAnsi="Arial" w:cs="Arial"/>
          <w:color w:val="000000" w:themeColor="text1"/>
          <w:w w:val="95"/>
        </w:rPr>
        <w:t>content</w:t>
      </w:r>
      <w:r w:rsidR="00AC04B3" w:rsidRPr="007357F8">
        <w:rPr>
          <w:rFonts w:ascii="Arial" w:hAnsi="Arial" w:cs="Arial"/>
          <w:color w:val="000000" w:themeColor="text1"/>
          <w:w w:val="95"/>
        </w:rPr>
        <w:t xml:space="preserve"> of 1.5 </w:t>
      </w:r>
      <w:r w:rsidR="00AC04B3" w:rsidRPr="007357F8">
        <w:rPr>
          <w:rFonts w:ascii="Arial" w:hAnsi="Arial" w:cs="Arial"/>
          <w:i/>
          <w:color w:val="000000" w:themeColor="text1"/>
          <w:w w:val="95"/>
        </w:rPr>
        <w:t>µ</w:t>
      </w:r>
      <w:r w:rsidR="00AC04B3" w:rsidRPr="007357F8">
        <w:rPr>
          <w:rFonts w:ascii="Arial" w:hAnsi="Arial" w:cs="Arial"/>
          <w:color w:val="000000" w:themeColor="text1"/>
          <w:w w:val="95"/>
        </w:rPr>
        <w:t>g/ml</w:t>
      </w:r>
      <w:r w:rsidR="00393184">
        <w:rPr>
          <w:rFonts w:ascii="Arial" w:hAnsi="Arial" w:cs="Arial"/>
          <w:color w:val="000000" w:themeColor="text1"/>
          <w:w w:val="95"/>
        </w:rPr>
        <w:t xml:space="preserve">, which </w:t>
      </w:r>
      <w:r w:rsidR="00AC04B3" w:rsidRPr="007357F8">
        <w:rPr>
          <w:rFonts w:ascii="Arial" w:hAnsi="Arial" w:cs="Arial"/>
          <w:color w:val="000000" w:themeColor="text1"/>
          <w:w w:val="95"/>
        </w:rPr>
        <w:t>decreased</w:t>
      </w:r>
      <w:r w:rsidR="00393184" w:rsidRPr="00393184">
        <w:rPr>
          <w:rFonts w:ascii="Arial" w:hAnsi="Arial" w:cs="Arial"/>
          <w:color w:val="000000" w:themeColor="text1"/>
        </w:rPr>
        <w:t xml:space="preserve"> </w:t>
      </w:r>
      <w:r w:rsidR="00393184">
        <w:rPr>
          <w:rFonts w:ascii="Arial" w:hAnsi="Arial" w:cs="Arial"/>
          <w:color w:val="000000" w:themeColor="text1"/>
        </w:rPr>
        <w:t xml:space="preserve">to </w:t>
      </w:r>
      <w:r w:rsidR="00393184" w:rsidRPr="007357F8">
        <w:rPr>
          <w:rFonts w:ascii="Arial" w:hAnsi="Arial" w:cs="Arial"/>
          <w:color w:val="000000" w:themeColor="text1"/>
        </w:rPr>
        <w:t>0.9</w:t>
      </w:r>
      <w:r w:rsidR="00393184" w:rsidRPr="007357F8">
        <w:rPr>
          <w:rFonts w:ascii="Arial" w:hAnsi="Arial" w:cs="Arial"/>
          <w:color w:val="000000" w:themeColor="text1"/>
          <w:spacing w:val="-13"/>
        </w:rPr>
        <w:t xml:space="preserve"> </w:t>
      </w:r>
      <w:r w:rsidR="00393184" w:rsidRPr="007357F8">
        <w:rPr>
          <w:rFonts w:ascii="Arial" w:hAnsi="Arial" w:cs="Arial"/>
          <w:i/>
          <w:color w:val="000000" w:themeColor="text1"/>
        </w:rPr>
        <w:t>µ</w:t>
      </w:r>
      <w:r w:rsidR="00393184" w:rsidRPr="007357F8">
        <w:rPr>
          <w:rFonts w:ascii="Arial" w:hAnsi="Arial" w:cs="Arial"/>
          <w:color w:val="000000" w:themeColor="text1"/>
        </w:rPr>
        <w:t>g/ml</w:t>
      </w:r>
      <w:r w:rsidR="00AC04B3" w:rsidRPr="007357F8">
        <w:rPr>
          <w:rFonts w:ascii="Arial" w:hAnsi="Arial" w:cs="Arial"/>
          <w:color w:val="000000" w:themeColor="text1"/>
          <w:w w:val="95"/>
        </w:rPr>
        <w:t xml:space="preserve"> </w:t>
      </w:r>
      <w:r w:rsidR="00393184">
        <w:rPr>
          <w:rFonts w:ascii="Arial" w:hAnsi="Arial" w:cs="Arial"/>
          <w:color w:val="000000" w:themeColor="text1"/>
          <w:w w:val="95"/>
        </w:rPr>
        <w:t>in leaves with</w:t>
      </w:r>
      <w:r w:rsidR="00AC04B3" w:rsidRPr="007357F8">
        <w:rPr>
          <w:rFonts w:ascii="Arial" w:hAnsi="Arial" w:cs="Arial"/>
          <w:color w:val="000000" w:themeColor="text1"/>
          <w:spacing w:val="-13"/>
        </w:rPr>
        <w:t xml:space="preserve"> </w:t>
      </w:r>
      <w:r w:rsidR="00AC04B3" w:rsidRPr="007357F8">
        <w:rPr>
          <w:rFonts w:ascii="Arial" w:hAnsi="Arial" w:cs="Arial"/>
          <w:color w:val="000000" w:themeColor="text1"/>
        </w:rPr>
        <w:t>mature</w:t>
      </w:r>
      <w:r w:rsidR="00AC04B3" w:rsidRPr="007357F8">
        <w:rPr>
          <w:rFonts w:ascii="Arial" w:hAnsi="Arial" w:cs="Arial"/>
          <w:color w:val="000000" w:themeColor="text1"/>
          <w:spacing w:val="-13"/>
        </w:rPr>
        <w:t xml:space="preserve"> </w:t>
      </w:r>
      <w:r w:rsidR="00AC04B3" w:rsidRPr="007357F8">
        <w:rPr>
          <w:rFonts w:ascii="Arial" w:hAnsi="Arial" w:cs="Arial"/>
          <w:color w:val="000000" w:themeColor="text1"/>
        </w:rPr>
        <w:t>symptoms.</w:t>
      </w:r>
      <w:r w:rsidR="00AC04B3" w:rsidRPr="007357F8">
        <w:rPr>
          <w:rFonts w:ascii="Arial" w:hAnsi="Arial" w:cs="Arial"/>
          <w:color w:val="000000" w:themeColor="text1"/>
          <w:spacing w:val="17"/>
        </w:rPr>
        <w:t xml:space="preserve"> </w:t>
      </w:r>
      <w:r w:rsidR="00393184">
        <w:rPr>
          <w:rFonts w:ascii="Arial" w:hAnsi="Arial" w:cs="Arial"/>
          <w:color w:val="000000" w:themeColor="text1"/>
        </w:rPr>
        <w:t xml:space="preserve">Leaves with </w:t>
      </w:r>
      <w:r w:rsidR="00AC04B3" w:rsidRPr="007357F8">
        <w:rPr>
          <w:rFonts w:ascii="Arial" w:hAnsi="Arial" w:cs="Arial"/>
          <w:color w:val="000000" w:themeColor="text1"/>
        </w:rPr>
        <w:t>young</w:t>
      </w:r>
      <w:r w:rsidR="00AC04B3" w:rsidRPr="007357F8">
        <w:rPr>
          <w:rFonts w:ascii="Arial" w:hAnsi="Arial" w:cs="Arial"/>
          <w:color w:val="000000" w:themeColor="text1"/>
          <w:spacing w:val="-13"/>
        </w:rPr>
        <w:t xml:space="preserve"> </w:t>
      </w:r>
      <w:r w:rsidR="00AC04B3" w:rsidRPr="007357F8">
        <w:rPr>
          <w:rFonts w:ascii="Arial" w:hAnsi="Arial" w:cs="Arial"/>
          <w:color w:val="000000" w:themeColor="text1"/>
        </w:rPr>
        <w:t>BR</w:t>
      </w:r>
      <w:r w:rsidR="00AC04B3" w:rsidRPr="007357F8">
        <w:rPr>
          <w:rFonts w:ascii="Arial" w:hAnsi="Arial" w:cs="Arial"/>
          <w:color w:val="000000" w:themeColor="text1"/>
          <w:spacing w:val="-13"/>
        </w:rPr>
        <w:t xml:space="preserve"> </w:t>
      </w:r>
      <w:r w:rsidR="00AC04B3" w:rsidRPr="007357F8">
        <w:rPr>
          <w:rFonts w:ascii="Arial" w:hAnsi="Arial" w:cs="Arial"/>
          <w:color w:val="000000" w:themeColor="text1"/>
        </w:rPr>
        <w:t>symptoms</w:t>
      </w:r>
      <w:r w:rsidR="00AC04B3" w:rsidRPr="007357F8">
        <w:rPr>
          <w:rFonts w:ascii="Arial" w:hAnsi="Arial" w:cs="Arial"/>
          <w:color w:val="000000" w:themeColor="text1"/>
          <w:spacing w:val="-13"/>
        </w:rPr>
        <w:t xml:space="preserve"> </w:t>
      </w:r>
      <w:r w:rsidR="00393184">
        <w:rPr>
          <w:rFonts w:ascii="Arial" w:hAnsi="Arial" w:cs="Arial"/>
          <w:color w:val="000000" w:themeColor="text1"/>
        </w:rPr>
        <w:t>had</w:t>
      </w:r>
      <w:r w:rsidR="00393184" w:rsidRPr="007357F8">
        <w:rPr>
          <w:rFonts w:ascii="Arial" w:hAnsi="Arial" w:cs="Arial"/>
          <w:color w:val="000000" w:themeColor="text1"/>
          <w:spacing w:val="-13"/>
        </w:rPr>
        <w:t xml:space="preserve"> </w:t>
      </w:r>
      <w:r w:rsidR="00393184">
        <w:rPr>
          <w:rFonts w:ascii="Arial" w:hAnsi="Arial" w:cs="Arial"/>
          <w:color w:val="000000" w:themeColor="text1"/>
          <w:spacing w:val="-13"/>
        </w:rPr>
        <w:t xml:space="preserve">a </w:t>
      </w:r>
      <w:r w:rsidR="00AC04B3" w:rsidRPr="007357F8">
        <w:rPr>
          <w:rFonts w:ascii="Arial" w:hAnsi="Arial" w:cs="Arial"/>
          <w:color w:val="000000" w:themeColor="text1"/>
        </w:rPr>
        <w:t>low carotenoid</w:t>
      </w:r>
      <w:r w:rsidR="00AC04B3" w:rsidRPr="007357F8">
        <w:rPr>
          <w:rFonts w:ascii="Arial" w:hAnsi="Arial" w:cs="Arial"/>
          <w:color w:val="000000" w:themeColor="text1"/>
          <w:spacing w:val="-8"/>
        </w:rPr>
        <w:t xml:space="preserve"> </w:t>
      </w:r>
      <w:r w:rsidR="00393184">
        <w:rPr>
          <w:rFonts w:ascii="Arial" w:hAnsi="Arial" w:cs="Arial"/>
          <w:color w:val="000000" w:themeColor="text1"/>
        </w:rPr>
        <w:t>content o</w:t>
      </w:r>
      <w:r w:rsidR="00AC04B3" w:rsidRPr="007357F8">
        <w:rPr>
          <w:rFonts w:ascii="Arial" w:hAnsi="Arial" w:cs="Arial"/>
          <w:color w:val="000000" w:themeColor="text1"/>
        </w:rPr>
        <w:t>f</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rPr>
        <w:t>0.7</w:t>
      </w:r>
      <w:r w:rsidR="00AC04B3" w:rsidRPr="007357F8">
        <w:rPr>
          <w:rFonts w:ascii="Arial" w:hAnsi="Arial" w:cs="Arial"/>
          <w:color w:val="000000" w:themeColor="text1"/>
          <w:spacing w:val="-8"/>
        </w:rPr>
        <w:t xml:space="preserve"> </w:t>
      </w:r>
      <w:r w:rsidR="00AC04B3" w:rsidRPr="007357F8">
        <w:rPr>
          <w:rFonts w:ascii="Arial" w:hAnsi="Arial" w:cs="Arial"/>
          <w:i/>
          <w:color w:val="000000" w:themeColor="text1"/>
        </w:rPr>
        <w:t>µ</w:t>
      </w:r>
      <w:r w:rsidR="00AC04B3" w:rsidRPr="007357F8">
        <w:rPr>
          <w:rFonts w:ascii="Arial" w:hAnsi="Arial" w:cs="Arial"/>
          <w:color w:val="000000" w:themeColor="text1"/>
        </w:rPr>
        <w:t>g/</w:t>
      </w:r>
      <w:proofErr w:type="gramStart"/>
      <w:r w:rsidR="00AC04B3" w:rsidRPr="007357F8">
        <w:rPr>
          <w:rFonts w:ascii="Arial" w:hAnsi="Arial" w:cs="Arial"/>
          <w:color w:val="000000" w:themeColor="text1"/>
        </w:rPr>
        <w:t>ml,</w:t>
      </w:r>
      <w:r w:rsidR="00AC04B3" w:rsidRPr="007357F8">
        <w:rPr>
          <w:rFonts w:ascii="Arial" w:hAnsi="Arial" w:cs="Arial"/>
          <w:color w:val="000000" w:themeColor="text1"/>
          <w:spacing w:val="-4"/>
        </w:rPr>
        <w:t xml:space="preserve"> </w:t>
      </w:r>
      <w:r w:rsidR="00AC04B3" w:rsidRPr="007357F8">
        <w:rPr>
          <w:rFonts w:ascii="Arial" w:hAnsi="Arial" w:cs="Arial"/>
          <w:color w:val="000000" w:themeColor="text1"/>
        </w:rPr>
        <w:t>but</w:t>
      </w:r>
      <w:proofErr w:type="gramEnd"/>
      <w:r w:rsidR="00AC04B3" w:rsidRPr="007357F8">
        <w:rPr>
          <w:rFonts w:ascii="Arial" w:hAnsi="Arial" w:cs="Arial"/>
          <w:color w:val="000000" w:themeColor="text1"/>
          <w:spacing w:val="-8"/>
        </w:rPr>
        <w:t xml:space="preserve"> </w:t>
      </w:r>
      <w:r w:rsidR="00393184">
        <w:rPr>
          <w:rFonts w:ascii="Arial" w:hAnsi="Arial" w:cs="Arial"/>
          <w:color w:val="000000" w:themeColor="text1"/>
          <w:spacing w:val="-8"/>
        </w:rPr>
        <w:t xml:space="preserve">leaves with </w:t>
      </w:r>
      <w:r w:rsidR="00AC04B3" w:rsidRPr="007357F8">
        <w:rPr>
          <w:rFonts w:ascii="Arial" w:hAnsi="Arial" w:cs="Arial"/>
          <w:color w:val="000000" w:themeColor="text1"/>
        </w:rPr>
        <w:t>mid-age</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rPr>
        <w:t>and</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rPr>
        <w:t>mature</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rPr>
        <w:t>symptoms</w:t>
      </w:r>
      <w:r w:rsidR="00AC04B3" w:rsidRPr="007357F8">
        <w:rPr>
          <w:rFonts w:ascii="Arial" w:hAnsi="Arial" w:cs="Arial"/>
          <w:color w:val="000000" w:themeColor="text1"/>
          <w:spacing w:val="-8"/>
        </w:rPr>
        <w:t xml:space="preserve"> </w:t>
      </w:r>
      <w:r w:rsidR="00393184">
        <w:rPr>
          <w:rFonts w:ascii="Arial" w:hAnsi="Arial" w:cs="Arial"/>
          <w:color w:val="000000" w:themeColor="text1"/>
        </w:rPr>
        <w:t>had</w:t>
      </w:r>
      <w:r w:rsidR="00393184" w:rsidRPr="007357F8">
        <w:rPr>
          <w:rFonts w:ascii="Arial" w:hAnsi="Arial" w:cs="Arial"/>
          <w:color w:val="000000" w:themeColor="text1"/>
          <w:spacing w:val="-8"/>
        </w:rPr>
        <w:t xml:space="preserve"> </w:t>
      </w:r>
      <w:r w:rsidR="00BA6742">
        <w:rPr>
          <w:rFonts w:ascii="Arial" w:hAnsi="Arial" w:cs="Arial"/>
          <w:color w:val="000000" w:themeColor="text1"/>
          <w:spacing w:val="-8"/>
        </w:rPr>
        <w:t xml:space="preserve">a content of </w:t>
      </w:r>
      <w:r w:rsidR="00AC04B3" w:rsidRPr="007357F8">
        <w:rPr>
          <w:rFonts w:ascii="Arial" w:hAnsi="Arial" w:cs="Arial"/>
          <w:color w:val="000000" w:themeColor="text1"/>
        </w:rPr>
        <w:t xml:space="preserve">1.2 </w:t>
      </w:r>
      <w:r w:rsidR="00AC04B3" w:rsidRPr="007357F8">
        <w:rPr>
          <w:rFonts w:ascii="Arial" w:hAnsi="Arial" w:cs="Arial"/>
          <w:i/>
          <w:color w:val="000000" w:themeColor="text1"/>
          <w:w w:val="95"/>
        </w:rPr>
        <w:t>µ</w:t>
      </w:r>
      <w:r w:rsidR="00AC04B3" w:rsidRPr="007357F8">
        <w:rPr>
          <w:rFonts w:ascii="Arial" w:hAnsi="Arial" w:cs="Arial"/>
          <w:color w:val="000000" w:themeColor="text1"/>
          <w:w w:val="95"/>
        </w:rPr>
        <w:t>g/ml.</w:t>
      </w:r>
      <w:r w:rsidR="00AC04B3" w:rsidRPr="007357F8">
        <w:rPr>
          <w:rFonts w:ascii="Arial" w:hAnsi="Arial" w:cs="Arial"/>
          <w:color w:val="000000" w:themeColor="text1"/>
        </w:rPr>
        <w:t xml:space="preserve"> </w:t>
      </w:r>
      <w:r w:rsidR="00393184">
        <w:rPr>
          <w:rFonts w:ascii="Arial" w:hAnsi="Arial" w:cs="Arial"/>
          <w:color w:val="000000" w:themeColor="text1"/>
        </w:rPr>
        <w:t>Leaves with y</w:t>
      </w:r>
      <w:r w:rsidR="00AC04B3" w:rsidRPr="007357F8">
        <w:rPr>
          <w:rFonts w:ascii="Arial" w:hAnsi="Arial" w:cs="Arial"/>
          <w:color w:val="000000" w:themeColor="text1"/>
          <w:w w:val="95"/>
        </w:rPr>
        <w:t xml:space="preserve">oung CLS symptoms </w:t>
      </w:r>
      <w:r w:rsidR="00BA6742">
        <w:rPr>
          <w:rFonts w:ascii="Arial" w:hAnsi="Arial" w:cs="Arial"/>
          <w:color w:val="000000" w:themeColor="text1"/>
          <w:w w:val="95"/>
        </w:rPr>
        <w:t>had</w:t>
      </w:r>
      <w:r w:rsidR="00BA6742" w:rsidRPr="007357F8">
        <w:rPr>
          <w:rFonts w:ascii="Arial" w:hAnsi="Arial" w:cs="Arial"/>
          <w:color w:val="000000" w:themeColor="text1"/>
          <w:w w:val="95"/>
        </w:rPr>
        <w:t xml:space="preserve"> </w:t>
      </w:r>
      <w:r w:rsidR="00AC04B3" w:rsidRPr="007357F8">
        <w:rPr>
          <w:rFonts w:ascii="Arial" w:hAnsi="Arial" w:cs="Arial"/>
          <w:color w:val="000000" w:themeColor="text1"/>
          <w:w w:val="95"/>
        </w:rPr>
        <w:t xml:space="preserve">52% total flavonoid content (mg quercetin equivalent/g of dry weight) </w:t>
      </w:r>
      <w:r w:rsidR="00BA6742">
        <w:rPr>
          <w:rFonts w:ascii="Arial" w:hAnsi="Arial" w:cs="Arial"/>
          <w:color w:val="000000" w:themeColor="text1"/>
          <w:w w:val="95"/>
        </w:rPr>
        <w:t xml:space="preserve">which </w:t>
      </w:r>
      <w:r w:rsidR="00AC04B3" w:rsidRPr="007357F8">
        <w:rPr>
          <w:rFonts w:ascii="Arial" w:hAnsi="Arial" w:cs="Arial"/>
          <w:color w:val="000000" w:themeColor="text1"/>
          <w:w w:val="95"/>
        </w:rPr>
        <w:t xml:space="preserve">decreased to 43.8% in </w:t>
      </w:r>
      <w:r w:rsidR="00BA6742">
        <w:rPr>
          <w:rFonts w:ascii="Arial" w:hAnsi="Arial" w:cs="Arial"/>
          <w:color w:val="000000" w:themeColor="text1"/>
          <w:w w:val="95"/>
        </w:rPr>
        <w:t xml:space="preserve">leaves with </w:t>
      </w:r>
      <w:r w:rsidR="00AC04B3" w:rsidRPr="007357F8">
        <w:rPr>
          <w:rFonts w:ascii="Arial" w:hAnsi="Arial" w:cs="Arial"/>
          <w:color w:val="000000" w:themeColor="text1"/>
          <w:w w:val="95"/>
        </w:rPr>
        <w:t>mature symptoms</w:t>
      </w:r>
      <w:r w:rsidR="00BA6742">
        <w:rPr>
          <w:rFonts w:ascii="Arial" w:hAnsi="Arial" w:cs="Arial"/>
          <w:color w:val="000000" w:themeColor="text1"/>
          <w:w w:val="95"/>
        </w:rPr>
        <w:t xml:space="preserve">, </w:t>
      </w:r>
      <w:r w:rsidR="00AC04B3" w:rsidRPr="007357F8">
        <w:rPr>
          <w:rFonts w:ascii="Arial" w:hAnsi="Arial" w:cs="Arial"/>
          <w:color w:val="000000" w:themeColor="text1"/>
          <w:w w:val="95"/>
        </w:rPr>
        <w:t>while</w:t>
      </w:r>
      <w:r w:rsidR="00AC04B3" w:rsidRPr="007357F8">
        <w:rPr>
          <w:rFonts w:ascii="Arial" w:hAnsi="Arial" w:cs="Arial"/>
          <w:color w:val="000000" w:themeColor="text1"/>
          <w:spacing w:val="-1"/>
          <w:w w:val="95"/>
        </w:rPr>
        <w:t xml:space="preserve"> </w:t>
      </w:r>
      <w:r w:rsidR="00BA6742">
        <w:rPr>
          <w:rFonts w:ascii="Arial" w:hAnsi="Arial" w:cs="Arial"/>
          <w:color w:val="000000" w:themeColor="text1"/>
          <w:spacing w:val="-1"/>
          <w:w w:val="95"/>
        </w:rPr>
        <w:t xml:space="preserve">leaves with young symptoms of </w:t>
      </w:r>
      <w:r w:rsidR="00AC04B3" w:rsidRPr="007357F8">
        <w:rPr>
          <w:rFonts w:ascii="Arial" w:hAnsi="Arial" w:cs="Arial"/>
          <w:color w:val="000000" w:themeColor="text1"/>
          <w:w w:val="95"/>
        </w:rPr>
        <w:t>BR</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exhibited</w:t>
      </w:r>
      <w:r w:rsidR="00AC04B3" w:rsidRPr="007357F8">
        <w:rPr>
          <w:rFonts w:ascii="Arial" w:hAnsi="Arial" w:cs="Arial"/>
          <w:color w:val="000000" w:themeColor="text1"/>
          <w:spacing w:val="-1"/>
          <w:w w:val="95"/>
        </w:rPr>
        <w:t xml:space="preserve"> </w:t>
      </w:r>
      <w:r w:rsidR="00BA6742">
        <w:rPr>
          <w:rFonts w:ascii="Arial" w:hAnsi="Arial" w:cs="Arial"/>
          <w:color w:val="000000" w:themeColor="text1"/>
          <w:spacing w:val="-1"/>
          <w:w w:val="95"/>
        </w:rPr>
        <w:t xml:space="preserve">a </w:t>
      </w:r>
      <w:r w:rsidR="00AC04B3" w:rsidRPr="007357F8">
        <w:rPr>
          <w:rFonts w:ascii="Arial" w:hAnsi="Arial" w:cs="Arial"/>
          <w:color w:val="000000" w:themeColor="text1"/>
          <w:w w:val="95"/>
        </w:rPr>
        <w:t>low</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flavonoid</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content</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of</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51.3%</w:t>
      </w:r>
      <w:r w:rsidR="00BA6742">
        <w:rPr>
          <w:rFonts w:ascii="Arial" w:hAnsi="Arial" w:cs="Arial"/>
          <w:color w:val="000000" w:themeColor="text1"/>
          <w:spacing w:val="-1"/>
          <w:w w:val="95"/>
        </w:rPr>
        <w:t xml:space="preserve">, which </w:t>
      </w:r>
      <w:r w:rsidR="00AC04B3" w:rsidRPr="007357F8">
        <w:rPr>
          <w:rFonts w:ascii="Arial" w:hAnsi="Arial" w:cs="Arial"/>
          <w:color w:val="000000" w:themeColor="text1"/>
          <w:w w:val="95"/>
        </w:rPr>
        <w:t xml:space="preserve">increased </w:t>
      </w:r>
      <w:r w:rsidR="00AC04B3" w:rsidRPr="007357F8">
        <w:rPr>
          <w:rFonts w:ascii="Arial" w:hAnsi="Arial" w:cs="Arial"/>
          <w:color w:val="000000" w:themeColor="text1"/>
        </w:rPr>
        <w:t>to</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53.6%</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in</w:t>
      </w:r>
      <w:r w:rsidR="00AC04B3" w:rsidRPr="007357F8">
        <w:rPr>
          <w:rFonts w:ascii="Arial" w:hAnsi="Arial" w:cs="Arial"/>
          <w:color w:val="000000" w:themeColor="text1"/>
          <w:spacing w:val="-15"/>
        </w:rPr>
        <w:t xml:space="preserve"> </w:t>
      </w:r>
      <w:r w:rsidR="00BA6742">
        <w:rPr>
          <w:rFonts w:ascii="Arial" w:hAnsi="Arial" w:cs="Arial"/>
          <w:color w:val="000000" w:themeColor="text1"/>
          <w:spacing w:val="-15"/>
        </w:rPr>
        <w:t xml:space="preserve">leaves with </w:t>
      </w:r>
      <w:r w:rsidR="00AC04B3" w:rsidRPr="007357F8">
        <w:rPr>
          <w:rFonts w:ascii="Arial" w:hAnsi="Arial" w:cs="Arial"/>
          <w:color w:val="000000" w:themeColor="text1"/>
        </w:rPr>
        <w:t>mature</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symptoms.</w:t>
      </w:r>
      <w:r w:rsidR="00AC04B3" w:rsidRPr="007357F8">
        <w:rPr>
          <w:rFonts w:ascii="Arial" w:hAnsi="Arial" w:cs="Arial"/>
          <w:color w:val="000000" w:themeColor="text1"/>
          <w:spacing w:val="-1"/>
        </w:rPr>
        <w:t xml:space="preserve"> </w:t>
      </w:r>
      <w:r w:rsidR="00BA6742">
        <w:rPr>
          <w:rFonts w:ascii="Arial" w:hAnsi="Arial" w:cs="Arial"/>
          <w:color w:val="000000" w:themeColor="text1"/>
        </w:rPr>
        <w:t>Several</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phenolic</w:t>
      </w:r>
      <w:r w:rsidR="00AC04B3" w:rsidRPr="007357F8">
        <w:rPr>
          <w:rFonts w:ascii="Arial" w:hAnsi="Arial" w:cs="Arial"/>
          <w:color w:val="000000" w:themeColor="text1"/>
          <w:spacing w:val="-15"/>
        </w:rPr>
        <w:t xml:space="preserve"> </w:t>
      </w:r>
      <w:r w:rsidR="00AC04B3" w:rsidRPr="007357F8">
        <w:rPr>
          <w:rFonts w:ascii="Arial" w:hAnsi="Arial" w:cs="Arial"/>
          <w:color w:val="000000" w:themeColor="text1"/>
        </w:rPr>
        <w:t xml:space="preserve">acids </w:t>
      </w:r>
      <w:r w:rsidR="00AC04B3" w:rsidRPr="007357F8">
        <w:rPr>
          <w:rFonts w:ascii="Arial" w:hAnsi="Arial" w:cs="Arial"/>
          <w:color w:val="000000" w:themeColor="text1"/>
          <w:w w:val="95"/>
        </w:rPr>
        <w:t>w</w:t>
      </w:r>
      <w:r w:rsidR="00BA6742">
        <w:rPr>
          <w:rFonts w:ascii="Arial" w:hAnsi="Arial" w:cs="Arial"/>
          <w:color w:val="000000" w:themeColor="text1"/>
          <w:w w:val="95"/>
        </w:rPr>
        <w:t>ere</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identified</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and</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quantified</w:t>
      </w:r>
      <w:r w:rsidR="00BA6742">
        <w:rPr>
          <w:rFonts w:ascii="Arial" w:hAnsi="Arial" w:cs="Arial"/>
          <w:color w:val="000000" w:themeColor="text1"/>
          <w:w w:val="95"/>
        </w:rPr>
        <w:t xml:space="preserve"> by HPLC-MS</w:t>
      </w:r>
      <w:r w:rsidR="00AC04B3" w:rsidRPr="007357F8">
        <w:rPr>
          <w:rFonts w:ascii="Arial" w:hAnsi="Arial" w:cs="Arial"/>
          <w:color w:val="000000" w:themeColor="text1"/>
          <w:w w:val="95"/>
        </w:rPr>
        <w:t>,</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including</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two</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caffeic</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acid</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derivatives,</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two</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ferulic</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acid</w:t>
      </w:r>
      <w:r w:rsidR="00AC04B3" w:rsidRPr="007357F8">
        <w:rPr>
          <w:rFonts w:ascii="Arial" w:hAnsi="Arial" w:cs="Arial"/>
          <w:color w:val="000000" w:themeColor="text1"/>
          <w:spacing w:val="-1"/>
          <w:w w:val="95"/>
        </w:rPr>
        <w:t xml:space="preserve"> </w:t>
      </w:r>
      <w:r w:rsidR="00AC04B3" w:rsidRPr="007357F8">
        <w:rPr>
          <w:rFonts w:ascii="Arial" w:hAnsi="Arial" w:cs="Arial"/>
          <w:color w:val="000000" w:themeColor="text1"/>
          <w:w w:val="95"/>
        </w:rPr>
        <w:t>deriva</w:t>
      </w:r>
      <w:r w:rsidR="00AC04B3" w:rsidRPr="007357F8">
        <w:rPr>
          <w:rFonts w:ascii="Arial" w:hAnsi="Arial" w:cs="Arial"/>
          <w:color w:val="000000" w:themeColor="text1"/>
          <w:spacing w:val="-2"/>
        </w:rPr>
        <w:t>tives,</w:t>
      </w:r>
      <w:r w:rsidR="00AC04B3" w:rsidRPr="007357F8">
        <w:rPr>
          <w:rFonts w:ascii="Arial" w:hAnsi="Arial" w:cs="Arial"/>
          <w:color w:val="000000" w:themeColor="text1"/>
          <w:spacing w:val="-7"/>
        </w:rPr>
        <w:t xml:space="preserve"> </w:t>
      </w:r>
      <w:r w:rsidR="00AC04B3" w:rsidRPr="007357F8">
        <w:rPr>
          <w:rFonts w:ascii="Arial" w:hAnsi="Arial" w:cs="Arial"/>
          <w:color w:val="000000" w:themeColor="text1"/>
          <w:spacing w:val="-2"/>
        </w:rPr>
        <w:t>and</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spacing w:val="-2"/>
        </w:rPr>
        <w:t>two</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spacing w:val="-2"/>
        </w:rPr>
        <w:t>vitexin</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spacing w:val="-2"/>
        </w:rPr>
        <w:t>derivatives</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spacing w:val="-2"/>
        </w:rPr>
        <w:t>(Fig</w:t>
      </w:r>
      <w:r w:rsidR="00BA6742">
        <w:rPr>
          <w:rFonts w:ascii="Arial" w:hAnsi="Arial" w:cs="Arial"/>
          <w:color w:val="000000" w:themeColor="text1"/>
          <w:spacing w:val="-2"/>
        </w:rPr>
        <w:t>.</w:t>
      </w:r>
      <w:r w:rsidR="00AC04B3" w:rsidRPr="007357F8">
        <w:rPr>
          <w:rFonts w:ascii="Arial" w:hAnsi="Arial" w:cs="Arial"/>
          <w:color w:val="000000" w:themeColor="text1"/>
          <w:spacing w:val="-8"/>
        </w:rPr>
        <w:t xml:space="preserve"> </w:t>
      </w:r>
      <w:hyperlink w:anchor="_bookmark1" w:history="1">
        <w:r w:rsidR="002F738D">
          <w:rPr>
            <w:rFonts w:ascii="Arial" w:hAnsi="Arial" w:cs="Arial"/>
            <w:color w:val="000000" w:themeColor="text1"/>
            <w:spacing w:val="-2"/>
          </w:rPr>
          <w:t>3</w:t>
        </w:r>
        <w:r w:rsidR="00AC04B3" w:rsidRPr="007357F8">
          <w:rPr>
            <w:rFonts w:ascii="Arial" w:hAnsi="Arial" w:cs="Arial"/>
            <w:color w:val="000000" w:themeColor="text1"/>
            <w:spacing w:val="-2"/>
          </w:rPr>
          <w:t>).</w:t>
        </w:r>
      </w:hyperlink>
      <w:r w:rsidR="00AC04B3" w:rsidRPr="007357F8">
        <w:rPr>
          <w:rFonts w:ascii="Arial" w:hAnsi="Arial" w:cs="Arial"/>
          <w:color w:val="000000" w:themeColor="text1"/>
          <w:spacing w:val="16"/>
        </w:rPr>
        <w:t xml:space="preserve"> </w:t>
      </w:r>
      <w:r w:rsidR="00D8724A">
        <w:rPr>
          <w:rFonts w:ascii="Arial" w:hAnsi="Arial" w:cs="Arial"/>
          <w:color w:val="000000" w:themeColor="text1"/>
          <w:spacing w:val="-2"/>
        </w:rPr>
        <w:t>N</w:t>
      </w:r>
      <w:r w:rsidR="00AC04B3" w:rsidRPr="007357F8">
        <w:rPr>
          <w:rFonts w:ascii="Arial" w:hAnsi="Arial" w:cs="Arial"/>
          <w:color w:val="000000" w:themeColor="text1"/>
          <w:spacing w:val="-2"/>
        </w:rPr>
        <w:t>on-inoculated</w:t>
      </w:r>
      <w:r w:rsidR="00AC04B3" w:rsidRPr="007357F8">
        <w:rPr>
          <w:rFonts w:ascii="Arial" w:hAnsi="Arial" w:cs="Arial"/>
          <w:color w:val="000000" w:themeColor="text1"/>
          <w:spacing w:val="-8"/>
        </w:rPr>
        <w:t xml:space="preserve"> </w:t>
      </w:r>
      <w:r w:rsidR="00AC04B3" w:rsidRPr="007357F8">
        <w:rPr>
          <w:rFonts w:ascii="Arial" w:hAnsi="Arial" w:cs="Arial"/>
          <w:color w:val="000000" w:themeColor="text1"/>
          <w:spacing w:val="-2"/>
        </w:rPr>
        <w:t>samples</w:t>
      </w:r>
      <w:r w:rsidR="00AC04B3" w:rsidRPr="007357F8">
        <w:rPr>
          <w:rFonts w:ascii="Arial" w:hAnsi="Arial" w:cs="Arial"/>
          <w:color w:val="000000" w:themeColor="text1"/>
          <w:spacing w:val="-8"/>
        </w:rPr>
        <w:t xml:space="preserve"> </w:t>
      </w:r>
      <w:r w:rsidR="00577670">
        <w:rPr>
          <w:rFonts w:ascii="Arial" w:hAnsi="Arial" w:cs="Arial"/>
          <w:color w:val="000000" w:themeColor="text1"/>
          <w:spacing w:val="-8"/>
        </w:rPr>
        <w:t xml:space="preserve">of leaves </w:t>
      </w:r>
      <w:r w:rsidR="00D8724A">
        <w:rPr>
          <w:rFonts w:ascii="Arial" w:hAnsi="Arial" w:cs="Arial"/>
          <w:color w:val="000000" w:themeColor="text1"/>
          <w:spacing w:val="-2"/>
        </w:rPr>
        <w:t>had</w:t>
      </w:r>
      <w:r w:rsidR="00D8724A" w:rsidRPr="007357F8">
        <w:rPr>
          <w:rFonts w:ascii="Arial" w:hAnsi="Arial" w:cs="Arial"/>
          <w:color w:val="000000" w:themeColor="text1"/>
          <w:spacing w:val="-8"/>
        </w:rPr>
        <w:t xml:space="preserve"> </w:t>
      </w:r>
      <w:r w:rsidR="00D8724A">
        <w:rPr>
          <w:rFonts w:ascii="Arial" w:hAnsi="Arial" w:cs="Arial"/>
          <w:color w:val="000000" w:themeColor="text1"/>
          <w:spacing w:val="-11"/>
          <w:w w:val="95"/>
        </w:rPr>
        <w:t xml:space="preserve">a </w:t>
      </w:r>
      <w:r w:rsidR="00AC04B3" w:rsidRPr="007357F8">
        <w:rPr>
          <w:rFonts w:ascii="Arial" w:hAnsi="Arial" w:cs="Arial"/>
          <w:color w:val="000000" w:themeColor="text1"/>
          <w:w w:val="95"/>
        </w:rPr>
        <w:t>total</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phenolic</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acids</w:t>
      </w:r>
      <w:r w:rsidR="00AC04B3" w:rsidRPr="007357F8">
        <w:rPr>
          <w:rFonts w:ascii="Arial" w:hAnsi="Arial" w:cs="Arial"/>
          <w:color w:val="000000" w:themeColor="text1"/>
          <w:spacing w:val="-11"/>
          <w:w w:val="95"/>
        </w:rPr>
        <w:t xml:space="preserve"> </w:t>
      </w:r>
      <w:r w:rsidR="00D8724A">
        <w:rPr>
          <w:rFonts w:ascii="Arial" w:hAnsi="Arial" w:cs="Arial"/>
          <w:color w:val="000000" w:themeColor="text1"/>
          <w:spacing w:val="-11"/>
          <w:w w:val="95"/>
        </w:rPr>
        <w:t xml:space="preserve">content of </w:t>
      </w:r>
      <w:r w:rsidR="00AC04B3" w:rsidRPr="007357F8">
        <w:rPr>
          <w:rFonts w:ascii="Arial" w:hAnsi="Arial" w:cs="Arial"/>
          <w:color w:val="000000" w:themeColor="text1"/>
          <w:w w:val="95"/>
        </w:rPr>
        <w:t>36</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mg/g</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dry</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weight</w:t>
      </w:r>
      <w:r w:rsidR="00D8724A">
        <w:rPr>
          <w:rFonts w:ascii="Arial" w:hAnsi="Arial" w:cs="Arial"/>
          <w:color w:val="000000" w:themeColor="text1"/>
          <w:w w:val="95"/>
        </w:rPr>
        <w:t>, which declined to</w:t>
      </w:r>
      <w:r w:rsidR="00577670">
        <w:rPr>
          <w:rFonts w:ascii="Arial" w:hAnsi="Arial" w:cs="Arial"/>
          <w:color w:val="000000" w:themeColor="text1"/>
          <w:w w:val="95"/>
        </w:rPr>
        <w:t xml:space="preserve"> </w:t>
      </w:r>
      <w:r w:rsidR="00577670" w:rsidRPr="007357F8">
        <w:rPr>
          <w:rFonts w:ascii="Arial" w:hAnsi="Arial" w:cs="Arial"/>
          <w:color w:val="000000" w:themeColor="text1"/>
          <w:spacing w:val="-2"/>
        </w:rPr>
        <w:t>5.5</w:t>
      </w:r>
      <w:r w:rsidR="00577670" w:rsidRPr="007357F8">
        <w:rPr>
          <w:rFonts w:ascii="Arial" w:hAnsi="Arial" w:cs="Arial"/>
          <w:color w:val="000000" w:themeColor="text1"/>
          <w:spacing w:val="-10"/>
        </w:rPr>
        <w:t xml:space="preserve"> </w:t>
      </w:r>
      <w:r w:rsidR="00577670" w:rsidRPr="007357F8">
        <w:rPr>
          <w:rFonts w:ascii="Arial" w:hAnsi="Arial" w:cs="Arial"/>
          <w:color w:val="000000" w:themeColor="text1"/>
          <w:spacing w:val="-2"/>
        </w:rPr>
        <w:t>mg/g</w:t>
      </w:r>
      <w:r w:rsidR="00577670" w:rsidRPr="007357F8">
        <w:rPr>
          <w:rFonts w:ascii="Arial" w:hAnsi="Arial" w:cs="Arial"/>
          <w:color w:val="000000" w:themeColor="text1"/>
          <w:spacing w:val="-10"/>
        </w:rPr>
        <w:t xml:space="preserve"> </w:t>
      </w:r>
      <w:r w:rsidR="00577670" w:rsidRPr="007357F8">
        <w:rPr>
          <w:rFonts w:ascii="Arial" w:hAnsi="Arial" w:cs="Arial"/>
          <w:color w:val="000000" w:themeColor="text1"/>
          <w:spacing w:val="-2"/>
        </w:rPr>
        <w:t>dry</w:t>
      </w:r>
      <w:r w:rsidR="00577670" w:rsidRPr="007357F8">
        <w:rPr>
          <w:rFonts w:ascii="Arial" w:hAnsi="Arial" w:cs="Arial"/>
          <w:color w:val="000000" w:themeColor="text1"/>
          <w:spacing w:val="-10"/>
        </w:rPr>
        <w:t xml:space="preserve"> </w:t>
      </w:r>
      <w:r w:rsidR="00577670" w:rsidRPr="007357F8">
        <w:rPr>
          <w:rFonts w:ascii="Arial" w:hAnsi="Arial" w:cs="Arial"/>
          <w:color w:val="000000" w:themeColor="text1"/>
          <w:spacing w:val="-2"/>
        </w:rPr>
        <w:t>weight</w:t>
      </w:r>
      <w:r w:rsidR="00D8724A">
        <w:rPr>
          <w:rFonts w:ascii="Arial" w:hAnsi="Arial" w:cs="Arial"/>
          <w:color w:val="000000" w:themeColor="text1"/>
          <w:w w:val="95"/>
        </w:rPr>
        <w:t xml:space="preserve"> </w:t>
      </w:r>
      <w:r w:rsidR="00AC04B3" w:rsidRPr="007357F8">
        <w:rPr>
          <w:rFonts w:ascii="Arial" w:hAnsi="Arial" w:cs="Arial"/>
          <w:color w:val="000000" w:themeColor="text1"/>
          <w:w w:val="95"/>
        </w:rPr>
        <w:t>samples</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of</w:t>
      </w:r>
      <w:r w:rsidR="00AC04B3" w:rsidRPr="007357F8">
        <w:rPr>
          <w:rFonts w:ascii="Arial" w:hAnsi="Arial" w:cs="Arial"/>
          <w:color w:val="000000" w:themeColor="text1"/>
          <w:spacing w:val="-11"/>
          <w:w w:val="95"/>
        </w:rPr>
        <w:t xml:space="preserve"> </w:t>
      </w:r>
      <w:r w:rsidR="00577670">
        <w:rPr>
          <w:rFonts w:ascii="Arial" w:hAnsi="Arial" w:cs="Arial"/>
          <w:color w:val="000000" w:themeColor="text1"/>
          <w:spacing w:val="-11"/>
          <w:w w:val="95"/>
        </w:rPr>
        <w:t xml:space="preserve">leaves with </w:t>
      </w:r>
      <w:r w:rsidR="00AC04B3" w:rsidRPr="007357F8">
        <w:rPr>
          <w:rFonts w:ascii="Arial" w:hAnsi="Arial" w:cs="Arial"/>
          <w:color w:val="000000" w:themeColor="text1"/>
          <w:w w:val="95"/>
        </w:rPr>
        <w:t>young</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lastRenderedPageBreak/>
        <w:t xml:space="preserve">symptoms </w:t>
      </w:r>
      <w:r w:rsidR="00AC04B3" w:rsidRPr="007357F8">
        <w:rPr>
          <w:rFonts w:ascii="Arial" w:hAnsi="Arial" w:cs="Arial"/>
          <w:color w:val="000000" w:themeColor="text1"/>
          <w:spacing w:val="-2"/>
        </w:rPr>
        <w:t>of</w:t>
      </w:r>
      <w:r w:rsidR="00AC04B3" w:rsidRPr="007357F8">
        <w:rPr>
          <w:rFonts w:ascii="Arial" w:hAnsi="Arial" w:cs="Arial"/>
          <w:color w:val="000000" w:themeColor="text1"/>
          <w:spacing w:val="-10"/>
        </w:rPr>
        <w:t xml:space="preserve"> </w:t>
      </w:r>
      <w:r w:rsidR="00AC04B3" w:rsidRPr="007357F8">
        <w:rPr>
          <w:rFonts w:ascii="Arial" w:hAnsi="Arial" w:cs="Arial"/>
          <w:color w:val="000000" w:themeColor="text1"/>
          <w:spacing w:val="-2"/>
        </w:rPr>
        <w:t>CLS</w:t>
      </w:r>
      <w:r w:rsidR="00577670">
        <w:rPr>
          <w:rFonts w:ascii="Arial" w:hAnsi="Arial" w:cs="Arial"/>
          <w:color w:val="000000" w:themeColor="text1"/>
          <w:spacing w:val="-2"/>
        </w:rPr>
        <w:t xml:space="preserve">, </w:t>
      </w:r>
      <w:r w:rsidR="00AC04B3" w:rsidRPr="007357F8">
        <w:rPr>
          <w:rFonts w:ascii="Arial" w:hAnsi="Arial" w:cs="Arial"/>
          <w:color w:val="000000" w:themeColor="text1"/>
          <w:spacing w:val="-2"/>
        </w:rPr>
        <w:t>and</w:t>
      </w:r>
      <w:r w:rsidR="00AC04B3" w:rsidRPr="007357F8">
        <w:rPr>
          <w:rFonts w:ascii="Arial" w:hAnsi="Arial" w:cs="Arial"/>
          <w:color w:val="000000" w:themeColor="text1"/>
          <w:spacing w:val="-10"/>
        </w:rPr>
        <w:t xml:space="preserve"> </w:t>
      </w:r>
      <w:r w:rsidR="00AC04B3" w:rsidRPr="007357F8">
        <w:rPr>
          <w:rFonts w:ascii="Arial" w:hAnsi="Arial" w:cs="Arial"/>
          <w:color w:val="000000" w:themeColor="text1"/>
          <w:spacing w:val="-2"/>
        </w:rPr>
        <w:t>increased</w:t>
      </w:r>
      <w:r w:rsidR="00AC04B3" w:rsidRPr="007357F8">
        <w:rPr>
          <w:rFonts w:ascii="Arial" w:hAnsi="Arial" w:cs="Arial"/>
          <w:color w:val="000000" w:themeColor="text1"/>
          <w:spacing w:val="-10"/>
        </w:rPr>
        <w:t xml:space="preserve"> </w:t>
      </w:r>
      <w:r w:rsidR="00AC04B3" w:rsidRPr="007357F8">
        <w:rPr>
          <w:rFonts w:ascii="Arial" w:hAnsi="Arial" w:cs="Arial"/>
          <w:color w:val="000000" w:themeColor="text1"/>
          <w:spacing w:val="-2"/>
        </w:rPr>
        <w:t>again</w:t>
      </w:r>
      <w:r w:rsidR="00AC04B3" w:rsidRPr="007357F8">
        <w:rPr>
          <w:rFonts w:ascii="Arial" w:hAnsi="Arial" w:cs="Arial"/>
          <w:color w:val="000000" w:themeColor="text1"/>
          <w:spacing w:val="-10"/>
        </w:rPr>
        <w:t xml:space="preserve"> </w:t>
      </w:r>
      <w:r w:rsidR="00577670">
        <w:rPr>
          <w:rFonts w:ascii="Arial" w:hAnsi="Arial" w:cs="Arial"/>
          <w:color w:val="000000" w:themeColor="text1"/>
          <w:spacing w:val="-10"/>
        </w:rPr>
        <w:t xml:space="preserve">to 30 mg/g dry weight in leaves with </w:t>
      </w:r>
      <w:r w:rsidR="00AC04B3" w:rsidRPr="007357F8">
        <w:rPr>
          <w:rFonts w:ascii="Arial" w:hAnsi="Arial" w:cs="Arial"/>
          <w:color w:val="000000" w:themeColor="text1"/>
          <w:spacing w:val="-2"/>
        </w:rPr>
        <w:t>mature</w:t>
      </w:r>
      <w:r w:rsidR="00AC04B3" w:rsidRPr="007357F8">
        <w:rPr>
          <w:rFonts w:ascii="Arial" w:hAnsi="Arial" w:cs="Arial"/>
          <w:color w:val="000000" w:themeColor="text1"/>
          <w:spacing w:val="-10"/>
        </w:rPr>
        <w:t xml:space="preserve"> </w:t>
      </w:r>
      <w:r w:rsidR="00AC04B3" w:rsidRPr="007357F8">
        <w:rPr>
          <w:rFonts w:ascii="Arial" w:hAnsi="Arial" w:cs="Arial"/>
          <w:color w:val="000000" w:themeColor="text1"/>
          <w:spacing w:val="-2"/>
        </w:rPr>
        <w:t>symptoms.</w:t>
      </w:r>
      <w:r w:rsidR="00AC04B3" w:rsidRPr="007357F8">
        <w:rPr>
          <w:rFonts w:ascii="Arial" w:hAnsi="Arial" w:cs="Arial"/>
          <w:color w:val="000000" w:themeColor="text1"/>
          <w:spacing w:val="30"/>
        </w:rPr>
        <w:t xml:space="preserve"> </w:t>
      </w:r>
      <w:r w:rsidR="00AC04B3" w:rsidRPr="007357F8">
        <w:rPr>
          <w:rFonts w:ascii="Arial" w:hAnsi="Arial" w:cs="Arial"/>
          <w:color w:val="000000" w:themeColor="text1"/>
          <w:spacing w:val="-2"/>
        </w:rPr>
        <w:t>The</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flavonoid</w:t>
      </w:r>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isorhamnetin-</w:t>
      </w:r>
      <w:proofErr w:type="spellStart"/>
      <w:r w:rsidR="00AC04B3" w:rsidRPr="007357F8">
        <w:rPr>
          <w:rFonts w:ascii="Arial" w:hAnsi="Arial" w:cs="Arial"/>
          <w:color w:val="000000" w:themeColor="text1"/>
          <w:spacing w:val="-2"/>
        </w:rPr>
        <w:t>dihexoside</w:t>
      </w:r>
      <w:proofErr w:type="spellEnd"/>
      <w:r w:rsidR="00AC04B3" w:rsidRPr="007357F8">
        <w:rPr>
          <w:rFonts w:ascii="Arial" w:hAnsi="Arial" w:cs="Arial"/>
          <w:color w:val="000000" w:themeColor="text1"/>
          <w:spacing w:val="-9"/>
        </w:rPr>
        <w:t xml:space="preserve"> </w:t>
      </w:r>
      <w:r w:rsidR="00AC04B3" w:rsidRPr="007357F8">
        <w:rPr>
          <w:rFonts w:ascii="Arial" w:hAnsi="Arial" w:cs="Arial"/>
          <w:color w:val="000000" w:themeColor="text1"/>
          <w:spacing w:val="-2"/>
        </w:rPr>
        <w:t>pre</w:t>
      </w:r>
      <w:r w:rsidR="00AC04B3" w:rsidRPr="007357F8">
        <w:rPr>
          <w:rFonts w:ascii="Arial" w:hAnsi="Arial" w:cs="Arial"/>
          <w:color w:val="000000" w:themeColor="text1"/>
          <w:w w:val="95"/>
        </w:rPr>
        <w:t xml:space="preserve">sented </w:t>
      </w:r>
      <w:r w:rsidR="00577670">
        <w:rPr>
          <w:rFonts w:ascii="Arial" w:hAnsi="Arial" w:cs="Arial"/>
          <w:color w:val="000000" w:themeColor="text1"/>
          <w:w w:val="95"/>
        </w:rPr>
        <w:t>a similar</w:t>
      </w:r>
      <w:r w:rsidR="00577670" w:rsidRPr="007357F8">
        <w:rPr>
          <w:rFonts w:ascii="Arial" w:hAnsi="Arial" w:cs="Arial"/>
          <w:color w:val="000000" w:themeColor="text1"/>
          <w:w w:val="95"/>
        </w:rPr>
        <w:t xml:space="preserve"> </w:t>
      </w:r>
      <w:r w:rsidR="00AC04B3" w:rsidRPr="007357F8">
        <w:rPr>
          <w:rFonts w:ascii="Arial" w:hAnsi="Arial" w:cs="Arial"/>
          <w:color w:val="000000" w:themeColor="text1"/>
          <w:w w:val="95"/>
        </w:rPr>
        <w:t xml:space="preserve">value in </w:t>
      </w:r>
      <w:r w:rsidR="00577670">
        <w:rPr>
          <w:rFonts w:ascii="Arial" w:hAnsi="Arial" w:cs="Arial"/>
          <w:color w:val="000000" w:themeColor="text1"/>
          <w:w w:val="95"/>
        </w:rPr>
        <w:t xml:space="preserve">leaf </w:t>
      </w:r>
      <w:r w:rsidR="00AC04B3" w:rsidRPr="007357F8">
        <w:rPr>
          <w:rFonts w:ascii="Arial" w:hAnsi="Arial" w:cs="Arial"/>
          <w:color w:val="000000" w:themeColor="text1"/>
          <w:w w:val="95"/>
        </w:rPr>
        <w:t xml:space="preserve">samples of all </w:t>
      </w:r>
      <w:r w:rsidR="00577670">
        <w:rPr>
          <w:rFonts w:ascii="Arial" w:hAnsi="Arial" w:cs="Arial"/>
          <w:color w:val="000000" w:themeColor="text1"/>
          <w:w w:val="95"/>
        </w:rPr>
        <w:t xml:space="preserve">symptom </w:t>
      </w:r>
      <w:r w:rsidR="00AC04B3" w:rsidRPr="007357F8">
        <w:rPr>
          <w:rFonts w:ascii="Arial" w:hAnsi="Arial" w:cs="Arial"/>
          <w:color w:val="000000" w:themeColor="text1"/>
          <w:w w:val="95"/>
        </w:rPr>
        <w:t>classes except in lea</w:t>
      </w:r>
      <w:r w:rsidR="00577670">
        <w:rPr>
          <w:rFonts w:ascii="Arial" w:hAnsi="Arial" w:cs="Arial"/>
          <w:color w:val="000000" w:themeColor="text1"/>
          <w:w w:val="95"/>
        </w:rPr>
        <w:t>f</w:t>
      </w:r>
      <w:r w:rsidR="00AC04B3" w:rsidRPr="007357F8">
        <w:rPr>
          <w:rFonts w:ascii="Arial" w:hAnsi="Arial" w:cs="Arial"/>
          <w:color w:val="000000" w:themeColor="text1"/>
          <w:w w:val="95"/>
        </w:rPr>
        <w:t xml:space="preserve"> samples </w:t>
      </w:r>
      <w:r w:rsidR="00577670">
        <w:rPr>
          <w:rFonts w:ascii="Arial" w:hAnsi="Arial" w:cs="Arial"/>
          <w:color w:val="000000" w:themeColor="text1"/>
          <w:w w:val="95"/>
        </w:rPr>
        <w:t>with</w:t>
      </w:r>
      <w:r w:rsidR="00577670" w:rsidRPr="007357F8">
        <w:rPr>
          <w:rFonts w:ascii="Arial" w:hAnsi="Arial" w:cs="Arial"/>
          <w:color w:val="000000" w:themeColor="text1"/>
          <w:w w:val="95"/>
        </w:rPr>
        <w:t xml:space="preserve"> </w:t>
      </w:r>
      <w:r w:rsidR="00AC04B3" w:rsidRPr="007357F8">
        <w:rPr>
          <w:rFonts w:ascii="Arial" w:hAnsi="Arial" w:cs="Arial"/>
          <w:color w:val="000000" w:themeColor="text1"/>
          <w:w w:val="95"/>
        </w:rPr>
        <w:t>young symptoms</w:t>
      </w:r>
      <w:r w:rsidR="00577670">
        <w:rPr>
          <w:rFonts w:ascii="Arial" w:hAnsi="Arial" w:cs="Arial"/>
          <w:color w:val="000000" w:themeColor="text1"/>
          <w:w w:val="95"/>
        </w:rPr>
        <w:t>. A</w:t>
      </w:r>
      <w:r w:rsidR="00AC04B3" w:rsidRPr="007357F8">
        <w:rPr>
          <w:rFonts w:ascii="Arial" w:hAnsi="Arial" w:cs="Arial"/>
          <w:color w:val="000000" w:themeColor="text1"/>
          <w:w w:val="95"/>
        </w:rPr>
        <w:t xml:space="preserve">ll other phenolic acids showed </w:t>
      </w:r>
      <w:r w:rsidR="00577670">
        <w:rPr>
          <w:rFonts w:ascii="Arial" w:hAnsi="Arial" w:cs="Arial"/>
          <w:color w:val="000000" w:themeColor="text1"/>
          <w:w w:val="95"/>
        </w:rPr>
        <w:t xml:space="preserve">a </w:t>
      </w:r>
      <w:r w:rsidR="00AC04B3" w:rsidRPr="007357F8">
        <w:rPr>
          <w:rFonts w:ascii="Arial" w:hAnsi="Arial" w:cs="Arial"/>
          <w:color w:val="000000" w:themeColor="text1"/>
          <w:w w:val="95"/>
        </w:rPr>
        <w:t xml:space="preserve">change in content depending on the </w:t>
      </w:r>
      <w:r w:rsidR="00577670">
        <w:rPr>
          <w:rFonts w:ascii="Arial" w:hAnsi="Arial" w:cs="Arial"/>
          <w:color w:val="000000" w:themeColor="text1"/>
          <w:w w:val="95"/>
        </w:rPr>
        <w:t xml:space="preserve">symptom age on the leaf </w:t>
      </w:r>
      <w:r w:rsidR="00AC04B3" w:rsidRPr="007357F8">
        <w:rPr>
          <w:rFonts w:ascii="Arial" w:hAnsi="Arial" w:cs="Arial"/>
          <w:color w:val="000000" w:themeColor="text1"/>
          <w:w w:val="95"/>
        </w:rPr>
        <w:t>sample.</w:t>
      </w:r>
      <w:r w:rsidR="00AC04B3" w:rsidRPr="007357F8">
        <w:rPr>
          <w:rFonts w:ascii="Arial" w:hAnsi="Arial" w:cs="Arial"/>
          <w:color w:val="000000" w:themeColor="text1"/>
          <w:spacing w:val="31"/>
        </w:rPr>
        <w:t xml:space="preserve"> </w:t>
      </w:r>
      <w:r w:rsidR="00AC04B3" w:rsidRPr="007357F8">
        <w:rPr>
          <w:rFonts w:ascii="Arial" w:hAnsi="Arial" w:cs="Arial"/>
          <w:color w:val="000000" w:themeColor="text1"/>
          <w:w w:val="95"/>
        </w:rPr>
        <w:t xml:space="preserve">Samples of </w:t>
      </w:r>
      <w:r w:rsidR="00577670">
        <w:rPr>
          <w:rFonts w:ascii="Arial" w:hAnsi="Arial" w:cs="Arial"/>
          <w:color w:val="000000" w:themeColor="text1"/>
          <w:w w:val="95"/>
        </w:rPr>
        <w:t xml:space="preserve">leaves with </w:t>
      </w:r>
      <w:r w:rsidR="00AC04B3" w:rsidRPr="007357F8">
        <w:rPr>
          <w:rFonts w:ascii="Arial" w:hAnsi="Arial" w:cs="Arial"/>
          <w:color w:val="000000" w:themeColor="text1"/>
          <w:w w:val="95"/>
        </w:rPr>
        <w:t xml:space="preserve">young symptoms of BR presented </w:t>
      </w:r>
      <w:r w:rsidR="00577670">
        <w:rPr>
          <w:rFonts w:ascii="Arial" w:hAnsi="Arial" w:cs="Arial"/>
          <w:color w:val="000000" w:themeColor="text1"/>
          <w:w w:val="95"/>
        </w:rPr>
        <w:t>had a</w:t>
      </w:r>
      <w:r w:rsidR="00AC04B3" w:rsidRPr="007357F8">
        <w:rPr>
          <w:rFonts w:ascii="Arial" w:hAnsi="Arial" w:cs="Arial"/>
          <w:color w:val="000000" w:themeColor="text1"/>
          <w:w w:val="95"/>
        </w:rPr>
        <w:t xml:space="preserve"> </w:t>
      </w:r>
      <w:r w:rsidR="00577670">
        <w:rPr>
          <w:rFonts w:ascii="Arial" w:hAnsi="Arial" w:cs="Arial"/>
          <w:color w:val="000000" w:themeColor="text1"/>
          <w:w w:val="95"/>
        </w:rPr>
        <w:t xml:space="preserve">low </w:t>
      </w:r>
      <w:r w:rsidR="00AC04B3" w:rsidRPr="007357F8">
        <w:rPr>
          <w:rFonts w:ascii="Arial" w:hAnsi="Arial" w:cs="Arial"/>
          <w:color w:val="000000" w:themeColor="text1"/>
          <w:w w:val="95"/>
        </w:rPr>
        <w:t>total phenolic acid</w:t>
      </w:r>
      <w:r w:rsidR="00577670">
        <w:rPr>
          <w:rFonts w:ascii="Arial" w:hAnsi="Arial" w:cs="Arial"/>
          <w:color w:val="000000" w:themeColor="text1"/>
          <w:w w:val="95"/>
        </w:rPr>
        <w:t xml:space="preserve"> content</w:t>
      </w:r>
      <w:r w:rsidR="00AC04B3" w:rsidRPr="007357F8">
        <w:rPr>
          <w:rFonts w:ascii="Arial" w:hAnsi="Arial" w:cs="Arial"/>
          <w:color w:val="000000" w:themeColor="text1"/>
          <w:w w:val="95"/>
        </w:rPr>
        <w:t xml:space="preserve"> </w:t>
      </w:r>
      <w:r w:rsidR="00577670">
        <w:rPr>
          <w:rFonts w:ascii="Arial" w:hAnsi="Arial" w:cs="Arial"/>
          <w:color w:val="000000" w:themeColor="text1"/>
          <w:w w:val="95"/>
        </w:rPr>
        <w:t xml:space="preserve">of </w:t>
      </w:r>
      <w:r w:rsidR="00AC04B3" w:rsidRPr="007357F8">
        <w:rPr>
          <w:rFonts w:ascii="Arial" w:hAnsi="Arial" w:cs="Arial"/>
          <w:color w:val="000000" w:themeColor="text1"/>
          <w:w w:val="95"/>
        </w:rPr>
        <w:t>14.5 mg/g</w:t>
      </w:r>
      <w:r w:rsidR="00577670">
        <w:rPr>
          <w:rFonts w:ascii="Arial" w:hAnsi="Arial" w:cs="Arial"/>
          <w:color w:val="000000" w:themeColor="text1"/>
          <w:w w:val="95"/>
        </w:rPr>
        <w:t xml:space="preserve"> dry weight, which increased to </w:t>
      </w:r>
      <w:r w:rsidR="00AC04B3" w:rsidRPr="007357F8">
        <w:rPr>
          <w:rFonts w:ascii="Arial" w:hAnsi="Arial" w:cs="Arial"/>
          <w:color w:val="000000" w:themeColor="text1"/>
          <w:w w:val="95"/>
        </w:rPr>
        <w:t>49 mg/g</w:t>
      </w:r>
      <w:r w:rsidR="00577670">
        <w:rPr>
          <w:rFonts w:ascii="Arial" w:hAnsi="Arial" w:cs="Arial"/>
          <w:color w:val="000000" w:themeColor="text1"/>
          <w:w w:val="95"/>
        </w:rPr>
        <w:t xml:space="preserve"> for leaves with mid-age symptoms</w:t>
      </w:r>
      <w:r w:rsidR="00AC04B3" w:rsidRPr="007357F8">
        <w:rPr>
          <w:rFonts w:ascii="Arial" w:hAnsi="Arial" w:cs="Arial"/>
          <w:color w:val="000000" w:themeColor="text1"/>
          <w:w w:val="95"/>
        </w:rPr>
        <w:t>.</w:t>
      </w:r>
      <w:r w:rsidR="00AC04B3" w:rsidRPr="007357F8">
        <w:rPr>
          <w:rFonts w:ascii="Arial" w:hAnsi="Arial" w:cs="Arial"/>
          <w:color w:val="000000" w:themeColor="text1"/>
          <w:spacing w:val="14"/>
        </w:rPr>
        <w:t xml:space="preserve"> </w:t>
      </w:r>
      <w:r w:rsidR="00AC04B3" w:rsidRPr="007357F8">
        <w:rPr>
          <w:rFonts w:ascii="Arial" w:hAnsi="Arial" w:cs="Arial"/>
          <w:color w:val="000000" w:themeColor="text1"/>
          <w:w w:val="95"/>
        </w:rPr>
        <w:t>The</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highest</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content</w:t>
      </w:r>
      <w:r w:rsidR="00577670">
        <w:rPr>
          <w:rFonts w:ascii="Arial" w:hAnsi="Arial" w:cs="Arial"/>
          <w:color w:val="000000" w:themeColor="text1"/>
          <w:w w:val="95"/>
        </w:rPr>
        <w:t>s</w:t>
      </w:r>
      <w:r w:rsidR="00AC04B3" w:rsidRPr="007357F8">
        <w:rPr>
          <w:rFonts w:ascii="Arial" w:hAnsi="Arial" w:cs="Arial"/>
          <w:color w:val="000000" w:themeColor="text1"/>
          <w:w w:val="95"/>
        </w:rPr>
        <w:t xml:space="preserve"> of</w:t>
      </w:r>
      <w:r w:rsidR="00AC04B3" w:rsidRPr="007357F8">
        <w:rPr>
          <w:rFonts w:ascii="Arial" w:hAnsi="Arial" w:cs="Arial"/>
          <w:color w:val="000000" w:themeColor="text1"/>
          <w:spacing w:val="-11"/>
          <w:w w:val="95"/>
        </w:rPr>
        <w:t xml:space="preserve"> </w:t>
      </w:r>
      <w:r w:rsidR="00577670">
        <w:rPr>
          <w:rFonts w:ascii="Arial" w:hAnsi="Arial" w:cs="Arial"/>
          <w:color w:val="000000" w:themeColor="text1"/>
          <w:w w:val="95"/>
        </w:rPr>
        <w:t xml:space="preserve">phenolics </w:t>
      </w:r>
      <w:r w:rsidR="00AC04B3" w:rsidRPr="007357F8">
        <w:rPr>
          <w:rFonts w:ascii="Arial" w:hAnsi="Arial" w:cs="Arial"/>
          <w:color w:val="000000" w:themeColor="text1"/>
          <w:w w:val="95"/>
        </w:rPr>
        <w:t>w</w:t>
      </w:r>
      <w:ins w:id="254" w:author="Anna Brugger" w:date="2022-07-26T19:35:00Z">
        <w:r w:rsidR="00B9747C">
          <w:rPr>
            <w:rFonts w:ascii="Arial" w:hAnsi="Arial" w:cs="Arial"/>
            <w:color w:val="000000" w:themeColor="text1"/>
            <w:w w:val="95"/>
          </w:rPr>
          <w:t>ere</w:t>
        </w:r>
      </w:ins>
      <w:del w:id="255" w:author="Anna Brugger" w:date="2022-07-26T19:35:00Z">
        <w:r w:rsidR="00AC04B3" w:rsidRPr="007357F8" w:rsidDel="00B9747C">
          <w:rPr>
            <w:rFonts w:ascii="Arial" w:hAnsi="Arial" w:cs="Arial"/>
            <w:color w:val="000000" w:themeColor="text1"/>
            <w:w w:val="95"/>
          </w:rPr>
          <w:delText>as</w:delText>
        </w:r>
      </w:del>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detected</w:t>
      </w:r>
      <w:r w:rsidR="00AC04B3" w:rsidRPr="007357F8">
        <w:rPr>
          <w:rFonts w:ascii="Arial" w:hAnsi="Arial" w:cs="Arial"/>
          <w:color w:val="000000" w:themeColor="text1"/>
          <w:spacing w:val="-11"/>
          <w:w w:val="95"/>
        </w:rPr>
        <w:t xml:space="preserve"> </w:t>
      </w:r>
      <w:r w:rsidR="00AC04B3" w:rsidRPr="007357F8">
        <w:rPr>
          <w:rFonts w:ascii="Arial" w:hAnsi="Arial" w:cs="Arial"/>
          <w:color w:val="000000" w:themeColor="text1"/>
          <w:w w:val="95"/>
        </w:rPr>
        <w:t>in</w:t>
      </w:r>
      <w:r w:rsidR="00AC04B3" w:rsidRPr="007357F8">
        <w:rPr>
          <w:rFonts w:ascii="Arial" w:hAnsi="Arial" w:cs="Arial"/>
          <w:color w:val="000000" w:themeColor="text1"/>
          <w:spacing w:val="-11"/>
          <w:w w:val="95"/>
        </w:rPr>
        <w:t xml:space="preserve"> </w:t>
      </w:r>
      <w:r w:rsidR="00577670">
        <w:rPr>
          <w:rFonts w:ascii="Arial" w:hAnsi="Arial" w:cs="Arial"/>
          <w:color w:val="000000" w:themeColor="text1"/>
          <w:spacing w:val="-11"/>
          <w:w w:val="95"/>
        </w:rPr>
        <w:t xml:space="preserve">leaves with </w:t>
      </w:r>
      <w:r w:rsidR="00AC04B3" w:rsidRPr="007357F8">
        <w:rPr>
          <w:rFonts w:ascii="Arial" w:hAnsi="Arial" w:cs="Arial"/>
          <w:color w:val="000000" w:themeColor="text1"/>
          <w:w w:val="95"/>
        </w:rPr>
        <w:t>mid-age symptoms of BR</w:t>
      </w:r>
      <w:r w:rsidR="00577670">
        <w:rPr>
          <w:rFonts w:ascii="Arial" w:hAnsi="Arial" w:cs="Arial"/>
          <w:color w:val="000000" w:themeColor="text1"/>
          <w:w w:val="95"/>
        </w:rPr>
        <w:t>,</w:t>
      </w:r>
      <w:r w:rsidR="00AC04B3" w:rsidRPr="007357F8">
        <w:rPr>
          <w:rFonts w:ascii="Arial" w:hAnsi="Arial" w:cs="Arial"/>
          <w:color w:val="000000" w:themeColor="text1"/>
          <w:w w:val="95"/>
        </w:rPr>
        <w:t xml:space="preserve"> and the phenol</w:t>
      </w:r>
      <w:r w:rsidR="00577670">
        <w:rPr>
          <w:rFonts w:ascii="Arial" w:hAnsi="Arial" w:cs="Arial"/>
          <w:color w:val="000000" w:themeColor="text1"/>
          <w:w w:val="95"/>
        </w:rPr>
        <w:t>ic</w:t>
      </w:r>
      <w:r w:rsidR="00AC04B3" w:rsidRPr="007357F8">
        <w:rPr>
          <w:rFonts w:ascii="Arial" w:hAnsi="Arial" w:cs="Arial"/>
          <w:color w:val="000000" w:themeColor="text1"/>
          <w:w w:val="95"/>
        </w:rPr>
        <w:t xml:space="preserve"> with the highest content was isorhamnetin-</w:t>
      </w:r>
      <w:proofErr w:type="spellStart"/>
      <w:r w:rsidR="00AC04B3" w:rsidRPr="007357F8">
        <w:rPr>
          <w:rFonts w:ascii="Arial" w:hAnsi="Arial" w:cs="Arial"/>
          <w:color w:val="000000" w:themeColor="text1"/>
          <w:w w:val="95"/>
        </w:rPr>
        <w:t>dihexoside</w:t>
      </w:r>
      <w:proofErr w:type="spellEnd"/>
      <w:r w:rsidR="00AC04B3" w:rsidRPr="007357F8">
        <w:rPr>
          <w:rFonts w:ascii="Arial" w:hAnsi="Arial" w:cs="Arial"/>
          <w:color w:val="000000" w:themeColor="text1"/>
          <w:w w:val="95"/>
        </w:rPr>
        <w:t>.</w:t>
      </w:r>
    </w:p>
    <w:p w14:paraId="7FCF424C" w14:textId="0AAF32D0" w:rsidR="00AC04B3" w:rsidRPr="001421E2" w:rsidRDefault="00F26F3B" w:rsidP="00F81C5B">
      <w:pPr>
        <w:spacing w:line="480" w:lineRule="auto"/>
        <w:ind w:firstLine="708"/>
        <w:jc w:val="both"/>
        <w:rPr>
          <w:rFonts w:ascii="Arial" w:hAnsi="Arial" w:cs="Arial"/>
          <w:color w:val="000000" w:themeColor="text1"/>
          <w:spacing w:val="-13"/>
        </w:rPr>
      </w:pPr>
      <w:r>
        <w:rPr>
          <w:rFonts w:ascii="Arial" w:hAnsi="Arial" w:cs="Arial"/>
          <w:noProof/>
          <w:color w:val="000000" w:themeColor="text1"/>
          <w:lang w:val="de-DE" w:eastAsia="de-DE"/>
        </w:rPr>
        <w:drawing>
          <wp:inline distT="0" distB="0" distL="0" distR="0" wp14:anchorId="7788C837" wp14:editId="36E2392D">
            <wp:extent cx="6144895" cy="2582545"/>
            <wp:effectExtent l="0" t="0" r="825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44895" cy="2582545"/>
                    </a:xfrm>
                    <a:prstGeom prst="rect">
                      <a:avLst/>
                    </a:prstGeom>
                    <a:noFill/>
                    <a:ln>
                      <a:noFill/>
                    </a:ln>
                  </pic:spPr>
                </pic:pic>
              </a:graphicData>
            </a:graphic>
          </wp:inline>
        </w:drawing>
      </w:r>
    </w:p>
    <w:p w14:paraId="5EB99C1C" w14:textId="0E9097E3"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rPr>
        <w:t>Fig</w:t>
      </w:r>
      <w:r w:rsidR="00F601B7" w:rsidRPr="00F81C5B">
        <w:rPr>
          <w:rFonts w:ascii="Arial" w:hAnsi="Arial" w:cs="Arial"/>
          <w:b/>
          <w:bCs/>
          <w:color w:val="000000" w:themeColor="text1"/>
        </w:rPr>
        <w:t>.</w:t>
      </w:r>
      <w:r w:rsidR="002F738D">
        <w:rPr>
          <w:rFonts w:ascii="Arial" w:hAnsi="Arial" w:cs="Arial"/>
          <w:b/>
          <w:bCs/>
          <w:color w:val="000000" w:themeColor="text1"/>
        </w:rPr>
        <w:t>2</w:t>
      </w:r>
      <w:r w:rsidR="00F601B7" w:rsidRPr="00F81C5B">
        <w:rPr>
          <w:rFonts w:ascii="Arial" w:hAnsi="Arial" w:cs="Arial"/>
          <w:b/>
          <w:bCs/>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Pigment (</w:t>
      </w:r>
      <w:r w:rsidR="00312357">
        <w:rPr>
          <w:rFonts w:ascii="Arial" w:hAnsi="Arial" w:cs="Arial"/>
          <w:color w:val="000000" w:themeColor="text1"/>
        </w:rPr>
        <w:t>A and C</w:t>
      </w:r>
      <w:del w:id="256" w:author="Anna Brugger" w:date="2022-07-26T19:35:00Z">
        <w:r w:rsidR="00312357" w:rsidDel="00B9747C">
          <w:rPr>
            <w:rFonts w:ascii="Arial" w:hAnsi="Arial" w:cs="Arial"/>
            <w:color w:val="000000" w:themeColor="text1"/>
          </w:rPr>
          <w:delText xml:space="preserve"> </w:delText>
        </w:r>
      </w:del>
      <w:r w:rsidRPr="001421E2">
        <w:rPr>
          <w:rFonts w:ascii="Arial" w:hAnsi="Arial" w:cs="Arial"/>
          <w:color w:val="000000" w:themeColor="text1"/>
        </w:rPr>
        <w:t>) and flavonoid (</w:t>
      </w:r>
      <w:r w:rsidR="00312357">
        <w:rPr>
          <w:rFonts w:ascii="Arial" w:hAnsi="Arial" w:cs="Arial"/>
          <w:color w:val="000000" w:themeColor="text1"/>
        </w:rPr>
        <w:t>B and D</w:t>
      </w:r>
      <w:r w:rsidRPr="001421E2">
        <w:rPr>
          <w:rFonts w:ascii="Arial" w:hAnsi="Arial" w:cs="Arial"/>
          <w:color w:val="000000" w:themeColor="text1"/>
        </w:rPr>
        <w:t xml:space="preserve">) </w:t>
      </w:r>
      <w:r w:rsidR="00332BBA">
        <w:rPr>
          <w:rFonts w:ascii="Arial" w:hAnsi="Arial" w:cs="Arial"/>
          <w:color w:val="000000" w:themeColor="text1"/>
        </w:rPr>
        <w:t>content</w:t>
      </w:r>
      <w:r w:rsidR="00332BBA" w:rsidRPr="001421E2">
        <w:rPr>
          <w:rFonts w:ascii="Arial" w:hAnsi="Arial" w:cs="Arial"/>
          <w:color w:val="000000" w:themeColor="text1"/>
        </w:rPr>
        <w:t xml:space="preserve"> </w:t>
      </w:r>
      <w:r w:rsidRPr="001421E2">
        <w:rPr>
          <w:rFonts w:ascii="Arial" w:hAnsi="Arial" w:cs="Arial"/>
          <w:color w:val="000000" w:themeColor="text1"/>
        </w:rPr>
        <w:t xml:space="preserve">of </w:t>
      </w:r>
      <w:r w:rsidR="00332BBA">
        <w:rPr>
          <w:rFonts w:ascii="Arial" w:hAnsi="Arial" w:cs="Arial"/>
          <w:color w:val="000000" w:themeColor="text1"/>
        </w:rPr>
        <w:t xml:space="preserve">leaves diseased with </w:t>
      </w:r>
      <w:proofErr w:type="spellStart"/>
      <w:r w:rsidR="00332BBA">
        <w:rPr>
          <w:rFonts w:ascii="Arial" w:hAnsi="Arial" w:cs="Arial"/>
          <w:color w:val="000000" w:themeColor="text1"/>
        </w:rPr>
        <w:t>Cercospora</w:t>
      </w:r>
      <w:proofErr w:type="spellEnd"/>
      <w:r w:rsidR="00332BBA">
        <w:rPr>
          <w:rFonts w:ascii="Arial" w:hAnsi="Arial" w:cs="Arial"/>
          <w:color w:val="000000" w:themeColor="text1"/>
        </w:rPr>
        <w:t xml:space="preserve"> leaf spot (</w:t>
      </w:r>
      <w:r w:rsidRPr="001421E2">
        <w:rPr>
          <w:rFonts w:ascii="Arial" w:hAnsi="Arial" w:cs="Arial"/>
          <w:color w:val="000000" w:themeColor="text1"/>
        </w:rPr>
        <w:t>CLS</w:t>
      </w:r>
      <w:r w:rsidR="00332BBA">
        <w:rPr>
          <w:rFonts w:ascii="Arial" w:hAnsi="Arial" w:cs="Arial"/>
          <w:color w:val="000000" w:themeColor="text1"/>
        </w:rPr>
        <w:t>)</w:t>
      </w:r>
      <w:r w:rsidRPr="001421E2">
        <w:rPr>
          <w:rFonts w:ascii="Arial" w:hAnsi="Arial" w:cs="Arial"/>
          <w:color w:val="000000" w:themeColor="text1"/>
        </w:rPr>
        <w:t xml:space="preserve"> </w:t>
      </w:r>
      <w:r w:rsidR="00332BBA">
        <w:rPr>
          <w:rFonts w:ascii="Arial" w:hAnsi="Arial" w:cs="Arial"/>
          <w:color w:val="000000" w:themeColor="text1"/>
        </w:rPr>
        <w:t>of brown rust (</w:t>
      </w:r>
      <w:r w:rsidRPr="001421E2">
        <w:rPr>
          <w:rFonts w:ascii="Arial" w:hAnsi="Arial" w:cs="Arial"/>
          <w:color w:val="000000" w:themeColor="text1"/>
        </w:rPr>
        <w:t>BR</w:t>
      </w:r>
      <w:r w:rsidR="00332BBA">
        <w:rPr>
          <w:rFonts w:ascii="Arial" w:hAnsi="Arial" w:cs="Arial"/>
          <w:color w:val="000000" w:themeColor="text1"/>
        </w:rPr>
        <w:t>)</w:t>
      </w:r>
      <w:r w:rsidRPr="001421E2">
        <w:rPr>
          <w:rFonts w:ascii="Arial" w:hAnsi="Arial" w:cs="Arial"/>
          <w:color w:val="000000" w:themeColor="text1"/>
        </w:rPr>
        <w:t xml:space="preserve"> </w:t>
      </w:r>
      <w:r w:rsidR="00332BBA">
        <w:rPr>
          <w:rFonts w:ascii="Arial" w:hAnsi="Arial" w:cs="Arial"/>
          <w:color w:val="000000" w:themeColor="text1"/>
        </w:rPr>
        <w:t>and classified</w:t>
      </w:r>
      <w:r w:rsidR="00332BBA" w:rsidRPr="001421E2">
        <w:rPr>
          <w:rFonts w:ascii="Arial" w:hAnsi="Arial" w:cs="Arial"/>
          <w:color w:val="000000" w:themeColor="text1"/>
        </w:rPr>
        <w:t xml:space="preserve"> </w:t>
      </w:r>
      <w:r w:rsidRPr="001421E2">
        <w:rPr>
          <w:rFonts w:ascii="Arial" w:hAnsi="Arial" w:cs="Arial"/>
          <w:color w:val="000000" w:themeColor="text1"/>
        </w:rPr>
        <w:t>into non-</w:t>
      </w:r>
      <w:r w:rsidRPr="001421E2">
        <w:rPr>
          <w:rFonts w:ascii="Arial" w:hAnsi="Arial" w:cs="Arial"/>
          <w:color w:val="000000" w:themeColor="text1"/>
          <w:w w:val="95"/>
        </w:rPr>
        <w:t xml:space="preserve">inoculated </w:t>
      </w:r>
      <w:r w:rsidR="00332BBA">
        <w:rPr>
          <w:rFonts w:ascii="Arial" w:hAnsi="Arial" w:cs="Arial"/>
          <w:color w:val="000000" w:themeColor="text1"/>
          <w:w w:val="95"/>
        </w:rPr>
        <w:t xml:space="preserve">leaves, and leaves with </w:t>
      </w:r>
      <w:r w:rsidRPr="001421E2">
        <w:rPr>
          <w:rFonts w:ascii="Arial" w:hAnsi="Arial" w:cs="Arial"/>
          <w:color w:val="000000" w:themeColor="text1"/>
          <w:w w:val="95"/>
        </w:rPr>
        <w:t xml:space="preserve">young, mid-age </w:t>
      </w:r>
      <w:r w:rsidR="00332BBA">
        <w:rPr>
          <w:rFonts w:ascii="Arial" w:hAnsi="Arial" w:cs="Arial"/>
          <w:color w:val="000000" w:themeColor="text1"/>
          <w:w w:val="95"/>
        </w:rPr>
        <w:t>or</w:t>
      </w:r>
      <w:r w:rsidR="00332BBA" w:rsidRPr="001421E2">
        <w:rPr>
          <w:rFonts w:ascii="Arial" w:hAnsi="Arial" w:cs="Arial"/>
          <w:color w:val="000000" w:themeColor="text1"/>
          <w:w w:val="95"/>
        </w:rPr>
        <w:t xml:space="preserve"> </w:t>
      </w:r>
      <w:r w:rsidRPr="001421E2">
        <w:rPr>
          <w:rFonts w:ascii="Arial" w:hAnsi="Arial" w:cs="Arial"/>
          <w:color w:val="000000" w:themeColor="text1"/>
          <w:w w:val="95"/>
        </w:rPr>
        <w:t>mature symptoms.</w:t>
      </w:r>
      <w:r w:rsidRPr="001421E2">
        <w:rPr>
          <w:rFonts w:ascii="Arial" w:hAnsi="Arial" w:cs="Arial"/>
          <w:color w:val="000000" w:themeColor="text1"/>
          <w:spacing w:val="40"/>
        </w:rPr>
        <w:t xml:space="preserve"> </w:t>
      </w:r>
      <w:r w:rsidRPr="001421E2">
        <w:rPr>
          <w:rFonts w:ascii="Arial" w:hAnsi="Arial" w:cs="Arial"/>
          <w:color w:val="000000" w:themeColor="text1"/>
          <w:spacing w:val="-2"/>
        </w:rPr>
        <w:t xml:space="preserve">Standard </w:t>
      </w:r>
      <w:r w:rsidRPr="001421E2">
        <w:rPr>
          <w:rFonts w:ascii="Arial" w:hAnsi="Arial" w:cs="Arial"/>
          <w:color w:val="000000" w:themeColor="text1"/>
          <w:w w:val="95"/>
        </w:rPr>
        <w:t>deviation</w:t>
      </w:r>
      <w:r w:rsidR="00C8215C">
        <w:rPr>
          <w:rFonts w:ascii="Arial" w:hAnsi="Arial" w:cs="Arial"/>
          <w:color w:val="000000" w:themeColor="text1"/>
          <w:w w:val="95"/>
        </w:rPr>
        <w:t>s of the means are</w:t>
      </w:r>
      <w:r w:rsidRPr="001421E2">
        <w:rPr>
          <w:rFonts w:ascii="Arial" w:hAnsi="Arial" w:cs="Arial"/>
          <w:color w:val="000000" w:themeColor="text1"/>
          <w:w w:val="95"/>
        </w:rPr>
        <w:t xml:space="preserve"> indicated</w:t>
      </w:r>
      <w:ins w:id="257" w:author="Bock, Clive" w:date="2022-06-20T13:17:00Z">
        <w:r w:rsidR="003B485D">
          <w:rPr>
            <w:rFonts w:ascii="Arial" w:hAnsi="Arial" w:cs="Arial"/>
            <w:color w:val="000000" w:themeColor="text1"/>
            <w:w w:val="95"/>
          </w:rPr>
          <w:t xml:space="preserve">. </w:t>
        </w:r>
      </w:ins>
      <w:del w:id="258" w:author="Bock, Clive" w:date="2022-06-20T13:17:00Z">
        <w:r w:rsidRPr="001421E2" w:rsidDel="003B485D">
          <w:rPr>
            <w:rFonts w:ascii="Arial" w:hAnsi="Arial" w:cs="Arial"/>
            <w:color w:val="000000" w:themeColor="text1"/>
            <w:w w:val="95"/>
          </w:rPr>
          <w:delText xml:space="preserve">, and </w:delText>
        </w:r>
        <w:r w:rsidR="00C8215C" w:rsidDel="003B485D">
          <w:rPr>
            <w:rFonts w:ascii="Arial" w:hAnsi="Arial" w:cs="Arial"/>
            <w:color w:val="000000" w:themeColor="text1"/>
            <w:w w:val="95"/>
          </w:rPr>
          <w:delText>t</w:delText>
        </w:r>
      </w:del>
      <w:ins w:id="259" w:author="Bock, Clive" w:date="2022-06-20T13:20:00Z">
        <w:r w:rsidR="002D0D15">
          <w:rPr>
            <w:rFonts w:ascii="Arial" w:hAnsi="Arial" w:cs="Arial"/>
            <w:color w:val="000000" w:themeColor="text1"/>
            <w:w w:val="95"/>
          </w:rPr>
          <w:t>For each secondary metabolite, m</w:t>
        </w:r>
      </w:ins>
      <w:ins w:id="260" w:author="Bock, Clive" w:date="2022-06-20T13:18:00Z">
        <w:r w:rsidR="003B485D">
          <w:rPr>
            <w:rFonts w:ascii="Arial" w:hAnsi="Arial" w:cs="Arial"/>
            <w:color w:val="000000" w:themeColor="text1"/>
            <w:w w:val="95"/>
          </w:rPr>
          <w:t>eans with different</w:t>
        </w:r>
      </w:ins>
      <w:del w:id="261" w:author="Bock, Clive" w:date="2022-06-20T13:18:00Z">
        <w:r w:rsidR="00C8215C" w:rsidDel="003B485D">
          <w:rPr>
            <w:rFonts w:ascii="Arial" w:hAnsi="Arial" w:cs="Arial"/>
            <w:color w:val="000000" w:themeColor="text1"/>
            <w:w w:val="95"/>
          </w:rPr>
          <w:delText>he</w:delText>
        </w:r>
      </w:del>
      <w:r w:rsidR="00C8215C">
        <w:rPr>
          <w:rFonts w:ascii="Arial" w:hAnsi="Arial" w:cs="Arial"/>
          <w:color w:val="000000" w:themeColor="text1"/>
          <w:w w:val="95"/>
        </w:rPr>
        <w:t xml:space="preserve"> </w:t>
      </w:r>
      <w:r w:rsidRPr="001421E2">
        <w:rPr>
          <w:rFonts w:ascii="Arial" w:hAnsi="Arial" w:cs="Arial"/>
          <w:color w:val="000000" w:themeColor="text1"/>
          <w:w w:val="95"/>
        </w:rPr>
        <w:t xml:space="preserve">lower case letters </w:t>
      </w:r>
      <w:del w:id="262" w:author="Bock, Clive" w:date="2022-06-20T13:18:00Z">
        <w:r w:rsidR="00C8215C" w:rsidDel="003B485D">
          <w:rPr>
            <w:rFonts w:ascii="Arial" w:hAnsi="Arial" w:cs="Arial"/>
            <w:color w:val="000000" w:themeColor="text1"/>
            <w:w w:val="95"/>
          </w:rPr>
          <w:delText>differ for each extracted compound and disease indicates a</w:delText>
        </w:r>
      </w:del>
      <w:ins w:id="263" w:author="Bock, Clive" w:date="2022-06-20T13:18:00Z">
        <w:r w:rsidR="003B485D">
          <w:rPr>
            <w:rFonts w:ascii="Arial" w:hAnsi="Arial" w:cs="Arial"/>
            <w:color w:val="000000" w:themeColor="text1"/>
            <w:w w:val="95"/>
          </w:rPr>
          <w:t>are</w:t>
        </w:r>
      </w:ins>
      <w:r w:rsidRPr="001421E2">
        <w:rPr>
          <w:rFonts w:ascii="Arial" w:hAnsi="Arial" w:cs="Arial"/>
          <w:color w:val="000000" w:themeColor="text1"/>
          <w:w w:val="95"/>
        </w:rPr>
        <w:t xml:space="preserve"> significant</w:t>
      </w:r>
      <w:ins w:id="264" w:author="Bock, Clive" w:date="2022-06-20T13:18:00Z">
        <w:r w:rsidR="003B485D">
          <w:rPr>
            <w:rFonts w:ascii="Arial" w:hAnsi="Arial" w:cs="Arial"/>
            <w:color w:val="000000" w:themeColor="text1"/>
            <w:w w:val="95"/>
          </w:rPr>
          <w:t>ly different according to Tukey’s Honest Significant different test (</w:t>
        </w:r>
      </w:ins>
      <w:ins w:id="265" w:author="Bock, Clive" w:date="2022-06-20T13:19:00Z">
        <w:r w:rsidR="003B485D">
          <w:rPr>
            <w:rFonts w:ascii="Arial" w:hAnsi="Arial" w:cs="Arial"/>
            <w:color w:val="000000" w:themeColor="text1"/>
            <w:w w:val="95"/>
          </w:rPr>
          <w:t>α = 0.05</w:t>
        </w:r>
      </w:ins>
      <w:ins w:id="266" w:author="Bock, Clive" w:date="2022-06-20T13:18:00Z">
        <w:r w:rsidR="003B485D">
          <w:rPr>
            <w:rFonts w:ascii="Arial" w:hAnsi="Arial" w:cs="Arial"/>
            <w:color w:val="000000" w:themeColor="text1"/>
            <w:w w:val="95"/>
          </w:rPr>
          <w:t>)</w:t>
        </w:r>
      </w:ins>
      <w:del w:id="267" w:author="Bock, Clive" w:date="2022-06-20T13:18:00Z">
        <w:r w:rsidRPr="001421E2" w:rsidDel="003B485D">
          <w:rPr>
            <w:rFonts w:ascii="Arial" w:hAnsi="Arial" w:cs="Arial"/>
            <w:color w:val="000000" w:themeColor="text1"/>
            <w:w w:val="95"/>
          </w:rPr>
          <w:delText xml:space="preserve"> difference between </w:delText>
        </w:r>
        <w:r w:rsidR="00C8215C" w:rsidDel="003B485D">
          <w:rPr>
            <w:rFonts w:ascii="Arial" w:hAnsi="Arial" w:cs="Arial"/>
            <w:color w:val="000000" w:themeColor="text1"/>
            <w:w w:val="95"/>
          </w:rPr>
          <w:delText>means</w:delText>
        </w:r>
      </w:del>
      <w:r w:rsidRPr="001421E2">
        <w:rPr>
          <w:rFonts w:ascii="Arial" w:hAnsi="Arial" w:cs="Arial"/>
          <w:color w:val="000000" w:themeColor="text1"/>
        </w:rPr>
        <w:t>.</w:t>
      </w:r>
      <w:r w:rsidRPr="001421E2">
        <w:rPr>
          <w:rFonts w:ascii="Arial" w:hAnsi="Arial" w:cs="Arial"/>
          <w:color w:val="000000" w:themeColor="text1"/>
          <w:spacing w:val="40"/>
        </w:rPr>
        <w:t xml:space="preserve"> </w:t>
      </w:r>
      <w:bookmarkStart w:id="268" w:name="_Hlk103631336"/>
      <w:del w:id="269" w:author="Bock, Clive" w:date="2022-06-20T13:19:00Z">
        <w:r w:rsidR="00142EDF" w:rsidDel="003B485D">
          <w:rPr>
            <w:rFonts w:ascii="Arial" w:hAnsi="Arial" w:cs="Arial"/>
            <w:color w:val="000000" w:themeColor="text1"/>
          </w:rPr>
          <w:delText>T</w:delText>
        </w:r>
        <w:r w:rsidR="00C8215C" w:rsidDel="003B485D">
          <w:rPr>
            <w:rFonts w:ascii="Arial" w:hAnsi="Arial" w:cs="Arial"/>
            <w:color w:val="000000" w:themeColor="text1"/>
          </w:rPr>
          <w:delText>he data were analyzed using a</w:delText>
        </w:r>
        <w:r w:rsidRPr="001421E2" w:rsidDel="003B485D">
          <w:rPr>
            <w:rFonts w:ascii="Arial" w:hAnsi="Arial" w:cs="Arial"/>
            <w:color w:val="000000" w:themeColor="text1"/>
            <w:spacing w:val="-2"/>
          </w:rPr>
          <w:delText xml:space="preserve"> </w:delText>
        </w:r>
        <w:r w:rsidRPr="001421E2" w:rsidDel="003B485D">
          <w:rPr>
            <w:rFonts w:ascii="Arial" w:hAnsi="Arial" w:cs="Arial"/>
            <w:color w:val="000000" w:themeColor="text1"/>
          </w:rPr>
          <w:delText>Kolmogorov-Smirnov</w:delText>
        </w:r>
        <w:r w:rsidRPr="001421E2" w:rsidDel="003B485D">
          <w:rPr>
            <w:rFonts w:ascii="Arial" w:hAnsi="Arial" w:cs="Arial"/>
            <w:color w:val="000000" w:themeColor="text1"/>
            <w:spacing w:val="-2"/>
          </w:rPr>
          <w:delText xml:space="preserve"> </w:delText>
        </w:r>
        <w:r w:rsidRPr="001421E2" w:rsidDel="003B485D">
          <w:rPr>
            <w:rFonts w:ascii="Arial" w:hAnsi="Arial" w:cs="Arial"/>
            <w:color w:val="000000" w:themeColor="text1"/>
          </w:rPr>
          <w:delText>test</w:delText>
        </w:r>
        <w:r w:rsidRPr="001421E2" w:rsidDel="003B485D">
          <w:rPr>
            <w:rFonts w:ascii="Arial" w:hAnsi="Arial" w:cs="Arial"/>
            <w:color w:val="000000" w:themeColor="text1"/>
            <w:spacing w:val="-2"/>
          </w:rPr>
          <w:delText xml:space="preserve"> </w:delText>
        </w:r>
        <w:r w:rsidR="00C8215C" w:rsidDel="003B485D">
          <w:rPr>
            <w:rFonts w:ascii="Arial" w:hAnsi="Arial" w:cs="Arial"/>
            <w:color w:val="000000" w:themeColor="text1"/>
          </w:rPr>
          <w:delText>assuming a</w:delText>
        </w:r>
        <w:r w:rsidR="00C8215C" w:rsidRPr="001421E2" w:rsidDel="003B485D">
          <w:rPr>
            <w:rFonts w:ascii="Arial" w:hAnsi="Arial" w:cs="Arial"/>
            <w:color w:val="000000" w:themeColor="text1"/>
            <w:spacing w:val="-2"/>
          </w:rPr>
          <w:delText xml:space="preserve"> </w:delText>
        </w:r>
        <w:r w:rsidRPr="001421E2" w:rsidDel="003B485D">
          <w:rPr>
            <w:rFonts w:ascii="Arial" w:hAnsi="Arial" w:cs="Arial"/>
            <w:color w:val="000000" w:themeColor="text1"/>
          </w:rPr>
          <w:delText xml:space="preserve">normal distribution with </w:delText>
        </w:r>
        <w:r w:rsidRPr="001421E2" w:rsidDel="003B485D">
          <w:rPr>
            <w:rFonts w:ascii="Arial" w:hAnsi="Arial" w:cs="Arial"/>
            <w:i/>
            <w:color w:val="000000" w:themeColor="text1"/>
          </w:rPr>
          <w:delText>p</w:delText>
        </w:r>
        <w:r w:rsidRPr="001421E2" w:rsidDel="003B485D">
          <w:rPr>
            <w:rFonts w:ascii="Arial" w:hAnsi="Arial" w:cs="Arial"/>
            <w:i/>
            <w:color w:val="000000" w:themeColor="text1"/>
            <w:spacing w:val="-10"/>
          </w:rPr>
          <w:delText>≤</w:delText>
        </w:r>
        <w:r w:rsidRPr="001421E2" w:rsidDel="003B485D">
          <w:rPr>
            <w:rFonts w:ascii="Arial" w:hAnsi="Arial" w:cs="Arial"/>
            <w:color w:val="000000" w:themeColor="text1"/>
          </w:rPr>
          <w:delText>0.05</w:delText>
        </w:r>
        <w:r w:rsidR="00C8215C" w:rsidDel="003B485D">
          <w:rPr>
            <w:rFonts w:ascii="Arial" w:hAnsi="Arial" w:cs="Arial"/>
            <w:color w:val="000000" w:themeColor="text1"/>
          </w:rPr>
          <w:delText>,</w:delText>
        </w:r>
        <w:r w:rsidRPr="001421E2" w:rsidDel="003B485D">
          <w:rPr>
            <w:rFonts w:ascii="Arial" w:hAnsi="Arial" w:cs="Arial"/>
            <w:color w:val="000000" w:themeColor="text1"/>
          </w:rPr>
          <w:delText xml:space="preserve"> and a Tukey’s </w:delText>
        </w:r>
        <w:r w:rsidR="00C8215C" w:rsidDel="003B485D">
          <w:rPr>
            <w:rFonts w:ascii="Arial" w:hAnsi="Arial" w:cs="Arial"/>
            <w:color w:val="000000" w:themeColor="text1"/>
          </w:rPr>
          <w:delText>HSD</w:delText>
        </w:r>
        <w:r w:rsidRPr="001421E2" w:rsidDel="003B485D">
          <w:rPr>
            <w:rFonts w:ascii="Arial" w:hAnsi="Arial" w:cs="Arial"/>
            <w:color w:val="000000" w:themeColor="text1"/>
          </w:rPr>
          <w:delText xml:space="preserve"> test was </w:delText>
        </w:r>
        <w:r w:rsidR="00C8215C" w:rsidDel="003B485D">
          <w:rPr>
            <w:rFonts w:ascii="Arial" w:hAnsi="Arial" w:cs="Arial"/>
            <w:color w:val="000000" w:themeColor="text1"/>
          </w:rPr>
          <w:delText>used for the means separation (</w:delText>
        </w:r>
        <w:r w:rsidRPr="001421E2" w:rsidDel="003B485D">
          <w:rPr>
            <w:rFonts w:ascii="Arial" w:hAnsi="Arial" w:cs="Arial"/>
            <w:i/>
            <w:color w:val="000000" w:themeColor="text1"/>
          </w:rPr>
          <w:delText>α</w:delText>
        </w:r>
        <w:r w:rsidRPr="001421E2" w:rsidDel="003B485D">
          <w:rPr>
            <w:rFonts w:ascii="Arial" w:hAnsi="Arial" w:cs="Arial"/>
            <w:i/>
            <w:color w:val="000000" w:themeColor="text1"/>
            <w:spacing w:val="-10"/>
          </w:rPr>
          <w:delText>≤</w:delText>
        </w:r>
        <w:r w:rsidRPr="001421E2" w:rsidDel="003B485D">
          <w:rPr>
            <w:rFonts w:ascii="Arial" w:hAnsi="Arial" w:cs="Arial"/>
            <w:color w:val="000000" w:themeColor="text1"/>
          </w:rPr>
          <w:delText>0.05</w:delText>
        </w:r>
        <w:r w:rsidR="00C8215C" w:rsidDel="003B485D">
          <w:rPr>
            <w:rFonts w:ascii="Arial" w:hAnsi="Arial" w:cs="Arial"/>
            <w:color w:val="000000" w:themeColor="text1"/>
          </w:rPr>
          <w:delText>)</w:delText>
        </w:r>
        <w:r w:rsidRPr="001421E2" w:rsidDel="003B485D">
          <w:rPr>
            <w:rFonts w:ascii="Arial" w:hAnsi="Arial" w:cs="Arial"/>
            <w:color w:val="000000" w:themeColor="text1"/>
          </w:rPr>
          <w:delText>. The m</w:delText>
        </w:r>
      </w:del>
      <w:ins w:id="270" w:author="Bock, Clive" w:date="2022-06-20T13:19:00Z">
        <w:r w:rsidR="003B485D">
          <w:rPr>
            <w:rFonts w:ascii="Arial" w:hAnsi="Arial" w:cs="Arial"/>
            <w:color w:val="000000" w:themeColor="text1"/>
          </w:rPr>
          <w:t>M</w:t>
        </w:r>
      </w:ins>
      <w:r w:rsidRPr="001421E2">
        <w:rPr>
          <w:rFonts w:ascii="Arial" w:hAnsi="Arial" w:cs="Arial"/>
          <w:color w:val="000000" w:themeColor="text1"/>
        </w:rPr>
        <w:t>ean</w:t>
      </w:r>
      <w:ins w:id="271" w:author="Bock, Clive" w:date="2022-06-20T13:19:00Z">
        <w:r w:rsidR="003B485D">
          <w:rPr>
            <w:rFonts w:ascii="Arial" w:hAnsi="Arial" w:cs="Arial"/>
            <w:color w:val="000000" w:themeColor="text1"/>
          </w:rPr>
          <w:t>s are</w:t>
        </w:r>
      </w:ins>
      <w:del w:id="272" w:author="Bock, Clive" w:date="2022-06-20T13:19:00Z">
        <w:r w:rsidRPr="001421E2" w:rsidDel="003B485D">
          <w:rPr>
            <w:rFonts w:ascii="Arial" w:hAnsi="Arial" w:cs="Arial"/>
            <w:color w:val="000000" w:themeColor="text1"/>
          </w:rPr>
          <w:delText xml:space="preserve"> </w:delText>
        </w:r>
        <w:r w:rsidR="00C8215C" w:rsidDel="003B485D">
          <w:rPr>
            <w:rFonts w:ascii="Arial" w:hAnsi="Arial" w:cs="Arial"/>
            <w:color w:val="000000" w:themeColor="text1"/>
          </w:rPr>
          <w:delText>is</w:delText>
        </w:r>
      </w:del>
      <w:r w:rsidR="00C8215C">
        <w:rPr>
          <w:rFonts w:ascii="Arial" w:hAnsi="Arial" w:cs="Arial"/>
          <w:color w:val="000000" w:themeColor="text1"/>
        </w:rPr>
        <w:t xml:space="preserve"> based on</w:t>
      </w:r>
      <w:r w:rsidR="00C8215C" w:rsidRPr="001421E2">
        <w:rPr>
          <w:rFonts w:ascii="Arial" w:hAnsi="Arial" w:cs="Arial"/>
          <w:color w:val="000000" w:themeColor="text1"/>
          <w:spacing w:val="-10"/>
        </w:rPr>
        <w:t xml:space="preserve"> </w:t>
      </w:r>
      <w:r w:rsidRPr="001421E2">
        <w:rPr>
          <w:rFonts w:ascii="Arial" w:hAnsi="Arial" w:cs="Arial"/>
          <w:color w:val="000000" w:themeColor="text1"/>
        </w:rPr>
        <w:t>12</w:t>
      </w:r>
      <w:r w:rsidRPr="001421E2">
        <w:rPr>
          <w:rFonts w:ascii="Arial" w:hAnsi="Arial" w:cs="Arial"/>
          <w:color w:val="000000" w:themeColor="text1"/>
          <w:spacing w:val="-9"/>
        </w:rPr>
        <w:t xml:space="preserve"> </w:t>
      </w:r>
      <w:r w:rsidRPr="001421E2">
        <w:rPr>
          <w:rFonts w:ascii="Arial" w:hAnsi="Arial" w:cs="Arial"/>
          <w:color w:val="000000" w:themeColor="text1"/>
        </w:rPr>
        <w:t>samples</w:t>
      </w:r>
      <w:r w:rsidRPr="001421E2">
        <w:rPr>
          <w:rFonts w:ascii="Arial" w:hAnsi="Arial" w:cs="Arial"/>
          <w:color w:val="000000" w:themeColor="text1"/>
          <w:spacing w:val="-9"/>
        </w:rPr>
        <w:t xml:space="preserve"> </w:t>
      </w:r>
      <w:r w:rsidRPr="001421E2">
        <w:rPr>
          <w:rFonts w:ascii="Arial" w:hAnsi="Arial" w:cs="Arial"/>
          <w:color w:val="000000" w:themeColor="text1"/>
        </w:rPr>
        <w:t>for</w:t>
      </w:r>
      <w:r w:rsidRPr="001421E2">
        <w:rPr>
          <w:rFonts w:ascii="Arial" w:hAnsi="Arial" w:cs="Arial"/>
          <w:color w:val="000000" w:themeColor="text1"/>
          <w:spacing w:val="-10"/>
        </w:rPr>
        <w:t xml:space="preserve"> </w:t>
      </w:r>
      <w:r w:rsidRPr="001421E2">
        <w:rPr>
          <w:rFonts w:ascii="Arial" w:hAnsi="Arial" w:cs="Arial"/>
          <w:color w:val="000000" w:themeColor="text1"/>
        </w:rPr>
        <w:t>each</w:t>
      </w:r>
      <w:r w:rsidRPr="001421E2">
        <w:rPr>
          <w:rFonts w:ascii="Arial" w:hAnsi="Arial" w:cs="Arial"/>
          <w:color w:val="000000" w:themeColor="text1"/>
          <w:spacing w:val="-9"/>
        </w:rPr>
        <w:t xml:space="preserve"> </w:t>
      </w:r>
      <w:r w:rsidRPr="001421E2">
        <w:rPr>
          <w:rFonts w:ascii="Arial" w:hAnsi="Arial" w:cs="Arial"/>
          <w:color w:val="000000" w:themeColor="text1"/>
        </w:rPr>
        <w:t>symptom</w:t>
      </w:r>
      <w:r w:rsidRPr="001421E2">
        <w:rPr>
          <w:rFonts w:ascii="Arial" w:hAnsi="Arial" w:cs="Arial"/>
          <w:color w:val="000000" w:themeColor="text1"/>
          <w:spacing w:val="-10"/>
        </w:rPr>
        <w:t xml:space="preserve"> </w:t>
      </w:r>
      <w:r w:rsidRPr="001421E2">
        <w:rPr>
          <w:rFonts w:ascii="Arial" w:hAnsi="Arial" w:cs="Arial"/>
          <w:color w:val="000000" w:themeColor="text1"/>
        </w:rPr>
        <w:t>class.</w:t>
      </w:r>
      <w:bookmarkEnd w:id="268"/>
    </w:p>
    <w:p w14:paraId="2EEC5257" w14:textId="77777777" w:rsidR="00AC04B3" w:rsidRPr="001421E2" w:rsidRDefault="00AC04B3" w:rsidP="00F81C5B">
      <w:pPr>
        <w:spacing w:line="480" w:lineRule="auto"/>
        <w:jc w:val="both"/>
        <w:rPr>
          <w:rFonts w:ascii="Arial" w:hAnsi="Arial" w:cs="Arial"/>
          <w:color w:val="000000" w:themeColor="text1"/>
          <w:spacing w:val="-13"/>
        </w:rPr>
      </w:pPr>
    </w:p>
    <w:p w14:paraId="4795F3DF" w14:textId="77777777" w:rsidR="00AC04B3" w:rsidRPr="001421E2" w:rsidRDefault="00AC04B3" w:rsidP="00F81C5B">
      <w:pPr>
        <w:spacing w:line="480" w:lineRule="auto"/>
        <w:jc w:val="both"/>
        <w:rPr>
          <w:rFonts w:ascii="Arial" w:hAnsi="Arial" w:cs="Arial"/>
          <w:color w:val="000000" w:themeColor="text1"/>
          <w:spacing w:val="-13"/>
        </w:rPr>
      </w:pPr>
    </w:p>
    <w:p w14:paraId="7579E4A8" w14:textId="01E5D481" w:rsidR="00AC04B3" w:rsidRPr="001421E2" w:rsidRDefault="00AC04B3" w:rsidP="00F81C5B">
      <w:pPr>
        <w:spacing w:line="480" w:lineRule="auto"/>
        <w:jc w:val="both"/>
        <w:rPr>
          <w:rFonts w:ascii="Arial" w:hAnsi="Arial" w:cs="Arial"/>
          <w:color w:val="000000" w:themeColor="text1"/>
        </w:rPr>
      </w:pPr>
    </w:p>
    <w:p w14:paraId="6915F961" w14:textId="10C3C7A7" w:rsidR="00AC04B3" w:rsidRPr="001421E2" w:rsidRDefault="00AC04B3" w:rsidP="00F81C5B">
      <w:pPr>
        <w:spacing w:line="480" w:lineRule="auto"/>
        <w:jc w:val="both"/>
        <w:rPr>
          <w:rFonts w:ascii="Arial" w:hAnsi="Arial" w:cs="Arial"/>
          <w:color w:val="000000" w:themeColor="text1"/>
        </w:rPr>
      </w:pPr>
      <w:r w:rsidRPr="001421E2">
        <w:rPr>
          <w:rFonts w:ascii="Arial" w:hAnsi="Arial" w:cs="Arial"/>
          <w:noProof/>
          <w:color w:val="000000" w:themeColor="text1"/>
          <w:lang w:val="de-DE" w:eastAsia="de-DE"/>
        </w:rPr>
        <w:drawing>
          <wp:inline distT="0" distB="0" distL="0" distR="0" wp14:anchorId="41CEFA94" wp14:editId="3C6FE059">
            <wp:extent cx="5618541" cy="431253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618541" cy="4312539"/>
                    </a:xfrm>
                    <a:prstGeom prst="rect">
                      <a:avLst/>
                    </a:prstGeom>
                  </pic:spPr>
                </pic:pic>
              </a:graphicData>
            </a:graphic>
          </wp:inline>
        </w:drawing>
      </w:r>
    </w:p>
    <w:p w14:paraId="0B92E8DA" w14:textId="1DFBA64C" w:rsidR="00AC04B3" w:rsidRPr="001421E2" w:rsidRDefault="00AC04B3" w:rsidP="00F81C5B">
      <w:pPr>
        <w:spacing w:line="480" w:lineRule="auto"/>
        <w:jc w:val="both"/>
        <w:rPr>
          <w:rFonts w:ascii="Arial" w:hAnsi="Arial" w:cs="Arial"/>
          <w:color w:val="000000" w:themeColor="text1"/>
        </w:rPr>
      </w:pPr>
    </w:p>
    <w:p w14:paraId="65944BF2" w14:textId="0BF5490E"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rPr>
        <w:t xml:space="preserve">Fig </w:t>
      </w:r>
      <w:r w:rsidR="002F738D">
        <w:rPr>
          <w:rFonts w:ascii="Arial" w:hAnsi="Arial" w:cs="Arial"/>
          <w:b/>
          <w:bCs/>
          <w:color w:val="000000" w:themeColor="text1"/>
        </w:rPr>
        <w:t>3</w:t>
      </w:r>
      <w:r w:rsidR="00BF45C8" w:rsidRPr="00F81C5B">
        <w:rPr>
          <w:rFonts w:ascii="Arial" w:hAnsi="Arial" w:cs="Arial"/>
          <w:b/>
          <w:bCs/>
          <w:color w:val="000000" w:themeColor="text1"/>
        </w:rPr>
        <w:t>.</w:t>
      </w:r>
      <w:r w:rsidRPr="001421E2">
        <w:rPr>
          <w:rFonts w:ascii="Arial" w:hAnsi="Arial" w:cs="Arial"/>
          <w:color w:val="000000" w:themeColor="text1"/>
          <w:spacing w:val="36"/>
        </w:rPr>
        <w:t xml:space="preserve"> </w:t>
      </w:r>
      <w:r w:rsidRPr="001421E2">
        <w:rPr>
          <w:rFonts w:ascii="Arial" w:hAnsi="Arial" w:cs="Arial"/>
          <w:color w:val="000000" w:themeColor="text1"/>
        </w:rPr>
        <w:t xml:space="preserve">Phenolic acid content of </w:t>
      </w:r>
      <w:r w:rsidR="00964A1F">
        <w:rPr>
          <w:rFonts w:ascii="Arial" w:hAnsi="Arial" w:cs="Arial"/>
          <w:color w:val="000000" w:themeColor="text1"/>
        </w:rPr>
        <w:t xml:space="preserve">leaves diseased with </w:t>
      </w:r>
      <w:proofErr w:type="spellStart"/>
      <w:r w:rsidR="00964A1F">
        <w:rPr>
          <w:rFonts w:ascii="Arial" w:hAnsi="Arial" w:cs="Arial"/>
          <w:color w:val="000000" w:themeColor="text1"/>
        </w:rPr>
        <w:t>Cercospora</w:t>
      </w:r>
      <w:proofErr w:type="spellEnd"/>
      <w:r w:rsidR="00964A1F">
        <w:rPr>
          <w:rFonts w:ascii="Arial" w:hAnsi="Arial" w:cs="Arial"/>
          <w:color w:val="000000" w:themeColor="text1"/>
        </w:rPr>
        <w:t xml:space="preserve"> leaf spot (</w:t>
      </w:r>
      <w:r w:rsidRPr="001421E2">
        <w:rPr>
          <w:rFonts w:ascii="Arial" w:hAnsi="Arial" w:cs="Arial"/>
          <w:color w:val="000000" w:themeColor="text1"/>
        </w:rPr>
        <w:t>CLS</w:t>
      </w:r>
      <w:r w:rsidR="00964A1F">
        <w:rPr>
          <w:rFonts w:ascii="Arial" w:hAnsi="Arial" w:cs="Arial"/>
          <w:color w:val="000000" w:themeColor="text1"/>
        </w:rPr>
        <w:t>)</w:t>
      </w:r>
      <w:r w:rsidRPr="001421E2">
        <w:rPr>
          <w:rFonts w:ascii="Arial" w:hAnsi="Arial" w:cs="Arial"/>
          <w:color w:val="000000" w:themeColor="text1"/>
        </w:rPr>
        <w:t xml:space="preserve"> </w:t>
      </w:r>
      <w:r w:rsidR="00964A1F">
        <w:rPr>
          <w:rFonts w:ascii="Arial" w:hAnsi="Arial" w:cs="Arial"/>
          <w:color w:val="000000" w:themeColor="text1"/>
        </w:rPr>
        <w:t>or</w:t>
      </w:r>
      <w:r w:rsidR="00964A1F" w:rsidRPr="001421E2">
        <w:rPr>
          <w:rFonts w:ascii="Arial" w:hAnsi="Arial" w:cs="Arial"/>
          <w:color w:val="000000" w:themeColor="text1"/>
        </w:rPr>
        <w:t xml:space="preserve"> </w:t>
      </w:r>
      <w:r w:rsidR="00964A1F">
        <w:rPr>
          <w:rFonts w:ascii="Arial" w:hAnsi="Arial" w:cs="Arial"/>
          <w:color w:val="000000" w:themeColor="text1"/>
        </w:rPr>
        <w:t xml:space="preserve">brown rust </w:t>
      </w:r>
      <w:r w:rsidR="00DD4C4C">
        <w:rPr>
          <w:rFonts w:ascii="Arial" w:hAnsi="Arial" w:cs="Arial"/>
          <w:color w:val="000000" w:themeColor="text1"/>
        </w:rPr>
        <w:t>(</w:t>
      </w:r>
      <w:r w:rsidRPr="001421E2">
        <w:rPr>
          <w:rFonts w:ascii="Arial" w:hAnsi="Arial" w:cs="Arial"/>
          <w:color w:val="000000" w:themeColor="text1"/>
        </w:rPr>
        <w:t>BR</w:t>
      </w:r>
      <w:r w:rsidR="00DD4C4C">
        <w:rPr>
          <w:rFonts w:ascii="Arial" w:hAnsi="Arial" w:cs="Arial"/>
          <w:color w:val="000000" w:themeColor="text1"/>
        </w:rPr>
        <w:t>)</w:t>
      </w:r>
      <w:r w:rsidRPr="001421E2">
        <w:rPr>
          <w:rFonts w:ascii="Arial" w:hAnsi="Arial" w:cs="Arial"/>
          <w:color w:val="000000" w:themeColor="text1"/>
        </w:rPr>
        <w:t xml:space="preserve"> </w:t>
      </w:r>
      <w:r w:rsidR="00964A1F">
        <w:rPr>
          <w:rFonts w:ascii="Arial" w:hAnsi="Arial" w:cs="Arial"/>
          <w:color w:val="000000" w:themeColor="text1"/>
        </w:rPr>
        <w:t>and classified</w:t>
      </w:r>
      <w:r w:rsidR="00964A1F" w:rsidRPr="001421E2">
        <w:rPr>
          <w:rFonts w:ascii="Arial" w:hAnsi="Arial" w:cs="Arial"/>
          <w:color w:val="000000" w:themeColor="text1"/>
        </w:rPr>
        <w:t xml:space="preserve"> into non-</w:t>
      </w:r>
      <w:r w:rsidR="00964A1F" w:rsidRPr="001421E2">
        <w:rPr>
          <w:rFonts w:ascii="Arial" w:hAnsi="Arial" w:cs="Arial"/>
          <w:color w:val="000000" w:themeColor="text1"/>
          <w:w w:val="95"/>
        </w:rPr>
        <w:t xml:space="preserve">inoculated </w:t>
      </w:r>
      <w:r w:rsidR="00964A1F">
        <w:rPr>
          <w:rFonts w:ascii="Arial" w:hAnsi="Arial" w:cs="Arial"/>
          <w:color w:val="000000" w:themeColor="text1"/>
          <w:w w:val="95"/>
        </w:rPr>
        <w:t xml:space="preserve">leaves, and leaves with </w:t>
      </w:r>
      <w:r w:rsidR="00964A1F" w:rsidRPr="001421E2">
        <w:rPr>
          <w:rFonts w:ascii="Arial" w:hAnsi="Arial" w:cs="Arial"/>
          <w:color w:val="000000" w:themeColor="text1"/>
          <w:w w:val="95"/>
        </w:rPr>
        <w:t xml:space="preserve">young, mid-age </w:t>
      </w:r>
      <w:r w:rsidR="00964A1F">
        <w:rPr>
          <w:rFonts w:ascii="Arial" w:hAnsi="Arial" w:cs="Arial"/>
          <w:color w:val="000000" w:themeColor="text1"/>
          <w:w w:val="95"/>
        </w:rPr>
        <w:t>or</w:t>
      </w:r>
      <w:r w:rsidR="00964A1F" w:rsidRPr="001421E2">
        <w:rPr>
          <w:rFonts w:ascii="Arial" w:hAnsi="Arial" w:cs="Arial"/>
          <w:color w:val="000000" w:themeColor="text1"/>
          <w:w w:val="95"/>
        </w:rPr>
        <w:t xml:space="preserve"> mature symptoms</w:t>
      </w:r>
      <w:r w:rsidR="00DD4C4C">
        <w:rPr>
          <w:rFonts w:ascii="Arial" w:hAnsi="Arial" w:cs="Arial"/>
          <w:color w:val="000000" w:themeColor="text1"/>
          <w:w w:val="95"/>
        </w:rPr>
        <w:t>.</w:t>
      </w:r>
    </w:p>
    <w:p w14:paraId="78A443B4" w14:textId="50C64E45" w:rsidR="00AC04B3" w:rsidRPr="001421E2" w:rsidRDefault="00AC04B3" w:rsidP="00F81C5B">
      <w:pPr>
        <w:spacing w:line="480" w:lineRule="auto"/>
        <w:jc w:val="both"/>
        <w:rPr>
          <w:rFonts w:ascii="Arial" w:hAnsi="Arial" w:cs="Arial"/>
          <w:color w:val="000000" w:themeColor="text1"/>
        </w:rPr>
      </w:pPr>
    </w:p>
    <w:p w14:paraId="461E8025" w14:textId="77777777" w:rsidR="00AC04B3" w:rsidRPr="001421E2" w:rsidRDefault="00AC04B3" w:rsidP="00F81C5B">
      <w:pPr>
        <w:spacing w:line="480" w:lineRule="auto"/>
        <w:jc w:val="both"/>
        <w:rPr>
          <w:rFonts w:ascii="Arial" w:hAnsi="Arial" w:cs="Arial"/>
          <w:b/>
          <w:color w:val="000000" w:themeColor="text1"/>
        </w:rPr>
      </w:pPr>
    </w:p>
    <w:p w14:paraId="23BD5009" w14:textId="5C0062F2" w:rsidR="00AC04B3" w:rsidRPr="001421E2" w:rsidRDefault="00AC04B3" w:rsidP="00F81C5B">
      <w:pPr>
        <w:spacing w:line="480" w:lineRule="auto"/>
        <w:jc w:val="both"/>
        <w:rPr>
          <w:rFonts w:ascii="Arial" w:hAnsi="Arial" w:cs="Arial"/>
          <w:color w:val="000000" w:themeColor="text1"/>
        </w:rPr>
      </w:pPr>
    </w:p>
    <w:p w14:paraId="0B2C8121" w14:textId="66D3CC41" w:rsidR="00AC04B3" w:rsidRPr="001421E2" w:rsidRDefault="00A31FB0" w:rsidP="00F81C5B">
      <w:pPr>
        <w:spacing w:line="480" w:lineRule="auto"/>
        <w:jc w:val="both"/>
        <w:rPr>
          <w:rFonts w:ascii="Arial" w:hAnsi="Arial" w:cs="Arial"/>
          <w:color w:val="000000" w:themeColor="text1"/>
        </w:rPr>
      </w:pPr>
      <w:r>
        <w:rPr>
          <w:rFonts w:ascii="Arial" w:hAnsi="Arial" w:cs="Arial"/>
          <w:noProof/>
          <w:color w:val="000000" w:themeColor="text1"/>
          <w:lang w:val="de-DE" w:eastAsia="de-DE"/>
        </w:rPr>
        <w:lastRenderedPageBreak/>
        <w:drawing>
          <wp:inline distT="0" distB="0" distL="0" distR="0" wp14:anchorId="1A61EF43" wp14:editId="1AF5E80C">
            <wp:extent cx="6159500" cy="2772410"/>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9500" cy="2772410"/>
                    </a:xfrm>
                    <a:prstGeom prst="rect">
                      <a:avLst/>
                    </a:prstGeom>
                    <a:noFill/>
                    <a:ln>
                      <a:noFill/>
                    </a:ln>
                  </pic:spPr>
                </pic:pic>
              </a:graphicData>
            </a:graphic>
          </wp:inline>
        </w:drawing>
      </w:r>
    </w:p>
    <w:p w14:paraId="77844177" w14:textId="121B58E5"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rPr>
        <w:t>Fig</w:t>
      </w:r>
      <w:r w:rsidR="00964A1F" w:rsidRPr="00F81C5B">
        <w:rPr>
          <w:rFonts w:ascii="Arial" w:hAnsi="Arial" w:cs="Arial"/>
          <w:b/>
          <w:bCs/>
          <w:color w:val="000000" w:themeColor="text1"/>
        </w:rPr>
        <w:t>.</w:t>
      </w:r>
      <w:r w:rsidRPr="00F81C5B">
        <w:rPr>
          <w:rFonts w:ascii="Arial" w:hAnsi="Arial" w:cs="Arial"/>
          <w:b/>
          <w:bCs/>
          <w:color w:val="000000" w:themeColor="text1"/>
        </w:rPr>
        <w:t xml:space="preserve"> </w:t>
      </w:r>
      <w:r w:rsidR="002F738D">
        <w:rPr>
          <w:rFonts w:ascii="Arial" w:hAnsi="Arial" w:cs="Arial"/>
          <w:b/>
          <w:bCs/>
          <w:color w:val="000000" w:themeColor="text1"/>
        </w:rPr>
        <w:t>4</w:t>
      </w:r>
      <w:r w:rsidR="00964A1F" w:rsidRPr="00F81C5B">
        <w:rPr>
          <w:rFonts w:ascii="Arial" w:hAnsi="Arial" w:cs="Arial"/>
          <w:b/>
          <w:bCs/>
          <w:color w:val="000000" w:themeColor="text1"/>
        </w:rPr>
        <w:t>.</w:t>
      </w:r>
      <w:del w:id="273" w:author="Bock, Clive" w:date="2022-06-20T13:21:00Z">
        <w:r w:rsidR="00CB7FEC" w:rsidDel="009232D0">
          <w:rPr>
            <w:rFonts w:ascii="Arial" w:hAnsi="Arial" w:cs="Arial"/>
            <w:color w:val="000000" w:themeColor="text1"/>
            <w:w w:val="95"/>
          </w:rPr>
          <w:delText>.</w:delText>
        </w:r>
      </w:del>
      <w:r w:rsidR="00CB7FEC">
        <w:rPr>
          <w:rFonts w:ascii="Arial" w:hAnsi="Arial" w:cs="Arial"/>
          <w:color w:val="000000" w:themeColor="text1"/>
          <w:w w:val="95"/>
        </w:rPr>
        <w:t xml:space="preserve"> </w:t>
      </w:r>
      <w:bookmarkStart w:id="274" w:name="_Hlk105941841"/>
      <w:r w:rsidR="00DD4C4C">
        <w:rPr>
          <w:rFonts w:ascii="Arial" w:hAnsi="Arial" w:cs="Arial"/>
          <w:color w:val="000000" w:themeColor="text1"/>
          <w:w w:val="95"/>
        </w:rPr>
        <w:t>H</w:t>
      </w:r>
      <w:r w:rsidR="00CB7FEC">
        <w:rPr>
          <w:rFonts w:ascii="Arial" w:hAnsi="Arial" w:cs="Arial"/>
          <w:color w:val="000000" w:themeColor="text1"/>
          <w:w w:val="95"/>
        </w:rPr>
        <w:t>yper</w:t>
      </w:r>
      <w:r w:rsidRPr="001421E2">
        <w:rPr>
          <w:rFonts w:ascii="Arial" w:hAnsi="Arial" w:cs="Arial"/>
          <w:color w:val="000000" w:themeColor="text1"/>
          <w:w w:val="95"/>
        </w:rPr>
        <w:t xml:space="preserve">spectral signatures </w:t>
      </w:r>
      <w:del w:id="275" w:author="Bock, Clive" w:date="2022-06-20T13:24:00Z">
        <w:r w:rsidR="00CB7FEC" w:rsidDel="0083689F">
          <w:rPr>
            <w:rFonts w:ascii="Arial" w:hAnsi="Arial" w:cs="Arial"/>
            <w:color w:val="000000" w:themeColor="text1"/>
            <w:w w:val="95"/>
          </w:rPr>
          <w:delText xml:space="preserve">including </w:delText>
        </w:r>
      </w:del>
      <w:ins w:id="276" w:author="Bock, Clive" w:date="2022-06-20T13:24:00Z">
        <w:r w:rsidR="0083689F">
          <w:rPr>
            <w:rFonts w:ascii="Arial" w:hAnsi="Arial" w:cs="Arial"/>
            <w:color w:val="000000" w:themeColor="text1"/>
            <w:w w:val="95"/>
          </w:rPr>
          <w:t xml:space="preserve">over </w:t>
        </w:r>
      </w:ins>
      <w:r w:rsidR="00CB7FEC">
        <w:rPr>
          <w:rFonts w:ascii="Arial" w:hAnsi="Arial" w:cs="Arial"/>
          <w:color w:val="000000" w:themeColor="text1"/>
          <w:w w:val="95"/>
        </w:rPr>
        <w:t xml:space="preserve">the </w:t>
      </w:r>
      <w:r w:rsidR="00C1557E">
        <w:rPr>
          <w:rFonts w:ascii="Arial" w:hAnsi="Arial" w:cs="Arial"/>
          <w:color w:val="000000" w:themeColor="text1"/>
          <w:w w:val="95"/>
        </w:rPr>
        <w:t>UV-</w:t>
      </w:r>
      <w:r w:rsidR="00CB7FEC">
        <w:rPr>
          <w:rFonts w:ascii="Arial" w:hAnsi="Arial" w:cs="Arial"/>
          <w:color w:val="000000" w:themeColor="text1"/>
          <w:w w:val="95"/>
        </w:rPr>
        <w:t xml:space="preserve">range </w:t>
      </w:r>
      <w:ins w:id="277" w:author="Bock, Clive" w:date="2022-06-20T13:23:00Z">
        <w:r w:rsidR="0083689F">
          <w:rPr>
            <w:rFonts w:ascii="Arial" w:hAnsi="Arial" w:cs="Arial"/>
            <w:color w:val="000000" w:themeColor="text1"/>
            <w:w w:val="95"/>
          </w:rPr>
          <w:t xml:space="preserve">for leaves of sugar beet </w:t>
        </w:r>
      </w:ins>
      <w:del w:id="278" w:author="Bock, Clive" w:date="2022-06-20T13:23:00Z">
        <w:r w:rsidR="00CB7FEC" w:rsidDel="0083689F">
          <w:rPr>
            <w:rFonts w:ascii="Arial" w:hAnsi="Arial" w:cs="Arial"/>
            <w:color w:val="000000" w:themeColor="text1"/>
            <w:w w:val="95"/>
          </w:rPr>
          <w:delText xml:space="preserve">are indicated </w:delText>
        </w:r>
      </w:del>
      <w:r w:rsidR="00CB7FEC">
        <w:rPr>
          <w:rFonts w:ascii="Arial" w:hAnsi="Arial" w:cs="Arial"/>
          <w:color w:val="000000" w:themeColor="text1"/>
          <w:w w:val="95"/>
        </w:rPr>
        <w:t xml:space="preserve">for </w:t>
      </w:r>
      <w:r w:rsidRPr="001421E2">
        <w:rPr>
          <w:rFonts w:ascii="Arial" w:hAnsi="Arial" w:cs="Arial"/>
          <w:color w:val="000000" w:themeColor="text1"/>
          <w:w w:val="95"/>
        </w:rPr>
        <w:t xml:space="preserve">each </w:t>
      </w:r>
      <w:del w:id="279" w:author="Bock, Clive" w:date="2022-06-20T13:22:00Z">
        <w:r w:rsidR="00CB7FEC" w:rsidDel="0083689F">
          <w:rPr>
            <w:rFonts w:ascii="Arial" w:hAnsi="Arial" w:cs="Arial"/>
            <w:color w:val="000000" w:themeColor="text1"/>
            <w:w w:val="95"/>
          </w:rPr>
          <w:delText>inoculation/</w:delText>
        </w:r>
      </w:del>
      <w:del w:id="280" w:author="Bock, Clive" w:date="2022-06-20T13:23:00Z">
        <w:r w:rsidR="00CB7FEC" w:rsidDel="0083689F">
          <w:rPr>
            <w:rFonts w:ascii="Arial" w:hAnsi="Arial" w:cs="Arial"/>
            <w:color w:val="000000" w:themeColor="text1"/>
            <w:w w:val="95"/>
          </w:rPr>
          <w:delText>leaf</w:delText>
        </w:r>
      </w:del>
      <w:r w:rsidR="00CB7FEC">
        <w:rPr>
          <w:rFonts w:ascii="Arial" w:hAnsi="Arial" w:cs="Arial"/>
          <w:color w:val="000000" w:themeColor="text1"/>
          <w:w w:val="95"/>
        </w:rPr>
        <w:t xml:space="preserve"> </w:t>
      </w:r>
      <w:ins w:id="281" w:author="Bock, Clive" w:date="2022-06-20T13:23:00Z">
        <w:r w:rsidR="0083689F">
          <w:rPr>
            <w:rFonts w:ascii="Arial" w:hAnsi="Arial" w:cs="Arial"/>
            <w:color w:val="000000" w:themeColor="text1"/>
            <w:w w:val="95"/>
          </w:rPr>
          <w:t xml:space="preserve">symptom </w:t>
        </w:r>
      </w:ins>
      <w:r w:rsidR="00CB7FEC">
        <w:rPr>
          <w:rFonts w:ascii="Arial" w:hAnsi="Arial" w:cs="Arial"/>
          <w:color w:val="000000" w:themeColor="text1"/>
          <w:w w:val="95"/>
        </w:rPr>
        <w:t xml:space="preserve">age </w:t>
      </w:r>
      <w:r w:rsidRPr="001421E2">
        <w:rPr>
          <w:rFonts w:ascii="Arial" w:hAnsi="Arial" w:cs="Arial"/>
          <w:color w:val="000000" w:themeColor="text1"/>
        </w:rPr>
        <w:t>class</w:t>
      </w:r>
      <w:r w:rsidR="002F738D">
        <w:rPr>
          <w:rFonts w:ascii="Arial" w:hAnsi="Arial" w:cs="Arial"/>
          <w:color w:val="000000" w:themeColor="text1"/>
        </w:rPr>
        <w:t xml:space="preserve"> </w:t>
      </w:r>
      <w:del w:id="282" w:author="Bock, Clive" w:date="2022-06-20T13:22:00Z">
        <w:r w:rsidR="002F738D" w:rsidDel="0083689F">
          <w:rPr>
            <w:rFonts w:ascii="Arial" w:hAnsi="Arial" w:cs="Arial"/>
            <w:color w:val="000000" w:themeColor="text1"/>
          </w:rPr>
          <w:delText xml:space="preserve">and </w:delText>
        </w:r>
      </w:del>
      <w:ins w:id="283" w:author="Bock, Clive" w:date="2022-06-20T13:22:00Z">
        <w:r w:rsidR="0083689F">
          <w:rPr>
            <w:rFonts w:ascii="Arial" w:hAnsi="Arial" w:cs="Arial"/>
            <w:color w:val="000000" w:themeColor="text1"/>
          </w:rPr>
          <w:t xml:space="preserve">of </w:t>
        </w:r>
      </w:ins>
      <w:r w:rsidR="002F738D">
        <w:rPr>
          <w:rFonts w:ascii="Arial" w:hAnsi="Arial" w:cs="Arial"/>
          <w:color w:val="000000" w:themeColor="text1"/>
        </w:rPr>
        <w:t xml:space="preserve">the two diseases </w:t>
      </w:r>
      <w:proofErr w:type="spellStart"/>
      <w:ins w:id="284" w:author="Bock, Clive" w:date="2022-06-20T13:21:00Z">
        <w:r w:rsidR="009232D0">
          <w:rPr>
            <w:rFonts w:ascii="Arial" w:hAnsi="Arial" w:cs="Arial"/>
            <w:color w:val="000000" w:themeColor="text1"/>
          </w:rPr>
          <w:t>Cercospora</w:t>
        </w:r>
        <w:proofErr w:type="spellEnd"/>
        <w:r w:rsidR="009232D0">
          <w:rPr>
            <w:rFonts w:ascii="Arial" w:hAnsi="Arial" w:cs="Arial"/>
            <w:color w:val="000000" w:themeColor="text1"/>
          </w:rPr>
          <w:t xml:space="preserve"> leaf spot (</w:t>
        </w:r>
        <w:r w:rsidR="009232D0" w:rsidRPr="001421E2">
          <w:rPr>
            <w:rFonts w:ascii="Arial" w:hAnsi="Arial" w:cs="Arial"/>
            <w:color w:val="000000" w:themeColor="text1"/>
          </w:rPr>
          <w:t>CLS</w:t>
        </w:r>
        <w:r w:rsidR="009232D0">
          <w:rPr>
            <w:rFonts w:ascii="Arial" w:hAnsi="Arial" w:cs="Arial"/>
            <w:color w:val="000000" w:themeColor="text1"/>
          </w:rPr>
          <w:t>)</w:t>
        </w:r>
        <w:r w:rsidR="009232D0" w:rsidRPr="001421E2">
          <w:rPr>
            <w:rFonts w:ascii="Arial" w:hAnsi="Arial" w:cs="Arial"/>
            <w:color w:val="000000" w:themeColor="text1"/>
          </w:rPr>
          <w:t xml:space="preserve"> </w:t>
        </w:r>
      </w:ins>
      <w:ins w:id="285" w:author="Bock, Clive" w:date="2022-06-20T13:22:00Z">
        <w:r w:rsidR="009232D0">
          <w:rPr>
            <w:rFonts w:ascii="Arial" w:hAnsi="Arial" w:cs="Arial"/>
            <w:color w:val="000000" w:themeColor="text1"/>
          </w:rPr>
          <w:t>(A) and</w:t>
        </w:r>
      </w:ins>
      <w:ins w:id="286" w:author="Bock, Clive" w:date="2022-06-20T13:21:00Z">
        <w:r w:rsidR="009232D0" w:rsidRPr="001421E2">
          <w:rPr>
            <w:rFonts w:ascii="Arial" w:hAnsi="Arial" w:cs="Arial"/>
            <w:color w:val="000000" w:themeColor="text1"/>
          </w:rPr>
          <w:t xml:space="preserve"> </w:t>
        </w:r>
        <w:r w:rsidR="009232D0">
          <w:rPr>
            <w:rFonts w:ascii="Arial" w:hAnsi="Arial" w:cs="Arial"/>
            <w:color w:val="000000" w:themeColor="text1"/>
          </w:rPr>
          <w:t>brown rust (</w:t>
        </w:r>
        <w:r w:rsidR="009232D0" w:rsidRPr="001421E2">
          <w:rPr>
            <w:rFonts w:ascii="Arial" w:hAnsi="Arial" w:cs="Arial"/>
            <w:color w:val="000000" w:themeColor="text1"/>
          </w:rPr>
          <w:t>BR</w:t>
        </w:r>
        <w:r w:rsidR="009232D0">
          <w:rPr>
            <w:rFonts w:ascii="Arial" w:hAnsi="Arial" w:cs="Arial"/>
            <w:color w:val="000000" w:themeColor="text1"/>
          </w:rPr>
          <w:t>)</w:t>
        </w:r>
        <w:r w:rsidR="009232D0" w:rsidRPr="001421E2">
          <w:rPr>
            <w:rFonts w:ascii="Arial" w:hAnsi="Arial" w:cs="Arial"/>
            <w:color w:val="000000" w:themeColor="text1"/>
          </w:rPr>
          <w:t xml:space="preserve"> </w:t>
        </w:r>
      </w:ins>
      <w:del w:id="287" w:author="Bock, Clive" w:date="2022-06-20T13:22:00Z">
        <w:r w:rsidR="002F738D" w:rsidDel="009232D0">
          <w:rPr>
            <w:rFonts w:ascii="Arial" w:hAnsi="Arial" w:cs="Arial"/>
            <w:color w:val="000000" w:themeColor="text1"/>
          </w:rPr>
          <w:delText xml:space="preserve">CLS (A) and BR </w:delText>
        </w:r>
      </w:del>
      <w:r w:rsidR="002F738D">
        <w:rPr>
          <w:rFonts w:ascii="Arial" w:hAnsi="Arial" w:cs="Arial"/>
          <w:color w:val="000000" w:themeColor="text1"/>
        </w:rPr>
        <w:t>(B)</w:t>
      </w:r>
      <w:r w:rsidRPr="001421E2">
        <w:rPr>
          <w:rFonts w:ascii="Arial" w:hAnsi="Arial" w:cs="Arial"/>
          <w:color w:val="000000" w:themeColor="text1"/>
        </w:rPr>
        <w:t>.</w:t>
      </w:r>
      <w:r w:rsidRPr="001421E2">
        <w:rPr>
          <w:rFonts w:ascii="Arial" w:hAnsi="Arial" w:cs="Arial"/>
          <w:color w:val="000000" w:themeColor="text1"/>
          <w:spacing w:val="9"/>
        </w:rPr>
        <w:t xml:space="preserve"> </w:t>
      </w:r>
      <w:r w:rsidRPr="001421E2">
        <w:rPr>
          <w:rFonts w:ascii="Arial" w:hAnsi="Arial" w:cs="Arial"/>
          <w:color w:val="000000" w:themeColor="text1"/>
        </w:rPr>
        <w:t>All</w:t>
      </w:r>
      <w:r w:rsidRPr="001421E2">
        <w:rPr>
          <w:rFonts w:ascii="Arial" w:hAnsi="Arial" w:cs="Arial"/>
          <w:color w:val="000000" w:themeColor="text1"/>
          <w:spacing w:val="-13"/>
        </w:rPr>
        <w:t xml:space="preserve"> </w:t>
      </w:r>
      <w:r w:rsidRPr="001421E2">
        <w:rPr>
          <w:rFonts w:ascii="Arial" w:hAnsi="Arial" w:cs="Arial"/>
          <w:color w:val="000000" w:themeColor="text1"/>
        </w:rPr>
        <w:t>spectral</w:t>
      </w:r>
      <w:r w:rsidRPr="001421E2">
        <w:rPr>
          <w:rFonts w:ascii="Arial" w:hAnsi="Arial" w:cs="Arial"/>
          <w:color w:val="000000" w:themeColor="text1"/>
          <w:spacing w:val="-12"/>
        </w:rPr>
        <w:t xml:space="preserve"> </w:t>
      </w:r>
      <w:r w:rsidRPr="001421E2">
        <w:rPr>
          <w:rFonts w:ascii="Arial" w:hAnsi="Arial" w:cs="Arial"/>
          <w:color w:val="000000" w:themeColor="text1"/>
        </w:rPr>
        <w:t>signatures</w:t>
      </w:r>
      <w:r w:rsidRPr="001421E2">
        <w:rPr>
          <w:rFonts w:ascii="Arial" w:hAnsi="Arial" w:cs="Arial"/>
          <w:color w:val="000000" w:themeColor="text1"/>
          <w:spacing w:val="-12"/>
        </w:rPr>
        <w:t xml:space="preserve"> </w:t>
      </w:r>
      <w:r w:rsidR="00CB7FEC">
        <w:rPr>
          <w:rFonts w:ascii="Arial" w:hAnsi="Arial" w:cs="Arial"/>
          <w:color w:val="000000" w:themeColor="text1"/>
          <w:spacing w:val="-12"/>
        </w:rPr>
        <w:t>were</w:t>
      </w:r>
      <w:r w:rsidRPr="001421E2">
        <w:rPr>
          <w:rFonts w:ascii="Arial" w:hAnsi="Arial" w:cs="Arial"/>
          <w:color w:val="000000" w:themeColor="text1"/>
          <w:spacing w:val="-12"/>
        </w:rPr>
        <w:t xml:space="preserve"> </w:t>
      </w:r>
      <w:r w:rsidR="00CB7FEC">
        <w:rPr>
          <w:rFonts w:ascii="Arial" w:hAnsi="Arial" w:cs="Arial"/>
          <w:color w:val="000000" w:themeColor="text1"/>
        </w:rPr>
        <w:t>characterized</w:t>
      </w:r>
      <w:r w:rsidR="00CB7FEC" w:rsidRPr="001421E2">
        <w:rPr>
          <w:rFonts w:ascii="Arial" w:hAnsi="Arial" w:cs="Arial"/>
          <w:color w:val="000000" w:themeColor="text1"/>
          <w:spacing w:val="-12"/>
        </w:rPr>
        <w:t xml:space="preserve"> </w:t>
      </w:r>
      <w:r w:rsidRPr="001421E2">
        <w:rPr>
          <w:rFonts w:ascii="Arial" w:hAnsi="Arial" w:cs="Arial"/>
          <w:color w:val="000000" w:themeColor="text1"/>
        </w:rPr>
        <w:t>by</w:t>
      </w:r>
      <w:r w:rsidRPr="001421E2">
        <w:rPr>
          <w:rFonts w:ascii="Arial" w:hAnsi="Arial" w:cs="Arial"/>
          <w:color w:val="000000" w:themeColor="text1"/>
          <w:spacing w:val="-13"/>
        </w:rPr>
        <w:t xml:space="preserve"> </w:t>
      </w:r>
      <w:r w:rsidRPr="001421E2">
        <w:rPr>
          <w:rFonts w:ascii="Arial" w:hAnsi="Arial" w:cs="Arial"/>
          <w:color w:val="000000" w:themeColor="text1"/>
        </w:rPr>
        <w:t>a</w:t>
      </w:r>
      <w:r w:rsidRPr="001421E2">
        <w:rPr>
          <w:rFonts w:ascii="Arial" w:hAnsi="Arial" w:cs="Arial"/>
          <w:color w:val="000000" w:themeColor="text1"/>
          <w:spacing w:val="-12"/>
        </w:rPr>
        <w:t xml:space="preserve"> </w:t>
      </w:r>
      <w:r w:rsidRPr="001421E2">
        <w:rPr>
          <w:rFonts w:ascii="Arial" w:hAnsi="Arial" w:cs="Arial"/>
          <w:color w:val="000000" w:themeColor="text1"/>
        </w:rPr>
        <w:t>high</w:t>
      </w:r>
      <w:r w:rsidRPr="001421E2">
        <w:rPr>
          <w:rFonts w:ascii="Arial" w:hAnsi="Arial" w:cs="Arial"/>
          <w:color w:val="000000" w:themeColor="text1"/>
          <w:spacing w:val="-13"/>
        </w:rPr>
        <w:t xml:space="preserve"> </w:t>
      </w:r>
      <w:r w:rsidRPr="001421E2">
        <w:rPr>
          <w:rFonts w:ascii="Arial" w:hAnsi="Arial" w:cs="Arial"/>
          <w:color w:val="000000" w:themeColor="text1"/>
        </w:rPr>
        <w:t>reflectance</w:t>
      </w:r>
      <w:r w:rsidRPr="001421E2">
        <w:rPr>
          <w:rFonts w:ascii="Arial" w:hAnsi="Arial" w:cs="Arial"/>
          <w:color w:val="000000" w:themeColor="text1"/>
          <w:spacing w:val="-12"/>
        </w:rPr>
        <w:t xml:space="preserve"> </w:t>
      </w:r>
      <w:r w:rsidRPr="001421E2">
        <w:rPr>
          <w:rFonts w:ascii="Arial" w:hAnsi="Arial" w:cs="Arial"/>
          <w:color w:val="000000" w:themeColor="text1"/>
        </w:rPr>
        <w:t>value</w:t>
      </w:r>
      <w:r w:rsidRPr="001421E2">
        <w:rPr>
          <w:rFonts w:ascii="Arial" w:hAnsi="Arial" w:cs="Arial"/>
          <w:color w:val="000000" w:themeColor="text1"/>
          <w:spacing w:val="-12"/>
        </w:rPr>
        <w:t xml:space="preserve"> </w:t>
      </w:r>
      <w:r w:rsidRPr="001421E2">
        <w:rPr>
          <w:rFonts w:ascii="Arial" w:hAnsi="Arial" w:cs="Arial"/>
          <w:color w:val="000000" w:themeColor="text1"/>
        </w:rPr>
        <w:t>at</w:t>
      </w:r>
      <w:r w:rsidRPr="001421E2">
        <w:rPr>
          <w:rFonts w:ascii="Arial" w:hAnsi="Arial" w:cs="Arial"/>
          <w:color w:val="000000" w:themeColor="text1"/>
          <w:spacing w:val="-12"/>
        </w:rPr>
        <w:t xml:space="preserve"> </w:t>
      </w:r>
      <w:r w:rsidRPr="001421E2">
        <w:rPr>
          <w:rFonts w:ascii="Arial" w:hAnsi="Arial" w:cs="Arial"/>
          <w:color w:val="000000" w:themeColor="text1"/>
        </w:rPr>
        <w:t>250</w:t>
      </w:r>
      <w:r w:rsidRPr="001421E2">
        <w:rPr>
          <w:rFonts w:ascii="Arial" w:hAnsi="Arial" w:cs="Arial"/>
          <w:color w:val="000000" w:themeColor="text1"/>
          <w:spacing w:val="-12"/>
        </w:rPr>
        <w:t xml:space="preserve"> </w:t>
      </w:r>
      <w:r w:rsidRPr="001421E2">
        <w:rPr>
          <w:rFonts w:ascii="Arial" w:hAnsi="Arial" w:cs="Arial"/>
          <w:color w:val="000000" w:themeColor="text1"/>
        </w:rPr>
        <w:t>nm</w:t>
      </w:r>
      <w:r w:rsidRPr="001421E2">
        <w:rPr>
          <w:rFonts w:ascii="Arial" w:hAnsi="Arial" w:cs="Arial"/>
          <w:color w:val="000000" w:themeColor="text1"/>
          <w:spacing w:val="-13"/>
        </w:rPr>
        <w:t xml:space="preserve"> </w:t>
      </w:r>
      <w:r w:rsidR="00CB7FEC">
        <w:rPr>
          <w:rFonts w:ascii="Arial" w:hAnsi="Arial" w:cs="Arial"/>
          <w:color w:val="000000" w:themeColor="text1"/>
        </w:rPr>
        <w:t>and</w:t>
      </w:r>
      <w:r w:rsidRPr="001421E2">
        <w:rPr>
          <w:rFonts w:ascii="Arial" w:hAnsi="Arial" w:cs="Arial"/>
          <w:color w:val="000000" w:themeColor="text1"/>
        </w:rPr>
        <w:t xml:space="preserve"> a decrease in reflectance to 450 nm (CLS) or 500 nm (BR).</w:t>
      </w:r>
    </w:p>
    <w:bookmarkEnd w:id="274"/>
    <w:p w14:paraId="556B5ED4" w14:textId="77777777" w:rsidR="00AC04B3" w:rsidRPr="001421E2" w:rsidRDefault="00AC04B3" w:rsidP="00F81C5B">
      <w:pPr>
        <w:spacing w:line="480" w:lineRule="auto"/>
        <w:jc w:val="both"/>
        <w:rPr>
          <w:rFonts w:ascii="Arial" w:hAnsi="Arial" w:cs="Arial"/>
          <w:color w:val="000000" w:themeColor="text1"/>
        </w:rPr>
      </w:pPr>
    </w:p>
    <w:p w14:paraId="2FE095CC" w14:textId="759B3304" w:rsidR="00AC04B3" w:rsidRPr="001421E2" w:rsidRDefault="00AC04B3" w:rsidP="00F81C5B">
      <w:pPr>
        <w:spacing w:line="480" w:lineRule="auto"/>
        <w:ind w:firstLine="708"/>
        <w:jc w:val="both"/>
        <w:rPr>
          <w:rFonts w:ascii="Arial" w:hAnsi="Arial" w:cs="Arial"/>
          <w:color w:val="000000" w:themeColor="text1"/>
        </w:rPr>
      </w:pPr>
      <w:r w:rsidRPr="00F81C5B">
        <w:rPr>
          <w:rFonts w:ascii="Arial" w:hAnsi="Arial" w:cs="Arial"/>
          <w:b/>
          <w:bCs/>
          <w:color w:val="000000" w:themeColor="text1"/>
          <w:w w:val="105"/>
        </w:rPr>
        <w:t>Different</w:t>
      </w:r>
      <w:r w:rsidRPr="00F81C5B">
        <w:rPr>
          <w:rFonts w:ascii="Arial" w:hAnsi="Arial" w:cs="Arial"/>
          <w:b/>
          <w:bCs/>
          <w:color w:val="000000" w:themeColor="text1"/>
          <w:spacing w:val="21"/>
          <w:w w:val="105"/>
        </w:rPr>
        <w:t xml:space="preserve"> </w:t>
      </w:r>
      <w:r w:rsidRPr="00F81C5B">
        <w:rPr>
          <w:rFonts w:ascii="Arial" w:hAnsi="Arial" w:cs="Arial"/>
          <w:b/>
          <w:bCs/>
          <w:color w:val="000000" w:themeColor="text1"/>
          <w:w w:val="105"/>
        </w:rPr>
        <w:t>sugar</w:t>
      </w:r>
      <w:r w:rsidRPr="00F81C5B">
        <w:rPr>
          <w:rFonts w:ascii="Arial" w:hAnsi="Arial" w:cs="Arial"/>
          <w:b/>
          <w:bCs/>
          <w:color w:val="000000" w:themeColor="text1"/>
          <w:spacing w:val="22"/>
          <w:w w:val="105"/>
        </w:rPr>
        <w:t xml:space="preserve"> </w:t>
      </w:r>
      <w:r w:rsidRPr="00F81C5B">
        <w:rPr>
          <w:rFonts w:ascii="Arial" w:hAnsi="Arial" w:cs="Arial"/>
          <w:b/>
          <w:bCs/>
          <w:color w:val="000000" w:themeColor="text1"/>
          <w:w w:val="105"/>
        </w:rPr>
        <w:t>beet</w:t>
      </w:r>
      <w:r w:rsidRPr="00F81C5B">
        <w:rPr>
          <w:rFonts w:ascii="Arial" w:hAnsi="Arial" w:cs="Arial"/>
          <w:b/>
          <w:bCs/>
          <w:color w:val="000000" w:themeColor="text1"/>
          <w:spacing w:val="22"/>
          <w:w w:val="105"/>
        </w:rPr>
        <w:t xml:space="preserve"> </w:t>
      </w:r>
      <w:r w:rsidRPr="00F81C5B">
        <w:rPr>
          <w:rFonts w:ascii="Arial" w:hAnsi="Arial" w:cs="Arial"/>
          <w:b/>
          <w:bCs/>
          <w:color w:val="000000" w:themeColor="text1"/>
          <w:w w:val="105"/>
        </w:rPr>
        <w:t>diseases</w:t>
      </w:r>
      <w:r w:rsidRPr="00F81C5B">
        <w:rPr>
          <w:rFonts w:ascii="Arial" w:hAnsi="Arial" w:cs="Arial"/>
          <w:b/>
          <w:bCs/>
          <w:color w:val="000000" w:themeColor="text1"/>
          <w:spacing w:val="23"/>
          <w:w w:val="105"/>
        </w:rPr>
        <w:t xml:space="preserve"> </w:t>
      </w:r>
      <w:r w:rsidR="00DF3BD6">
        <w:rPr>
          <w:rFonts w:ascii="Arial" w:hAnsi="Arial" w:cs="Arial"/>
          <w:b/>
          <w:bCs/>
          <w:color w:val="000000" w:themeColor="text1"/>
          <w:w w:val="105"/>
        </w:rPr>
        <w:t>have</w:t>
      </w:r>
      <w:r w:rsidRPr="00F81C5B">
        <w:rPr>
          <w:rFonts w:ascii="Arial" w:hAnsi="Arial" w:cs="Arial"/>
          <w:b/>
          <w:bCs/>
          <w:color w:val="000000" w:themeColor="text1"/>
          <w:spacing w:val="21"/>
          <w:w w:val="105"/>
        </w:rPr>
        <w:t xml:space="preserve"> </w:t>
      </w:r>
      <w:r w:rsidRPr="00F81C5B">
        <w:rPr>
          <w:rFonts w:ascii="Arial" w:hAnsi="Arial" w:cs="Arial"/>
          <w:b/>
          <w:bCs/>
          <w:color w:val="000000" w:themeColor="text1"/>
          <w:w w:val="105"/>
        </w:rPr>
        <w:t>different</w:t>
      </w:r>
      <w:r w:rsidRPr="00F81C5B">
        <w:rPr>
          <w:rFonts w:ascii="Arial" w:hAnsi="Arial" w:cs="Arial"/>
          <w:b/>
          <w:bCs/>
          <w:color w:val="000000" w:themeColor="text1"/>
          <w:spacing w:val="22"/>
          <w:w w:val="105"/>
        </w:rPr>
        <w:t xml:space="preserve"> </w:t>
      </w:r>
      <w:r w:rsidRPr="00F81C5B">
        <w:rPr>
          <w:rFonts w:ascii="Arial" w:hAnsi="Arial" w:cs="Arial"/>
          <w:b/>
          <w:bCs/>
          <w:color w:val="000000" w:themeColor="text1"/>
          <w:w w:val="105"/>
        </w:rPr>
        <w:t>spectral</w:t>
      </w:r>
      <w:r w:rsidRPr="00F81C5B">
        <w:rPr>
          <w:rFonts w:ascii="Arial" w:hAnsi="Arial" w:cs="Arial"/>
          <w:b/>
          <w:bCs/>
          <w:color w:val="000000" w:themeColor="text1"/>
          <w:spacing w:val="22"/>
          <w:w w:val="105"/>
        </w:rPr>
        <w:t xml:space="preserve"> </w:t>
      </w:r>
      <w:r w:rsidRPr="00F81C5B">
        <w:rPr>
          <w:rFonts w:ascii="Arial" w:hAnsi="Arial" w:cs="Arial"/>
          <w:b/>
          <w:bCs/>
          <w:color w:val="000000" w:themeColor="text1"/>
          <w:spacing w:val="-2"/>
          <w:w w:val="105"/>
        </w:rPr>
        <w:t>patterns</w:t>
      </w:r>
      <w:r w:rsidR="004F5320" w:rsidRPr="00F81C5B">
        <w:rPr>
          <w:rFonts w:ascii="Arial" w:hAnsi="Arial" w:cs="Arial"/>
          <w:b/>
          <w:bCs/>
          <w:color w:val="000000" w:themeColor="text1"/>
          <w:spacing w:val="-2"/>
          <w:w w:val="105"/>
        </w:rPr>
        <w:t xml:space="preserve">. </w:t>
      </w:r>
      <w:r w:rsidRPr="001421E2">
        <w:rPr>
          <w:rFonts w:ascii="Arial" w:hAnsi="Arial" w:cs="Arial"/>
          <w:color w:val="000000" w:themeColor="text1"/>
        </w:rPr>
        <w:t>The</w:t>
      </w:r>
      <w:r w:rsidRPr="001421E2">
        <w:rPr>
          <w:rFonts w:ascii="Arial" w:hAnsi="Arial" w:cs="Arial"/>
          <w:color w:val="000000" w:themeColor="text1"/>
          <w:spacing w:val="-7"/>
        </w:rPr>
        <w:t xml:space="preserve"> </w:t>
      </w:r>
      <w:r w:rsidRPr="001421E2">
        <w:rPr>
          <w:rFonts w:ascii="Arial" w:hAnsi="Arial" w:cs="Arial"/>
          <w:color w:val="000000" w:themeColor="text1"/>
        </w:rPr>
        <w:t>reflectance</w:t>
      </w:r>
      <w:r w:rsidRPr="001421E2">
        <w:rPr>
          <w:rFonts w:ascii="Arial" w:hAnsi="Arial" w:cs="Arial"/>
          <w:color w:val="000000" w:themeColor="text1"/>
          <w:spacing w:val="-7"/>
        </w:rPr>
        <w:t xml:space="preserve"> </w:t>
      </w:r>
      <w:r w:rsidR="00DF3BD6">
        <w:rPr>
          <w:rFonts w:ascii="Arial" w:hAnsi="Arial" w:cs="Arial"/>
          <w:color w:val="000000" w:themeColor="text1"/>
        </w:rPr>
        <w:t>from</w:t>
      </w:r>
      <w:r w:rsidR="00DF3BD6" w:rsidRPr="001421E2">
        <w:rPr>
          <w:rFonts w:ascii="Arial" w:hAnsi="Arial" w:cs="Arial"/>
          <w:color w:val="000000" w:themeColor="text1"/>
          <w:spacing w:val="-7"/>
        </w:rPr>
        <w:t xml:space="preserve"> </w:t>
      </w:r>
      <w:r w:rsidRPr="001421E2">
        <w:rPr>
          <w:rFonts w:ascii="Arial" w:hAnsi="Arial" w:cs="Arial"/>
          <w:color w:val="000000" w:themeColor="text1"/>
        </w:rPr>
        <w:t>sugar</w:t>
      </w:r>
      <w:r w:rsidRPr="001421E2">
        <w:rPr>
          <w:rFonts w:ascii="Arial" w:hAnsi="Arial" w:cs="Arial"/>
          <w:color w:val="000000" w:themeColor="text1"/>
          <w:spacing w:val="-7"/>
        </w:rPr>
        <w:t xml:space="preserve"> </w:t>
      </w:r>
      <w:r w:rsidRPr="001421E2">
        <w:rPr>
          <w:rFonts w:ascii="Arial" w:hAnsi="Arial" w:cs="Arial"/>
          <w:color w:val="000000" w:themeColor="text1"/>
        </w:rPr>
        <w:t>beet</w:t>
      </w:r>
      <w:r w:rsidRPr="001421E2">
        <w:rPr>
          <w:rFonts w:ascii="Arial" w:hAnsi="Arial" w:cs="Arial"/>
          <w:color w:val="000000" w:themeColor="text1"/>
          <w:spacing w:val="-7"/>
        </w:rPr>
        <w:t xml:space="preserve"> </w:t>
      </w:r>
      <w:r w:rsidRPr="001421E2">
        <w:rPr>
          <w:rFonts w:ascii="Arial" w:hAnsi="Arial" w:cs="Arial"/>
          <w:color w:val="000000" w:themeColor="text1"/>
        </w:rPr>
        <w:t>leaves</w:t>
      </w:r>
      <w:r w:rsidRPr="001421E2">
        <w:rPr>
          <w:rFonts w:ascii="Arial" w:hAnsi="Arial" w:cs="Arial"/>
          <w:color w:val="000000" w:themeColor="text1"/>
          <w:spacing w:val="-7"/>
        </w:rPr>
        <w:t xml:space="preserve"> </w:t>
      </w:r>
      <w:r w:rsidRPr="001421E2">
        <w:rPr>
          <w:rFonts w:ascii="Arial" w:hAnsi="Arial" w:cs="Arial"/>
          <w:color w:val="000000" w:themeColor="text1"/>
        </w:rPr>
        <w:t>was</w:t>
      </w:r>
      <w:r w:rsidRPr="001421E2">
        <w:rPr>
          <w:rFonts w:ascii="Arial" w:hAnsi="Arial" w:cs="Arial"/>
          <w:color w:val="000000" w:themeColor="text1"/>
          <w:spacing w:val="-7"/>
        </w:rPr>
        <w:t xml:space="preserve"> </w:t>
      </w:r>
      <w:r w:rsidRPr="001421E2">
        <w:rPr>
          <w:rFonts w:ascii="Arial" w:hAnsi="Arial" w:cs="Arial"/>
          <w:color w:val="000000" w:themeColor="text1"/>
        </w:rPr>
        <w:t>characterized</w:t>
      </w:r>
      <w:r w:rsidRPr="001421E2">
        <w:rPr>
          <w:rFonts w:ascii="Arial" w:hAnsi="Arial" w:cs="Arial"/>
          <w:color w:val="000000" w:themeColor="text1"/>
          <w:spacing w:val="-7"/>
        </w:rPr>
        <w:t xml:space="preserve"> </w:t>
      </w:r>
      <w:r w:rsidRPr="001421E2">
        <w:rPr>
          <w:rFonts w:ascii="Arial" w:hAnsi="Arial" w:cs="Arial"/>
          <w:color w:val="000000" w:themeColor="text1"/>
        </w:rPr>
        <w:t>by</w:t>
      </w:r>
      <w:r w:rsidRPr="001421E2">
        <w:rPr>
          <w:rFonts w:ascii="Arial" w:hAnsi="Arial" w:cs="Arial"/>
          <w:color w:val="000000" w:themeColor="text1"/>
          <w:spacing w:val="-7"/>
        </w:rPr>
        <w:t xml:space="preserve"> </w:t>
      </w:r>
      <w:r w:rsidRPr="001421E2">
        <w:rPr>
          <w:rFonts w:ascii="Arial" w:hAnsi="Arial" w:cs="Arial"/>
          <w:color w:val="000000" w:themeColor="text1"/>
        </w:rPr>
        <w:t>distinct</w:t>
      </w:r>
      <w:r w:rsidRPr="001421E2">
        <w:rPr>
          <w:rFonts w:ascii="Arial" w:hAnsi="Arial" w:cs="Arial"/>
          <w:color w:val="000000" w:themeColor="text1"/>
          <w:spacing w:val="-7"/>
        </w:rPr>
        <w:t xml:space="preserve"> </w:t>
      </w:r>
      <w:r w:rsidRPr="001421E2">
        <w:rPr>
          <w:rFonts w:ascii="Arial" w:hAnsi="Arial" w:cs="Arial"/>
          <w:color w:val="000000" w:themeColor="text1"/>
        </w:rPr>
        <w:t>peaks</w:t>
      </w:r>
      <w:r w:rsidRPr="001421E2">
        <w:rPr>
          <w:rFonts w:ascii="Arial" w:hAnsi="Arial" w:cs="Arial"/>
          <w:color w:val="000000" w:themeColor="text1"/>
          <w:spacing w:val="-7"/>
        </w:rPr>
        <w:t xml:space="preserve"> </w:t>
      </w:r>
      <w:r w:rsidRPr="001421E2">
        <w:rPr>
          <w:rFonts w:ascii="Arial" w:hAnsi="Arial" w:cs="Arial"/>
          <w:color w:val="000000" w:themeColor="text1"/>
        </w:rPr>
        <w:t>between</w:t>
      </w:r>
      <w:r w:rsidRPr="001421E2">
        <w:rPr>
          <w:rFonts w:ascii="Arial" w:hAnsi="Arial" w:cs="Arial"/>
          <w:color w:val="000000" w:themeColor="text1"/>
          <w:spacing w:val="-7"/>
        </w:rPr>
        <w:t xml:space="preserve"> </w:t>
      </w:r>
      <w:r w:rsidRPr="001421E2">
        <w:rPr>
          <w:rFonts w:ascii="Arial" w:hAnsi="Arial" w:cs="Arial"/>
          <w:color w:val="000000" w:themeColor="text1"/>
        </w:rPr>
        <w:t>250</w:t>
      </w:r>
      <w:r w:rsidRPr="001421E2">
        <w:rPr>
          <w:rFonts w:ascii="Arial" w:hAnsi="Arial" w:cs="Arial"/>
          <w:color w:val="000000" w:themeColor="text1"/>
          <w:spacing w:val="-7"/>
        </w:rPr>
        <w:t xml:space="preserve"> </w:t>
      </w:r>
      <w:r w:rsidRPr="001421E2">
        <w:rPr>
          <w:rFonts w:ascii="Arial" w:hAnsi="Arial" w:cs="Arial"/>
          <w:color w:val="000000" w:themeColor="text1"/>
        </w:rPr>
        <w:t>and 312</w:t>
      </w:r>
      <w:r w:rsidRPr="001421E2">
        <w:rPr>
          <w:rFonts w:ascii="Arial" w:hAnsi="Arial" w:cs="Arial"/>
          <w:color w:val="000000" w:themeColor="text1"/>
          <w:spacing w:val="-2"/>
        </w:rPr>
        <w:t xml:space="preserve"> </w:t>
      </w:r>
      <w:r w:rsidRPr="001421E2">
        <w:rPr>
          <w:rFonts w:ascii="Arial" w:hAnsi="Arial" w:cs="Arial"/>
          <w:color w:val="000000" w:themeColor="text1"/>
        </w:rPr>
        <w:t>nm</w:t>
      </w:r>
      <w:r w:rsidRPr="001421E2">
        <w:rPr>
          <w:rFonts w:ascii="Arial" w:hAnsi="Arial" w:cs="Arial"/>
          <w:color w:val="000000" w:themeColor="text1"/>
          <w:spacing w:val="-1"/>
        </w:rPr>
        <w:t xml:space="preserve"> </w:t>
      </w:r>
      <w:r w:rsidRPr="001421E2">
        <w:rPr>
          <w:rFonts w:ascii="Arial" w:hAnsi="Arial" w:cs="Arial"/>
          <w:color w:val="000000" w:themeColor="text1"/>
        </w:rPr>
        <w:t>as</w:t>
      </w:r>
      <w:r w:rsidRPr="001421E2">
        <w:rPr>
          <w:rFonts w:ascii="Arial" w:hAnsi="Arial" w:cs="Arial"/>
          <w:color w:val="000000" w:themeColor="text1"/>
          <w:spacing w:val="-1"/>
        </w:rPr>
        <w:t xml:space="preserve"> </w:t>
      </w:r>
      <w:r w:rsidRPr="001421E2">
        <w:rPr>
          <w:rFonts w:ascii="Arial" w:hAnsi="Arial" w:cs="Arial"/>
          <w:color w:val="000000" w:themeColor="text1"/>
        </w:rPr>
        <w:t>well</w:t>
      </w:r>
      <w:r w:rsidRPr="001421E2">
        <w:rPr>
          <w:rFonts w:ascii="Arial" w:hAnsi="Arial" w:cs="Arial"/>
          <w:color w:val="000000" w:themeColor="text1"/>
          <w:spacing w:val="-1"/>
        </w:rPr>
        <w:t xml:space="preserve"> </w:t>
      </w:r>
      <w:r w:rsidRPr="001421E2">
        <w:rPr>
          <w:rFonts w:ascii="Arial" w:hAnsi="Arial" w:cs="Arial"/>
          <w:color w:val="000000" w:themeColor="text1"/>
        </w:rPr>
        <w:t>as</w:t>
      </w:r>
      <w:r w:rsidRPr="001421E2">
        <w:rPr>
          <w:rFonts w:ascii="Arial" w:hAnsi="Arial" w:cs="Arial"/>
          <w:color w:val="000000" w:themeColor="text1"/>
          <w:spacing w:val="-1"/>
        </w:rPr>
        <w:t xml:space="preserve"> </w:t>
      </w:r>
      <w:r w:rsidRPr="001421E2">
        <w:rPr>
          <w:rFonts w:ascii="Arial" w:hAnsi="Arial" w:cs="Arial"/>
          <w:color w:val="000000" w:themeColor="text1"/>
        </w:rPr>
        <w:t>410</w:t>
      </w:r>
      <w:r w:rsidRPr="001421E2">
        <w:rPr>
          <w:rFonts w:ascii="Arial" w:hAnsi="Arial" w:cs="Arial"/>
          <w:color w:val="000000" w:themeColor="text1"/>
          <w:spacing w:val="-1"/>
        </w:rPr>
        <w:t xml:space="preserve"> </w:t>
      </w:r>
      <w:r w:rsidRPr="001421E2">
        <w:rPr>
          <w:rFonts w:ascii="Arial" w:hAnsi="Arial" w:cs="Arial"/>
          <w:color w:val="000000" w:themeColor="text1"/>
        </w:rPr>
        <w:t>and</w:t>
      </w:r>
      <w:r w:rsidRPr="001421E2">
        <w:rPr>
          <w:rFonts w:ascii="Arial" w:hAnsi="Arial" w:cs="Arial"/>
          <w:color w:val="000000" w:themeColor="text1"/>
          <w:spacing w:val="-2"/>
        </w:rPr>
        <w:t xml:space="preserve"> </w:t>
      </w:r>
      <w:r w:rsidRPr="001421E2">
        <w:rPr>
          <w:rFonts w:ascii="Arial" w:hAnsi="Arial" w:cs="Arial"/>
          <w:color w:val="000000" w:themeColor="text1"/>
        </w:rPr>
        <w:t>440</w:t>
      </w:r>
      <w:r w:rsidRPr="001421E2">
        <w:rPr>
          <w:rFonts w:ascii="Arial" w:hAnsi="Arial" w:cs="Arial"/>
          <w:color w:val="000000" w:themeColor="text1"/>
          <w:spacing w:val="-1"/>
        </w:rPr>
        <w:t xml:space="preserve"> </w:t>
      </w:r>
      <w:r w:rsidRPr="001421E2">
        <w:rPr>
          <w:rFonts w:ascii="Arial" w:hAnsi="Arial" w:cs="Arial"/>
          <w:color w:val="000000" w:themeColor="text1"/>
        </w:rPr>
        <w:t>nm</w:t>
      </w:r>
      <w:r w:rsidRPr="001421E2">
        <w:rPr>
          <w:rFonts w:ascii="Arial" w:hAnsi="Arial" w:cs="Arial"/>
          <w:color w:val="000000" w:themeColor="text1"/>
          <w:spacing w:val="-1"/>
        </w:rPr>
        <w:t xml:space="preserve"> </w:t>
      </w:r>
      <w:r w:rsidRPr="001421E2">
        <w:rPr>
          <w:rFonts w:ascii="Arial" w:hAnsi="Arial" w:cs="Arial"/>
          <w:color w:val="000000" w:themeColor="text1"/>
        </w:rPr>
        <w:t>(Fig</w:t>
      </w:r>
      <w:r w:rsidR="004F5320">
        <w:rPr>
          <w:rFonts w:ascii="Arial" w:hAnsi="Arial" w:cs="Arial"/>
          <w:color w:val="000000" w:themeColor="text1"/>
        </w:rPr>
        <w:t>.</w:t>
      </w:r>
      <w:r w:rsidRPr="001421E2">
        <w:rPr>
          <w:rFonts w:ascii="Arial" w:hAnsi="Arial" w:cs="Arial"/>
          <w:color w:val="000000" w:themeColor="text1"/>
          <w:spacing w:val="-1"/>
        </w:rPr>
        <w:t xml:space="preserve"> </w:t>
      </w:r>
      <w:hyperlink w:anchor="_bookmark2" w:history="1">
        <w:r w:rsidR="002F738D">
          <w:rPr>
            <w:rFonts w:ascii="Arial" w:hAnsi="Arial" w:cs="Arial"/>
            <w:color w:val="000000" w:themeColor="text1"/>
          </w:rPr>
          <w:t>4</w:t>
        </w:r>
        <w:r w:rsidR="002F738D" w:rsidRPr="001421E2">
          <w:rPr>
            <w:rFonts w:ascii="Arial" w:hAnsi="Arial" w:cs="Arial"/>
            <w:color w:val="000000" w:themeColor="text1"/>
          </w:rPr>
          <w:t>).</w:t>
        </w:r>
      </w:hyperlink>
      <w:r w:rsidRPr="001421E2">
        <w:rPr>
          <w:rFonts w:ascii="Arial" w:hAnsi="Arial" w:cs="Arial"/>
          <w:color w:val="000000" w:themeColor="text1"/>
          <w:spacing w:val="28"/>
        </w:rPr>
        <w:t xml:space="preserve"> </w:t>
      </w:r>
      <w:r w:rsidRPr="001421E2">
        <w:rPr>
          <w:rFonts w:ascii="Arial" w:hAnsi="Arial" w:cs="Arial"/>
          <w:color w:val="000000" w:themeColor="text1"/>
        </w:rPr>
        <w:t>The</w:t>
      </w:r>
      <w:r w:rsidRPr="001421E2">
        <w:rPr>
          <w:rFonts w:ascii="Arial" w:hAnsi="Arial" w:cs="Arial"/>
          <w:color w:val="000000" w:themeColor="text1"/>
          <w:spacing w:val="-1"/>
        </w:rPr>
        <w:t xml:space="preserve"> </w:t>
      </w:r>
      <w:r w:rsidRPr="001421E2">
        <w:rPr>
          <w:rFonts w:ascii="Arial" w:hAnsi="Arial" w:cs="Arial"/>
          <w:color w:val="000000" w:themeColor="text1"/>
        </w:rPr>
        <w:t>highest</w:t>
      </w:r>
      <w:r w:rsidRPr="001421E2">
        <w:rPr>
          <w:rFonts w:ascii="Arial" w:hAnsi="Arial" w:cs="Arial"/>
          <w:color w:val="000000" w:themeColor="text1"/>
          <w:spacing w:val="-1"/>
        </w:rPr>
        <w:t xml:space="preserve"> </w:t>
      </w:r>
      <w:r w:rsidRPr="001421E2">
        <w:rPr>
          <w:rFonts w:ascii="Arial" w:hAnsi="Arial" w:cs="Arial"/>
          <w:color w:val="000000" w:themeColor="text1"/>
        </w:rPr>
        <w:t>reflectance</w:t>
      </w:r>
      <w:r w:rsidRPr="001421E2">
        <w:rPr>
          <w:rFonts w:ascii="Arial" w:hAnsi="Arial" w:cs="Arial"/>
          <w:color w:val="000000" w:themeColor="text1"/>
          <w:spacing w:val="-1"/>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each</w:t>
      </w:r>
      <w:r w:rsidRPr="001421E2">
        <w:rPr>
          <w:rFonts w:ascii="Arial" w:hAnsi="Arial" w:cs="Arial"/>
          <w:color w:val="000000" w:themeColor="text1"/>
          <w:spacing w:val="-1"/>
        </w:rPr>
        <w:t xml:space="preserve"> </w:t>
      </w:r>
      <w:r w:rsidRPr="001421E2">
        <w:rPr>
          <w:rFonts w:ascii="Arial" w:hAnsi="Arial" w:cs="Arial"/>
          <w:color w:val="000000" w:themeColor="text1"/>
        </w:rPr>
        <w:t>sample</w:t>
      </w:r>
      <w:r w:rsidRPr="001421E2">
        <w:rPr>
          <w:rFonts w:ascii="Arial" w:hAnsi="Arial" w:cs="Arial"/>
          <w:color w:val="000000" w:themeColor="text1"/>
          <w:spacing w:val="-1"/>
        </w:rPr>
        <w:t xml:space="preserve"> </w:t>
      </w:r>
      <w:r w:rsidRPr="001421E2">
        <w:rPr>
          <w:rFonts w:ascii="Arial" w:hAnsi="Arial" w:cs="Arial"/>
          <w:color w:val="000000" w:themeColor="text1"/>
          <w:spacing w:val="-5"/>
        </w:rPr>
        <w:t>was</w:t>
      </w:r>
      <w:r w:rsidR="004F5320">
        <w:rPr>
          <w:rFonts w:ascii="Arial" w:hAnsi="Arial" w:cs="Arial"/>
          <w:color w:val="000000" w:themeColor="text1"/>
          <w:spacing w:val="-5"/>
        </w:rPr>
        <w:t xml:space="preserve"> </w:t>
      </w:r>
      <w:r w:rsidRPr="001421E2">
        <w:rPr>
          <w:rFonts w:ascii="Arial" w:hAnsi="Arial" w:cs="Arial"/>
          <w:color w:val="000000" w:themeColor="text1"/>
          <w:w w:val="95"/>
        </w:rPr>
        <w:t xml:space="preserve">measured at </w:t>
      </w:r>
      <w:r w:rsidR="00DF3BD6">
        <w:rPr>
          <w:rFonts w:ascii="Arial" w:hAnsi="Arial" w:cs="Arial"/>
          <w:color w:val="000000" w:themeColor="text1"/>
          <w:w w:val="95"/>
        </w:rPr>
        <w:t xml:space="preserve">a wavelength of </w:t>
      </w:r>
      <w:r w:rsidRPr="001421E2">
        <w:rPr>
          <w:rFonts w:ascii="Arial" w:hAnsi="Arial" w:cs="Arial"/>
          <w:color w:val="000000" w:themeColor="text1"/>
          <w:w w:val="95"/>
        </w:rPr>
        <w:t>253 nm</w:t>
      </w:r>
      <w:r w:rsidR="00DF3BD6">
        <w:rPr>
          <w:rFonts w:ascii="Arial" w:hAnsi="Arial" w:cs="Arial"/>
          <w:color w:val="000000" w:themeColor="text1"/>
          <w:w w:val="95"/>
        </w:rPr>
        <w:t xml:space="preserve">, beyond which </w:t>
      </w:r>
      <w:r w:rsidRPr="001421E2">
        <w:rPr>
          <w:rFonts w:ascii="Arial" w:hAnsi="Arial" w:cs="Arial"/>
          <w:color w:val="000000" w:themeColor="text1"/>
          <w:w w:val="95"/>
        </w:rPr>
        <w:t xml:space="preserve">the reflectance decreased </w:t>
      </w:r>
      <w:r w:rsidR="00DF3BD6">
        <w:rPr>
          <w:rFonts w:ascii="Arial" w:hAnsi="Arial" w:cs="Arial"/>
          <w:color w:val="000000" w:themeColor="text1"/>
          <w:w w:val="95"/>
        </w:rPr>
        <w:t>to</w:t>
      </w:r>
      <w:r w:rsidR="00DF3BD6" w:rsidRPr="001421E2">
        <w:rPr>
          <w:rFonts w:ascii="Arial" w:hAnsi="Arial" w:cs="Arial"/>
          <w:color w:val="000000" w:themeColor="text1"/>
          <w:w w:val="95"/>
        </w:rPr>
        <w:t xml:space="preserve"> </w:t>
      </w:r>
      <w:r w:rsidRPr="001421E2">
        <w:rPr>
          <w:rFonts w:ascii="Arial" w:hAnsi="Arial" w:cs="Arial"/>
          <w:color w:val="000000" w:themeColor="text1"/>
          <w:w w:val="95"/>
        </w:rPr>
        <w:t>420 nm.</w:t>
      </w:r>
      <w:r w:rsidRPr="001421E2">
        <w:rPr>
          <w:rFonts w:ascii="Arial" w:hAnsi="Arial" w:cs="Arial"/>
          <w:color w:val="000000" w:themeColor="text1"/>
        </w:rPr>
        <w:t xml:space="preserve"> </w:t>
      </w:r>
      <w:r w:rsidRPr="001421E2">
        <w:rPr>
          <w:rFonts w:ascii="Arial" w:hAnsi="Arial" w:cs="Arial"/>
          <w:color w:val="000000" w:themeColor="text1"/>
          <w:w w:val="95"/>
        </w:rPr>
        <w:t xml:space="preserve">Non-inoculated </w:t>
      </w:r>
      <w:r w:rsidR="00DF3BD6">
        <w:rPr>
          <w:rFonts w:ascii="Arial" w:hAnsi="Arial" w:cs="Arial"/>
          <w:color w:val="000000" w:themeColor="text1"/>
          <w:w w:val="95"/>
        </w:rPr>
        <w:t>leaves</w:t>
      </w:r>
      <w:r w:rsidR="00DF3BD6" w:rsidRPr="001421E2">
        <w:rPr>
          <w:rFonts w:ascii="Arial" w:hAnsi="Arial" w:cs="Arial"/>
          <w:color w:val="000000" w:themeColor="text1"/>
          <w:w w:val="95"/>
        </w:rPr>
        <w:t xml:space="preserve"> </w:t>
      </w:r>
      <w:r w:rsidRPr="001421E2">
        <w:rPr>
          <w:rFonts w:ascii="Arial" w:hAnsi="Arial" w:cs="Arial"/>
          <w:color w:val="000000" w:themeColor="text1"/>
          <w:w w:val="95"/>
        </w:rPr>
        <w:t xml:space="preserve">of sugar beet </w:t>
      </w:r>
      <w:r w:rsidR="00DF3BD6">
        <w:rPr>
          <w:rFonts w:ascii="Arial" w:hAnsi="Arial" w:cs="Arial"/>
          <w:color w:val="000000" w:themeColor="text1"/>
          <w:w w:val="95"/>
        </w:rPr>
        <w:t>had</w:t>
      </w:r>
      <w:r w:rsidRPr="001421E2">
        <w:rPr>
          <w:rFonts w:ascii="Arial" w:hAnsi="Arial" w:cs="Arial"/>
          <w:color w:val="000000" w:themeColor="text1"/>
          <w:w w:val="95"/>
        </w:rPr>
        <w:t xml:space="preserve"> </w:t>
      </w:r>
      <w:r w:rsidR="00DF3BD6">
        <w:rPr>
          <w:rFonts w:ascii="Arial" w:hAnsi="Arial" w:cs="Arial"/>
          <w:color w:val="000000" w:themeColor="text1"/>
          <w:w w:val="95"/>
        </w:rPr>
        <w:t xml:space="preserve">0.4% </w:t>
      </w:r>
      <w:r w:rsidRPr="001421E2">
        <w:rPr>
          <w:rFonts w:ascii="Arial" w:hAnsi="Arial" w:cs="Arial"/>
          <w:color w:val="000000" w:themeColor="text1"/>
          <w:w w:val="95"/>
        </w:rPr>
        <w:t xml:space="preserve">reflectance at 253 nm and 0.09% </w:t>
      </w:r>
      <w:r w:rsidR="00DF3BD6">
        <w:rPr>
          <w:rFonts w:ascii="Arial" w:hAnsi="Arial" w:cs="Arial"/>
          <w:color w:val="000000" w:themeColor="text1"/>
          <w:w w:val="95"/>
        </w:rPr>
        <w:t xml:space="preserve">reflectance </w:t>
      </w:r>
      <w:r w:rsidRPr="001421E2">
        <w:rPr>
          <w:rFonts w:ascii="Arial" w:hAnsi="Arial" w:cs="Arial"/>
          <w:color w:val="000000" w:themeColor="text1"/>
          <w:w w:val="95"/>
        </w:rPr>
        <w:t>at 500</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nm.</w:t>
      </w:r>
      <w:r w:rsidRPr="001421E2">
        <w:rPr>
          <w:rFonts w:ascii="Arial" w:hAnsi="Arial" w:cs="Arial"/>
          <w:color w:val="000000" w:themeColor="text1"/>
          <w:spacing w:val="28"/>
        </w:rPr>
        <w:t xml:space="preserve"> </w:t>
      </w:r>
      <w:r w:rsidRPr="001421E2">
        <w:rPr>
          <w:rFonts w:ascii="Arial" w:hAnsi="Arial" w:cs="Arial"/>
          <w:color w:val="000000" w:themeColor="text1"/>
          <w:w w:val="95"/>
        </w:rPr>
        <w:t>Young</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symptoms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CLS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(Fig</w:t>
      </w:r>
      <w:r w:rsidR="00DF3BD6">
        <w:rPr>
          <w:rFonts w:ascii="Arial" w:hAnsi="Arial" w:cs="Arial"/>
          <w:color w:val="000000" w:themeColor="text1"/>
          <w:w w:val="95"/>
        </w:rPr>
        <w:t xml:space="preserve">. </w:t>
      </w:r>
      <w:r>
        <w:fldChar w:fldCharType="begin"/>
      </w:r>
      <w:r>
        <w:instrText xml:space="preserve"> HYPERLINK \l "_bookmark2" </w:instrText>
      </w:r>
      <w:r>
        <w:fldChar w:fldCharType="separate"/>
      </w:r>
      <w:r w:rsidR="002F738D">
        <w:rPr>
          <w:rFonts w:ascii="Arial" w:hAnsi="Arial" w:cs="Arial"/>
          <w:color w:val="000000" w:themeColor="text1"/>
          <w:w w:val="95"/>
        </w:rPr>
        <w:t xml:space="preserve"> </w:t>
      </w:r>
      <w:ins w:id="288" w:author="Anna Brugger" w:date="2022-07-26T19:35:00Z">
        <w:r w:rsidR="00B9747C">
          <w:rPr>
            <w:rFonts w:ascii="Arial" w:hAnsi="Arial" w:cs="Arial"/>
            <w:color w:val="000000" w:themeColor="text1"/>
            <w:w w:val="95"/>
          </w:rPr>
          <w:t>4</w:t>
        </w:r>
      </w:ins>
      <w:del w:id="289" w:author="Anna Brugger" w:date="2022-07-26T19:35:00Z">
        <w:r w:rsidR="0014433A" w:rsidDel="00B9747C">
          <w:rPr>
            <w:rFonts w:ascii="Arial" w:hAnsi="Arial" w:cs="Arial"/>
            <w:color w:val="000000" w:themeColor="text1"/>
            <w:w w:val="95"/>
          </w:rPr>
          <w:delText>3</w:delText>
        </w:r>
      </w:del>
      <w:r w:rsidR="0014433A">
        <w:rPr>
          <w:rFonts w:ascii="Arial" w:hAnsi="Arial" w:cs="Arial"/>
          <w:color w:val="000000" w:themeColor="text1"/>
          <w:w w:val="95"/>
        </w:rPr>
        <w:t xml:space="preserve"> </w:t>
      </w:r>
      <w:r w:rsidR="002F738D">
        <w:rPr>
          <w:rFonts w:ascii="Arial" w:hAnsi="Arial" w:cs="Arial"/>
          <w:color w:val="000000" w:themeColor="text1"/>
          <w:w w:val="95"/>
        </w:rPr>
        <w:t>A</w:t>
      </w:r>
      <w:r>
        <w:rPr>
          <w:rFonts w:ascii="Arial" w:hAnsi="Arial" w:cs="Arial"/>
          <w:color w:val="000000" w:themeColor="text1"/>
          <w:w w:val="95"/>
        </w:rPr>
        <w:fldChar w:fldCharType="end"/>
      </w:r>
      <w:r w:rsidRPr="001421E2">
        <w:rPr>
          <w:rFonts w:ascii="Arial" w:hAnsi="Arial" w:cs="Arial"/>
          <w:color w:val="000000" w:themeColor="text1"/>
          <w:w w:val="95"/>
        </w:rPr>
        <w:t>)</w:t>
      </w:r>
      <w:r w:rsidRPr="001421E2">
        <w:rPr>
          <w:rFonts w:ascii="Arial" w:hAnsi="Arial" w:cs="Arial"/>
          <w:color w:val="000000" w:themeColor="text1"/>
          <w:spacing w:val="-1"/>
          <w:w w:val="95"/>
        </w:rPr>
        <w:t xml:space="preserve"> </w:t>
      </w:r>
      <w:r w:rsidR="001A57A7">
        <w:rPr>
          <w:rFonts w:ascii="Arial" w:hAnsi="Arial" w:cs="Arial"/>
          <w:color w:val="000000" w:themeColor="text1"/>
          <w:w w:val="95"/>
        </w:rPr>
        <w:t>had</w:t>
      </w:r>
      <w:r w:rsidR="001A57A7" w:rsidRPr="001421E2">
        <w:rPr>
          <w:rFonts w:ascii="Arial" w:hAnsi="Arial" w:cs="Arial"/>
          <w:color w:val="000000" w:themeColor="text1"/>
          <w:spacing w:val="-1"/>
          <w:w w:val="95"/>
        </w:rPr>
        <w:t xml:space="preserve"> </w:t>
      </w:r>
      <w:r w:rsidRPr="001421E2">
        <w:rPr>
          <w:rFonts w:ascii="Arial" w:hAnsi="Arial" w:cs="Arial"/>
          <w:color w:val="000000" w:themeColor="text1"/>
          <w:w w:val="95"/>
        </w:rPr>
        <w:t>0.5%</w:t>
      </w:r>
      <w:r w:rsidRPr="001421E2">
        <w:rPr>
          <w:rFonts w:ascii="Arial" w:hAnsi="Arial" w:cs="Arial"/>
          <w:color w:val="000000" w:themeColor="text1"/>
          <w:spacing w:val="-1"/>
          <w:w w:val="95"/>
        </w:rPr>
        <w:t xml:space="preserve"> </w:t>
      </w:r>
      <w:r w:rsidR="001A57A7">
        <w:rPr>
          <w:rFonts w:ascii="Arial" w:hAnsi="Arial" w:cs="Arial"/>
          <w:color w:val="000000" w:themeColor="text1"/>
          <w:spacing w:val="-1"/>
          <w:w w:val="95"/>
        </w:rPr>
        <w:t xml:space="preserve">reflectance </w:t>
      </w:r>
      <w:r w:rsidRPr="001421E2">
        <w:rPr>
          <w:rFonts w:ascii="Arial" w:hAnsi="Arial" w:cs="Arial"/>
          <w:color w:val="000000" w:themeColor="text1"/>
          <w:w w:val="95"/>
        </w:rPr>
        <w:t>at</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253</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nm, </w:t>
      </w:r>
      <w:r w:rsidR="001A57A7">
        <w:rPr>
          <w:rFonts w:ascii="Arial" w:hAnsi="Arial" w:cs="Arial"/>
          <w:color w:val="000000" w:themeColor="text1"/>
          <w:w w:val="95"/>
        </w:rPr>
        <w:t xml:space="preserve">which </w:t>
      </w:r>
      <w:r w:rsidRPr="001421E2">
        <w:rPr>
          <w:rFonts w:ascii="Arial" w:hAnsi="Arial" w:cs="Arial"/>
          <w:color w:val="000000" w:themeColor="text1"/>
          <w:w w:val="95"/>
        </w:rPr>
        <w:t xml:space="preserve">decreased to 0.2% </w:t>
      </w:r>
      <w:r w:rsidR="001A57A7">
        <w:rPr>
          <w:rFonts w:ascii="Arial" w:hAnsi="Arial" w:cs="Arial"/>
          <w:color w:val="000000" w:themeColor="text1"/>
          <w:w w:val="95"/>
        </w:rPr>
        <w:t xml:space="preserve">reflectance </w:t>
      </w:r>
      <w:r w:rsidRPr="001421E2">
        <w:rPr>
          <w:rFonts w:ascii="Arial" w:hAnsi="Arial" w:cs="Arial"/>
          <w:color w:val="000000" w:themeColor="text1"/>
          <w:w w:val="95"/>
        </w:rPr>
        <w:t>at 400 nm</w:t>
      </w:r>
      <w:r w:rsidR="001A57A7">
        <w:rPr>
          <w:rFonts w:ascii="Arial" w:hAnsi="Arial" w:cs="Arial"/>
          <w:color w:val="000000" w:themeColor="text1"/>
          <w:w w:val="95"/>
        </w:rPr>
        <w:t>,</w:t>
      </w:r>
      <w:r w:rsidRPr="001421E2">
        <w:rPr>
          <w:rFonts w:ascii="Arial" w:hAnsi="Arial" w:cs="Arial"/>
          <w:color w:val="000000" w:themeColor="text1"/>
          <w:w w:val="95"/>
        </w:rPr>
        <w:t xml:space="preserve"> </w:t>
      </w:r>
      <w:r w:rsidR="001A57A7">
        <w:rPr>
          <w:rFonts w:ascii="Arial" w:hAnsi="Arial" w:cs="Arial"/>
          <w:color w:val="000000" w:themeColor="text1"/>
          <w:w w:val="95"/>
        </w:rPr>
        <w:t xml:space="preserve">with reflectance remaining </w:t>
      </w:r>
      <w:r w:rsidRPr="001421E2">
        <w:rPr>
          <w:rFonts w:ascii="Arial" w:hAnsi="Arial" w:cs="Arial"/>
          <w:color w:val="000000" w:themeColor="text1"/>
          <w:w w:val="95"/>
        </w:rPr>
        <w:t xml:space="preserve">constant </w:t>
      </w:r>
      <w:r w:rsidR="001A57A7">
        <w:rPr>
          <w:rFonts w:ascii="Arial" w:hAnsi="Arial" w:cs="Arial"/>
          <w:color w:val="000000" w:themeColor="text1"/>
          <w:w w:val="95"/>
        </w:rPr>
        <w:t>to</w:t>
      </w:r>
      <w:r w:rsidRPr="001421E2">
        <w:rPr>
          <w:rFonts w:ascii="Arial" w:hAnsi="Arial" w:cs="Arial"/>
          <w:color w:val="000000" w:themeColor="text1"/>
          <w:w w:val="95"/>
        </w:rPr>
        <w:t xml:space="preserve"> 500 nm.</w:t>
      </w:r>
      <w:r w:rsidRPr="001421E2">
        <w:rPr>
          <w:rFonts w:ascii="Arial" w:hAnsi="Arial" w:cs="Arial"/>
          <w:color w:val="000000" w:themeColor="text1"/>
          <w:spacing w:val="26"/>
        </w:rPr>
        <w:t xml:space="preserve"> </w:t>
      </w:r>
      <w:r w:rsidRPr="001421E2">
        <w:rPr>
          <w:rFonts w:ascii="Arial" w:hAnsi="Arial" w:cs="Arial"/>
          <w:color w:val="000000" w:themeColor="text1"/>
          <w:w w:val="95"/>
        </w:rPr>
        <w:t xml:space="preserve">Similar </w:t>
      </w:r>
      <w:r w:rsidR="00D31398">
        <w:rPr>
          <w:rFonts w:ascii="Arial" w:hAnsi="Arial" w:cs="Arial"/>
          <w:color w:val="000000" w:themeColor="text1"/>
          <w:w w:val="95"/>
        </w:rPr>
        <w:t xml:space="preserve">reflectance </w:t>
      </w:r>
      <w:r w:rsidRPr="001421E2">
        <w:rPr>
          <w:rFonts w:ascii="Arial" w:hAnsi="Arial" w:cs="Arial"/>
          <w:color w:val="000000" w:themeColor="text1"/>
          <w:w w:val="95"/>
        </w:rPr>
        <w:t xml:space="preserve">values were </w:t>
      </w:r>
      <w:del w:id="290" w:author="Bock, Clive" w:date="2022-06-20T13:26:00Z">
        <w:r w:rsidRPr="001421E2" w:rsidDel="00EC1F3A">
          <w:rPr>
            <w:rFonts w:ascii="Arial" w:hAnsi="Arial" w:cs="Arial"/>
            <w:color w:val="000000" w:themeColor="text1"/>
            <w:w w:val="95"/>
          </w:rPr>
          <w:delText xml:space="preserve">recorded </w:delText>
        </w:r>
      </w:del>
      <w:ins w:id="291" w:author="Bock, Clive" w:date="2022-06-20T13:26:00Z">
        <w:r w:rsidR="00EC1F3A">
          <w:rPr>
            <w:rFonts w:ascii="Arial" w:hAnsi="Arial" w:cs="Arial"/>
            <w:color w:val="000000" w:themeColor="text1"/>
            <w:w w:val="95"/>
          </w:rPr>
          <w:t>observed</w:t>
        </w:r>
        <w:r w:rsidR="00EC1F3A" w:rsidRPr="001421E2">
          <w:rPr>
            <w:rFonts w:ascii="Arial" w:hAnsi="Arial" w:cs="Arial"/>
            <w:color w:val="000000" w:themeColor="text1"/>
            <w:w w:val="95"/>
          </w:rPr>
          <w:t xml:space="preserve"> </w:t>
        </w:r>
      </w:ins>
      <w:del w:id="292" w:author="Bock, Clive" w:date="2022-06-20T13:27:00Z">
        <w:r w:rsidR="00D31398" w:rsidDel="00EC1F3A">
          <w:rPr>
            <w:rFonts w:ascii="Arial" w:hAnsi="Arial" w:cs="Arial"/>
            <w:color w:val="000000" w:themeColor="text1"/>
          </w:rPr>
          <w:delText>with</w:delText>
        </w:r>
        <w:r w:rsidR="00D31398" w:rsidRPr="001421E2" w:rsidDel="00EC1F3A">
          <w:rPr>
            <w:rFonts w:ascii="Arial" w:hAnsi="Arial" w:cs="Arial"/>
            <w:color w:val="000000" w:themeColor="text1"/>
            <w:spacing w:val="-2"/>
          </w:rPr>
          <w:delText xml:space="preserve"> </w:delText>
        </w:r>
      </w:del>
      <w:ins w:id="293" w:author="Bock, Clive" w:date="2022-06-20T13:27:00Z">
        <w:r w:rsidR="00EC1F3A">
          <w:rPr>
            <w:rFonts w:ascii="Arial" w:hAnsi="Arial" w:cs="Arial"/>
            <w:color w:val="000000" w:themeColor="text1"/>
          </w:rPr>
          <w:t>for</w:t>
        </w:r>
        <w:r w:rsidR="00EC1F3A" w:rsidRPr="001421E2">
          <w:rPr>
            <w:rFonts w:ascii="Arial" w:hAnsi="Arial" w:cs="Arial"/>
            <w:color w:val="000000" w:themeColor="text1"/>
            <w:spacing w:val="-2"/>
          </w:rPr>
          <w:t xml:space="preserve"> </w:t>
        </w:r>
      </w:ins>
      <w:r w:rsidRPr="001421E2">
        <w:rPr>
          <w:rFonts w:ascii="Arial" w:hAnsi="Arial" w:cs="Arial"/>
          <w:color w:val="000000" w:themeColor="text1"/>
        </w:rPr>
        <w:t>mature</w:t>
      </w:r>
      <w:r w:rsidRPr="001421E2">
        <w:rPr>
          <w:rFonts w:ascii="Arial" w:hAnsi="Arial" w:cs="Arial"/>
          <w:color w:val="000000" w:themeColor="text1"/>
          <w:spacing w:val="-2"/>
        </w:rPr>
        <w:t xml:space="preserve"> </w:t>
      </w:r>
      <w:r w:rsidRPr="001421E2">
        <w:rPr>
          <w:rFonts w:ascii="Arial" w:hAnsi="Arial" w:cs="Arial"/>
          <w:color w:val="000000" w:themeColor="text1"/>
        </w:rPr>
        <w:t>symptoms</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CLS</w:t>
      </w:r>
      <w:r w:rsidRPr="001421E2">
        <w:rPr>
          <w:rFonts w:ascii="Arial" w:hAnsi="Arial" w:cs="Arial"/>
          <w:color w:val="000000" w:themeColor="text1"/>
          <w:spacing w:val="-3"/>
        </w:rPr>
        <w:t xml:space="preserve"> </w:t>
      </w:r>
      <w:ins w:id="294" w:author="Bock, Clive" w:date="2022-06-20T13:27:00Z">
        <w:r w:rsidR="00EC1F3A">
          <w:rPr>
            <w:rFonts w:ascii="Arial" w:hAnsi="Arial" w:cs="Arial"/>
            <w:color w:val="000000" w:themeColor="text1"/>
            <w:spacing w:val="-3"/>
          </w:rPr>
          <w:t xml:space="preserve">up </w:t>
        </w:r>
      </w:ins>
      <w:r w:rsidR="001A57A7">
        <w:rPr>
          <w:rFonts w:ascii="Arial" w:hAnsi="Arial" w:cs="Arial"/>
          <w:color w:val="000000" w:themeColor="text1"/>
        </w:rPr>
        <w:t>to</w:t>
      </w:r>
      <w:r w:rsidR="001A57A7" w:rsidRPr="001421E2">
        <w:rPr>
          <w:rFonts w:ascii="Arial" w:hAnsi="Arial" w:cs="Arial"/>
          <w:color w:val="000000" w:themeColor="text1"/>
          <w:spacing w:val="-3"/>
        </w:rPr>
        <w:t xml:space="preserve"> </w:t>
      </w:r>
      <w:r w:rsidRPr="001421E2">
        <w:rPr>
          <w:rFonts w:ascii="Arial" w:hAnsi="Arial" w:cs="Arial"/>
          <w:color w:val="000000" w:themeColor="text1"/>
        </w:rPr>
        <w:t>400</w:t>
      </w:r>
      <w:r w:rsidRPr="001421E2">
        <w:rPr>
          <w:rFonts w:ascii="Arial" w:hAnsi="Arial" w:cs="Arial"/>
          <w:color w:val="000000" w:themeColor="text1"/>
          <w:spacing w:val="-3"/>
        </w:rPr>
        <w:t xml:space="preserve"> </w:t>
      </w:r>
      <w:r w:rsidRPr="001421E2">
        <w:rPr>
          <w:rFonts w:ascii="Arial" w:hAnsi="Arial" w:cs="Arial"/>
          <w:color w:val="000000" w:themeColor="text1"/>
        </w:rPr>
        <w:t xml:space="preserve">nm, </w:t>
      </w:r>
      <w:r w:rsidR="00D31398">
        <w:rPr>
          <w:rFonts w:ascii="Arial" w:hAnsi="Arial" w:cs="Arial"/>
          <w:color w:val="000000" w:themeColor="text1"/>
        </w:rPr>
        <w:t xml:space="preserve">above which the </w:t>
      </w:r>
      <w:r w:rsidRPr="001421E2">
        <w:rPr>
          <w:rFonts w:ascii="Arial" w:hAnsi="Arial" w:cs="Arial"/>
          <w:color w:val="000000" w:themeColor="text1"/>
        </w:rPr>
        <w:t>reflectance</w:t>
      </w:r>
      <w:r w:rsidRPr="001421E2">
        <w:rPr>
          <w:rFonts w:ascii="Arial" w:hAnsi="Arial" w:cs="Arial"/>
          <w:color w:val="000000" w:themeColor="text1"/>
          <w:spacing w:val="-3"/>
        </w:rPr>
        <w:t xml:space="preserve"> </w:t>
      </w:r>
      <w:r w:rsidRPr="001421E2">
        <w:rPr>
          <w:rFonts w:ascii="Arial" w:hAnsi="Arial" w:cs="Arial"/>
          <w:color w:val="000000" w:themeColor="text1"/>
        </w:rPr>
        <w:t>increased</w:t>
      </w:r>
      <w:r w:rsidRPr="001421E2">
        <w:rPr>
          <w:rFonts w:ascii="Arial" w:hAnsi="Arial" w:cs="Arial"/>
          <w:color w:val="000000" w:themeColor="text1"/>
          <w:spacing w:val="-3"/>
        </w:rPr>
        <w:t xml:space="preserve"> </w:t>
      </w:r>
      <w:r w:rsidR="00D31398">
        <w:rPr>
          <w:rFonts w:ascii="Arial" w:hAnsi="Arial" w:cs="Arial"/>
          <w:color w:val="000000" w:themeColor="text1"/>
        </w:rPr>
        <w:t>to</w:t>
      </w:r>
      <w:r w:rsidR="00D31398" w:rsidRPr="001421E2">
        <w:rPr>
          <w:rFonts w:ascii="Arial" w:hAnsi="Arial" w:cs="Arial"/>
          <w:color w:val="000000" w:themeColor="text1"/>
          <w:spacing w:val="-3"/>
        </w:rPr>
        <w:t xml:space="preserve"> </w:t>
      </w:r>
      <w:r w:rsidRPr="001421E2">
        <w:rPr>
          <w:rFonts w:ascii="Arial" w:hAnsi="Arial" w:cs="Arial"/>
          <w:color w:val="000000" w:themeColor="text1"/>
        </w:rPr>
        <w:t>0.24% at</w:t>
      </w:r>
      <w:r w:rsidRPr="001421E2">
        <w:rPr>
          <w:rFonts w:ascii="Arial" w:hAnsi="Arial" w:cs="Arial"/>
          <w:color w:val="000000" w:themeColor="text1"/>
          <w:spacing w:val="-13"/>
        </w:rPr>
        <w:t xml:space="preserve"> </w:t>
      </w:r>
      <w:r w:rsidRPr="001421E2">
        <w:rPr>
          <w:rFonts w:ascii="Arial" w:hAnsi="Arial" w:cs="Arial"/>
          <w:color w:val="000000" w:themeColor="text1"/>
        </w:rPr>
        <w:t>500</w:t>
      </w:r>
      <w:r w:rsidRPr="001421E2">
        <w:rPr>
          <w:rFonts w:ascii="Arial" w:hAnsi="Arial" w:cs="Arial"/>
          <w:color w:val="000000" w:themeColor="text1"/>
          <w:spacing w:val="-13"/>
        </w:rPr>
        <w:t xml:space="preserve"> </w:t>
      </w:r>
      <w:r w:rsidRPr="001421E2">
        <w:rPr>
          <w:rFonts w:ascii="Arial" w:hAnsi="Arial" w:cs="Arial"/>
          <w:color w:val="000000" w:themeColor="text1"/>
        </w:rPr>
        <w:t>nm,</w:t>
      </w:r>
      <w:r w:rsidRPr="001421E2">
        <w:rPr>
          <w:rFonts w:ascii="Arial" w:hAnsi="Arial" w:cs="Arial"/>
          <w:color w:val="000000" w:themeColor="text1"/>
          <w:spacing w:val="-12"/>
        </w:rPr>
        <w:t xml:space="preserve"> </w:t>
      </w:r>
      <w:r w:rsidRPr="001421E2">
        <w:rPr>
          <w:rFonts w:ascii="Arial" w:hAnsi="Arial" w:cs="Arial"/>
          <w:color w:val="000000" w:themeColor="text1"/>
        </w:rPr>
        <w:t>the</w:t>
      </w:r>
      <w:r w:rsidRPr="001421E2">
        <w:rPr>
          <w:rFonts w:ascii="Arial" w:hAnsi="Arial" w:cs="Arial"/>
          <w:color w:val="000000" w:themeColor="text1"/>
          <w:spacing w:val="-13"/>
        </w:rPr>
        <w:t xml:space="preserve"> </w:t>
      </w:r>
      <w:r w:rsidRPr="001421E2">
        <w:rPr>
          <w:rFonts w:ascii="Arial" w:hAnsi="Arial" w:cs="Arial"/>
          <w:color w:val="000000" w:themeColor="text1"/>
        </w:rPr>
        <w:t>highest</w:t>
      </w:r>
      <w:r w:rsidRPr="001421E2">
        <w:rPr>
          <w:rFonts w:ascii="Arial" w:hAnsi="Arial" w:cs="Arial"/>
          <w:color w:val="000000" w:themeColor="text1"/>
          <w:spacing w:val="-13"/>
        </w:rPr>
        <w:t xml:space="preserve"> </w:t>
      </w:r>
      <w:r w:rsidR="00D31398">
        <w:rPr>
          <w:rFonts w:ascii="Arial" w:hAnsi="Arial" w:cs="Arial"/>
          <w:color w:val="000000" w:themeColor="text1"/>
        </w:rPr>
        <w:t>value</w:t>
      </w:r>
      <w:r w:rsidR="00D31398" w:rsidRPr="001421E2">
        <w:rPr>
          <w:rFonts w:ascii="Arial" w:hAnsi="Arial" w:cs="Arial"/>
          <w:color w:val="000000" w:themeColor="text1"/>
          <w:spacing w:val="-13"/>
        </w:rPr>
        <w:t xml:space="preserve"> </w:t>
      </w:r>
      <w:r w:rsidRPr="001421E2">
        <w:rPr>
          <w:rFonts w:ascii="Arial" w:hAnsi="Arial" w:cs="Arial"/>
          <w:color w:val="000000" w:themeColor="text1"/>
        </w:rPr>
        <w:t>recorded.</w:t>
      </w:r>
      <w:r w:rsidRPr="001421E2">
        <w:rPr>
          <w:rFonts w:ascii="Arial" w:hAnsi="Arial" w:cs="Arial"/>
          <w:color w:val="000000" w:themeColor="text1"/>
          <w:spacing w:val="11"/>
        </w:rPr>
        <w:t xml:space="preserve"> </w:t>
      </w:r>
      <w:r w:rsidRPr="001421E2">
        <w:rPr>
          <w:rFonts w:ascii="Arial" w:hAnsi="Arial" w:cs="Arial"/>
          <w:color w:val="000000" w:themeColor="text1"/>
        </w:rPr>
        <w:t>Mid-age</w:t>
      </w:r>
      <w:r w:rsidRPr="001421E2">
        <w:rPr>
          <w:rFonts w:ascii="Arial" w:hAnsi="Arial" w:cs="Arial"/>
          <w:color w:val="000000" w:themeColor="text1"/>
          <w:spacing w:val="-13"/>
        </w:rPr>
        <w:t xml:space="preserve"> </w:t>
      </w:r>
      <w:r w:rsidRPr="001421E2">
        <w:rPr>
          <w:rFonts w:ascii="Arial" w:hAnsi="Arial" w:cs="Arial"/>
          <w:color w:val="000000" w:themeColor="text1"/>
        </w:rPr>
        <w:t>symptoms</w:t>
      </w:r>
      <w:r w:rsidRPr="001421E2">
        <w:rPr>
          <w:rFonts w:ascii="Arial" w:hAnsi="Arial" w:cs="Arial"/>
          <w:color w:val="000000" w:themeColor="text1"/>
          <w:spacing w:val="-13"/>
        </w:rPr>
        <w:t xml:space="preserve"> </w:t>
      </w:r>
      <w:r w:rsidR="00E53C64">
        <w:rPr>
          <w:rFonts w:ascii="Arial" w:hAnsi="Arial" w:cs="Arial"/>
          <w:color w:val="000000" w:themeColor="text1"/>
        </w:rPr>
        <w:t>had a reflectance of</w:t>
      </w:r>
      <w:r w:rsidRPr="001421E2">
        <w:rPr>
          <w:rFonts w:ascii="Arial" w:hAnsi="Arial" w:cs="Arial"/>
          <w:color w:val="000000" w:themeColor="text1"/>
        </w:rPr>
        <w:t xml:space="preserve"> 0.6% at 253 nm </w:t>
      </w:r>
      <w:r w:rsidR="00E53C64">
        <w:rPr>
          <w:rFonts w:ascii="Arial" w:hAnsi="Arial" w:cs="Arial"/>
          <w:color w:val="000000" w:themeColor="text1"/>
        </w:rPr>
        <w:t>which</w:t>
      </w:r>
      <w:r w:rsidR="00E53C64" w:rsidRPr="001421E2">
        <w:rPr>
          <w:rFonts w:ascii="Arial" w:hAnsi="Arial" w:cs="Arial"/>
          <w:color w:val="000000" w:themeColor="text1"/>
        </w:rPr>
        <w:t xml:space="preserve"> </w:t>
      </w:r>
      <w:r w:rsidRPr="001421E2">
        <w:rPr>
          <w:rFonts w:ascii="Arial" w:hAnsi="Arial" w:cs="Arial"/>
          <w:color w:val="000000" w:themeColor="text1"/>
        </w:rPr>
        <w:t>decreased to 0.21% at 400 nm.</w:t>
      </w:r>
      <w:r w:rsidRPr="001421E2">
        <w:rPr>
          <w:rFonts w:ascii="Arial" w:hAnsi="Arial" w:cs="Arial"/>
          <w:color w:val="000000" w:themeColor="text1"/>
          <w:spacing w:val="40"/>
        </w:rPr>
        <w:t xml:space="preserve"> </w:t>
      </w:r>
      <w:r w:rsidRPr="001421E2">
        <w:rPr>
          <w:rFonts w:ascii="Arial" w:hAnsi="Arial" w:cs="Arial"/>
          <w:color w:val="000000" w:themeColor="text1"/>
        </w:rPr>
        <w:t xml:space="preserve">From 400 to 460 nm the </w:t>
      </w:r>
      <w:r w:rsidRPr="001421E2">
        <w:rPr>
          <w:rFonts w:ascii="Arial" w:hAnsi="Arial" w:cs="Arial"/>
          <w:color w:val="000000" w:themeColor="text1"/>
          <w:w w:val="95"/>
        </w:rPr>
        <w:t xml:space="preserve">reflectance </w:t>
      </w:r>
      <w:r w:rsidR="00E53C64">
        <w:rPr>
          <w:rFonts w:ascii="Arial" w:hAnsi="Arial" w:cs="Arial"/>
          <w:color w:val="000000" w:themeColor="text1"/>
          <w:w w:val="95"/>
        </w:rPr>
        <w:t>was</w:t>
      </w:r>
      <w:r w:rsidR="00E53C64" w:rsidRPr="001421E2">
        <w:rPr>
          <w:rFonts w:ascii="Arial" w:hAnsi="Arial" w:cs="Arial"/>
          <w:color w:val="000000" w:themeColor="text1"/>
          <w:w w:val="95"/>
        </w:rPr>
        <w:t xml:space="preserve"> </w:t>
      </w:r>
      <w:proofErr w:type="gramStart"/>
      <w:r w:rsidRPr="001421E2">
        <w:rPr>
          <w:rFonts w:ascii="Arial" w:hAnsi="Arial" w:cs="Arial"/>
          <w:color w:val="000000" w:themeColor="text1"/>
          <w:w w:val="95"/>
        </w:rPr>
        <w:t>constant</w:t>
      </w:r>
      <w:r w:rsidR="00E53C64">
        <w:rPr>
          <w:rFonts w:ascii="Arial" w:hAnsi="Arial" w:cs="Arial"/>
          <w:color w:val="000000" w:themeColor="text1"/>
          <w:w w:val="95"/>
        </w:rPr>
        <w:t>, but</w:t>
      </w:r>
      <w:proofErr w:type="gramEnd"/>
      <w:r w:rsidRPr="001421E2">
        <w:rPr>
          <w:rFonts w:ascii="Arial" w:hAnsi="Arial" w:cs="Arial"/>
          <w:color w:val="000000" w:themeColor="text1"/>
          <w:w w:val="95"/>
        </w:rPr>
        <w:t xml:space="preserve"> increased slightly to 0.235% at 500 nm.</w:t>
      </w:r>
      <w:r w:rsidRPr="001421E2">
        <w:rPr>
          <w:rFonts w:ascii="Arial" w:hAnsi="Arial" w:cs="Arial"/>
          <w:color w:val="000000" w:themeColor="text1"/>
          <w:spacing w:val="33"/>
        </w:rPr>
        <w:t xml:space="preserve"> </w:t>
      </w:r>
      <w:r w:rsidR="00E53C64">
        <w:rPr>
          <w:rFonts w:ascii="Arial" w:hAnsi="Arial" w:cs="Arial"/>
          <w:color w:val="000000" w:themeColor="text1"/>
          <w:spacing w:val="33"/>
        </w:rPr>
        <w:t>Leaves with y</w:t>
      </w:r>
      <w:r w:rsidRPr="001421E2">
        <w:rPr>
          <w:rFonts w:ascii="Arial" w:hAnsi="Arial" w:cs="Arial"/>
          <w:color w:val="000000" w:themeColor="text1"/>
          <w:w w:val="95"/>
        </w:rPr>
        <w:t xml:space="preserve">oung symptoms of </w:t>
      </w:r>
      <w:r w:rsidRPr="001421E2">
        <w:rPr>
          <w:rFonts w:ascii="Arial" w:hAnsi="Arial" w:cs="Arial"/>
          <w:color w:val="000000" w:themeColor="text1"/>
        </w:rPr>
        <w:t>BR</w:t>
      </w:r>
      <w:del w:id="295" w:author="Anna Brugger" w:date="2022-07-26T19:37:00Z">
        <w:r w:rsidRPr="001421E2" w:rsidDel="00B9747C">
          <w:rPr>
            <w:rFonts w:ascii="Arial" w:hAnsi="Arial" w:cs="Arial"/>
            <w:color w:val="000000" w:themeColor="text1"/>
            <w:spacing w:val="-8"/>
          </w:rPr>
          <w:delText xml:space="preserve"> </w:delText>
        </w:r>
        <w:r w:rsidRPr="001421E2" w:rsidDel="00B9747C">
          <w:rPr>
            <w:rFonts w:ascii="Arial" w:hAnsi="Arial" w:cs="Arial"/>
            <w:color w:val="000000" w:themeColor="text1"/>
          </w:rPr>
          <w:delText>(Fig</w:delText>
        </w:r>
        <w:r w:rsidR="00E53C64" w:rsidDel="00B9747C">
          <w:rPr>
            <w:rFonts w:ascii="Arial" w:hAnsi="Arial" w:cs="Arial"/>
            <w:color w:val="000000" w:themeColor="text1"/>
          </w:rPr>
          <w:delText>.</w:delText>
        </w:r>
        <w:r w:rsidRPr="001421E2" w:rsidDel="00B9747C">
          <w:rPr>
            <w:rFonts w:ascii="Arial" w:hAnsi="Arial" w:cs="Arial"/>
            <w:color w:val="000000" w:themeColor="text1"/>
            <w:spacing w:val="-8"/>
          </w:rPr>
          <w:delText xml:space="preserve"> </w:delText>
        </w:r>
        <w:r w:rsidDel="00B9747C">
          <w:fldChar w:fldCharType="begin"/>
        </w:r>
        <w:r w:rsidDel="00B9747C">
          <w:delInstrText xml:space="preserve"> HYPERLINK \l "_bookmark2" </w:delInstrText>
        </w:r>
        <w:r w:rsidDel="00B9747C">
          <w:fldChar w:fldCharType="separate"/>
        </w:r>
        <w:r w:rsidR="002F738D" w:rsidDel="00B9747C">
          <w:rPr>
            <w:rFonts w:ascii="Arial" w:hAnsi="Arial" w:cs="Arial"/>
            <w:color w:val="000000" w:themeColor="text1"/>
          </w:rPr>
          <w:delText>4 B</w:delText>
        </w:r>
        <w:r w:rsidR="00E53C64" w:rsidDel="00B9747C">
          <w:rPr>
            <w:rFonts w:ascii="Arial" w:hAnsi="Arial" w:cs="Arial"/>
            <w:color w:val="000000" w:themeColor="text1"/>
          </w:rPr>
          <w:delText>?</w:delText>
        </w:r>
        <w:r w:rsidDel="00B9747C">
          <w:rPr>
            <w:rFonts w:ascii="Arial" w:hAnsi="Arial" w:cs="Arial"/>
            <w:color w:val="000000" w:themeColor="text1"/>
          </w:rPr>
          <w:fldChar w:fldCharType="end"/>
        </w:r>
        <w:r w:rsidRPr="001421E2" w:rsidDel="00B9747C">
          <w:rPr>
            <w:rFonts w:ascii="Arial" w:hAnsi="Arial" w:cs="Arial"/>
            <w:color w:val="000000" w:themeColor="text1"/>
          </w:rPr>
          <w:delText>)</w:delText>
        </w:r>
      </w:del>
      <w:r w:rsidRPr="001421E2">
        <w:rPr>
          <w:rFonts w:ascii="Arial" w:hAnsi="Arial" w:cs="Arial"/>
          <w:color w:val="000000" w:themeColor="text1"/>
          <w:spacing w:val="-8"/>
        </w:rPr>
        <w:t xml:space="preserve"> </w:t>
      </w:r>
      <w:r w:rsidR="00E53C64">
        <w:rPr>
          <w:rFonts w:ascii="Arial" w:hAnsi="Arial" w:cs="Arial"/>
          <w:color w:val="000000" w:themeColor="text1"/>
        </w:rPr>
        <w:t>had</w:t>
      </w:r>
      <w:r w:rsidRPr="001421E2">
        <w:rPr>
          <w:rFonts w:ascii="Arial" w:hAnsi="Arial" w:cs="Arial"/>
          <w:color w:val="000000" w:themeColor="text1"/>
          <w:spacing w:val="-8"/>
        </w:rPr>
        <w:t xml:space="preserve"> </w:t>
      </w:r>
      <w:r w:rsidRPr="001421E2">
        <w:rPr>
          <w:rFonts w:ascii="Arial" w:hAnsi="Arial" w:cs="Arial"/>
          <w:color w:val="000000" w:themeColor="text1"/>
        </w:rPr>
        <w:t>0.48%</w:t>
      </w:r>
      <w:r w:rsidRPr="001421E2">
        <w:rPr>
          <w:rFonts w:ascii="Arial" w:hAnsi="Arial" w:cs="Arial"/>
          <w:color w:val="000000" w:themeColor="text1"/>
          <w:spacing w:val="-8"/>
        </w:rPr>
        <w:t xml:space="preserve"> </w:t>
      </w:r>
      <w:r w:rsidR="00E53C64">
        <w:rPr>
          <w:rFonts w:ascii="Arial" w:hAnsi="Arial" w:cs="Arial"/>
          <w:color w:val="000000" w:themeColor="text1"/>
          <w:spacing w:val="-8"/>
        </w:rPr>
        <w:t xml:space="preserve">reflectance </w:t>
      </w:r>
      <w:r w:rsidRPr="001421E2">
        <w:rPr>
          <w:rFonts w:ascii="Arial" w:hAnsi="Arial" w:cs="Arial"/>
          <w:color w:val="000000" w:themeColor="text1"/>
        </w:rPr>
        <w:t>at</w:t>
      </w:r>
      <w:r w:rsidRPr="001421E2">
        <w:rPr>
          <w:rFonts w:ascii="Arial" w:hAnsi="Arial" w:cs="Arial"/>
          <w:color w:val="000000" w:themeColor="text1"/>
          <w:spacing w:val="-8"/>
        </w:rPr>
        <w:t xml:space="preserve"> </w:t>
      </w:r>
      <w:r w:rsidRPr="001421E2">
        <w:rPr>
          <w:rFonts w:ascii="Arial" w:hAnsi="Arial" w:cs="Arial"/>
          <w:color w:val="000000" w:themeColor="text1"/>
        </w:rPr>
        <w:t>253</w:t>
      </w:r>
      <w:r w:rsidRPr="001421E2">
        <w:rPr>
          <w:rFonts w:ascii="Arial" w:hAnsi="Arial" w:cs="Arial"/>
          <w:color w:val="000000" w:themeColor="text1"/>
          <w:spacing w:val="-8"/>
        </w:rPr>
        <w:t xml:space="preserve"> </w:t>
      </w:r>
      <w:r w:rsidRPr="001421E2">
        <w:rPr>
          <w:rFonts w:ascii="Arial" w:hAnsi="Arial" w:cs="Arial"/>
          <w:color w:val="000000" w:themeColor="text1"/>
        </w:rPr>
        <w:t>nm,</w:t>
      </w:r>
      <w:r w:rsidRPr="001421E2">
        <w:rPr>
          <w:rFonts w:ascii="Arial" w:hAnsi="Arial" w:cs="Arial"/>
          <w:color w:val="000000" w:themeColor="text1"/>
          <w:spacing w:val="-7"/>
        </w:rPr>
        <w:t xml:space="preserve"> </w:t>
      </w:r>
      <w:r w:rsidRPr="001421E2">
        <w:rPr>
          <w:rFonts w:ascii="Arial" w:hAnsi="Arial" w:cs="Arial"/>
          <w:color w:val="000000" w:themeColor="text1"/>
        </w:rPr>
        <w:t>which</w:t>
      </w:r>
      <w:r w:rsidRPr="001421E2">
        <w:rPr>
          <w:rFonts w:ascii="Arial" w:hAnsi="Arial" w:cs="Arial"/>
          <w:color w:val="000000" w:themeColor="text1"/>
          <w:spacing w:val="-8"/>
        </w:rPr>
        <w:t xml:space="preserve"> </w:t>
      </w:r>
      <w:r w:rsidRPr="001421E2">
        <w:rPr>
          <w:rFonts w:ascii="Arial" w:hAnsi="Arial" w:cs="Arial"/>
          <w:color w:val="000000" w:themeColor="text1"/>
        </w:rPr>
        <w:t xml:space="preserve">decreased </w:t>
      </w:r>
      <w:r w:rsidR="00E53C64">
        <w:rPr>
          <w:rFonts w:ascii="Arial" w:hAnsi="Arial" w:cs="Arial"/>
          <w:color w:val="000000" w:themeColor="text1"/>
          <w:w w:val="95"/>
        </w:rPr>
        <w:t>to 0.16% at</w:t>
      </w:r>
      <w:r w:rsidR="00E53C64" w:rsidRPr="001421E2">
        <w:rPr>
          <w:rFonts w:ascii="Arial" w:hAnsi="Arial" w:cs="Arial"/>
          <w:color w:val="000000" w:themeColor="text1"/>
          <w:w w:val="95"/>
        </w:rPr>
        <w:t xml:space="preserve"> </w:t>
      </w:r>
      <w:r w:rsidRPr="001421E2">
        <w:rPr>
          <w:rFonts w:ascii="Arial" w:hAnsi="Arial" w:cs="Arial"/>
          <w:color w:val="000000" w:themeColor="text1"/>
          <w:w w:val="95"/>
        </w:rPr>
        <w:t>420 nm</w:t>
      </w:r>
      <w:r w:rsidR="00E53C64">
        <w:rPr>
          <w:rFonts w:ascii="Arial" w:hAnsi="Arial" w:cs="Arial"/>
          <w:color w:val="000000" w:themeColor="text1"/>
          <w:w w:val="95"/>
        </w:rPr>
        <w:t xml:space="preserve">, remining </w:t>
      </w:r>
      <w:r w:rsidR="00E53C64">
        <w:rPr>
          <w:rFonts w:ascii="Arial" w:hAnsi="Arial" w:cs="Arial"/>
          <w:color w:val="000000" w:themeColor="text1"/>
          <w:w w:val="95"/>
        </w:rPr>
        <w:lastRenderedPageBreak/>
        <w:t xml:space="preserve">almost </w:t>
      </w:r>
      <w:r w:rsidRPr="001421E2">
        <w:rPr>
          <w:rFonts w:ascii="Arial" w:hAnsi="Arial" w:cs="Arial"/>
          <w:color w:val="000000" w:themeColor="text1"/>
          <w:w w:val="95"/>
        </w:rPr>
        <w:t xml:space="preserve">constant </w:t>
      </w:r>
      <w:r w:rsidR="00E53C64">
        <w:rPr>
          <w:rFonts w:ascii="Arial" w:hAnsi="Arial" w:cs="Arial"/>
          <w:color w:val="000000" w:themeColor="text1"/>
          <w:w w:val="95"/>
        </w:rPr>
        <w:t>to</w:t>
      </w:r>
      <w:r w:rsidRPr="001421E2">
        <w:rPr>
          <w:rFonts w:ascii="Arial" w:hAnsi="Arial" w:cs="Arial"/>
          <w:color w:val="000000" w:themeColor="text1"/>
          <w:w w:val="95"/>
        </w:rPr>
        <w:t xml:space="preserve"> 500 nm</w:t>
      </w:r>
      <w:ins w:id="296" w:author="Anna Brugger" w:date="2022-07-26T19:37:00Z">
        <w:r w:rsidR="00B9747C">
          <w:rPr>
            <w:rFonts w:ascii="Arial" w:hAnsi="Arial" w:cs="Arial"/>
            <w:color w:val="000000" w:themeColor="text1"/>
            <w:w w:val="95"/>
          </w:rPr>
          <w:t xml:space="preserve"> (Fig. 4 B)</w:t>
        </w:r>
      </w:ins>
      <w:r w:rsidRPr="001421E2">
        <w:rPr>
          <w:rFonts w:ascii="Arial" w:hAnsi="Arial" w:cs="Arial"/>
          <w:color w:val="000000" w:themeColor="text1"/>
          <w:w w:val="95"/>
        </w:rPr>
        <w:t>.</w:t>
      </w:r>
      <w:r w:rsidRPr="001421E2">
        <w:rPr>
          <w:rFonts w:ascii="Arial" w:hAnsi="Arial" w:cs="Arial"/>
          <w:color w:val="000000" w:themeColor="text1"/>
          <w:spacing w:val="29"/>
        </w:rPr>
        <w:t xml:space="preserve"> </w:t>
      </w:r>
      <w:r w:rsidR="00E53C64">
        <w:rPr>
          <w:rFonts w:ascii="Arial" w:hAnsi="Arial" w:cs="Arial"/>
          <w:color w:val="000000" w:themeColor="text1"/>
          <w:spacing w:val="29"/>
        </w:rPr>
        <w:t>Leaves with m</w:t>
      </w:r>
      <w:r w:rsidRPr="001421E2">
        <w:rPr>
          <w:rFonts w:ascii="Arial" w:hAnsi="Arial" w:cs="Arial"/>
          <w:color w:val="000000" w:themeColor="text1"/>
          <w:w w:val="95"/>
        </w:rPr>
        <w:t>id-age symptoms of</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BR</w:t>
      </w:r>
      <w:r w:rsidRPr="001421E2">
        <w:rPr>
          <w:rFonts w:ascii="Arial" w:hAnsi="Arial" w:cs="Arial"/>
          <w:color w:val="000000" w:themeColor="text1"/>
          <w:spacing w:val="-7"/>
          <w:w w:val="95"/>
        </w:rPr>
        <w:t xml:space="preserve"> </w:t>
      </w:r>
      <w:r w:rsidR="00E53C64">
        <w:rPr>
          <w:rFonts w:ascii="Arial" w:hAnsi="Arial" w:cs="Arial"/>
          <w:color w:val="000000" w:themeColor="text1"/>
          <w:w w:val="95"/>
        </w:rPr>
        <w:t>had</w:t>
      </w:r>
      <w:r w:rsidR="00E53C64" w:rsidRPr="001421E2">
        <w:rPr>
          <w:rFonts w:ascii="Arial" w:hAnsi="Arial" w:cs="Arial"/>
          <w:color w:val="000000" w:themeColor="text1"/>
          <w:spacing w:val="-7"/>
          <w:w w:val="95"/>
        </w:rPr>
        <w:t xml:space="preserve"> </w:t>
      </w:r>
      <w:r w:rsidR="00E53C64">
        <w:rPr>
          <w:rFonts w:ascii="Arial" w:hAnsi="Arial" w:cs="Arial"/>
          <w:color w:val="000000" w:themeColor="text1"/>
          <w:spacing w:val="-7"/>
          <w:w w:val="95"/>
        </w:rPr>
        <w:t xml:space="preserve">reflectance </w:t>
      </w:r>
      <w:r w:rsidRPr="001421E2">
        <w:rPr>
          <w:rFonts w:ascii="Arial" w:hAnsi="Arial" w:cs="Arial"/>
          <w:color w:val="000000" w:themeColor="text1"/>
          <w:w w:val="95"/>
        </w:rPr>
        <w:t>values</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0.46%</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at</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253</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nm</w:t>
      </w:r>
      <w:r w:rsidR="00E53C64">
        <w:rPr>
          <w:rFonts w:ascii="Arial" w:hAnsi="Arial" w:cs="Arial"/>
          <w:color w:val="000000" w:themeColor="text1"/>
          <w:w w:val="95"/>
        </w:rPr>
        <w:t xml:space="preserve">, which decreased sharply </w:t>
      </w:r>
      <w:del w:id="297" w:author="Bock, Clive" w:date="2022-06-20T13:28:00Z">
        <w:r w:rsidR="00E53C64" w:rsidDel="00821B32">
          <w:rPr>
            <w:rFonts w:ascii="Arial" w:hAnsi="Arial" w:cs="Arial"/>
            <w:color w:val="000000" w:themeColor="text1"/>
            <w:w w:val="95"/>
          </w:rPr>
          <w:delText>to</w:delText>
        </w:r>
        <w:r w:rsidRPr="001421E2" w:rsidDel="00821B32">
          <w:rPr>
            <w:rFonts w:ascii="Arial" w:hAnsi="Arial" w:cs="Arial"/>
            <w:color w:val="000000" w:themeColor="text1"/>
            <w:spacing w:val="-7"/>
            <w:w w:val="95"/>
          </w:rPr>
          <w:delText xml:space="preserve"> </w:delText>
        </w:r>
      </w:del>
      <w:ins w:id="298" w:author="Bock, Clive" w:date="2022-06-20T13:28:00Z">
        <w:r w:rsidR="00821B32">
          <w:rPr>
            <w:rFonts w:ascii="Arial" w:hAnsi="Arial" w:cs="Arial"/>
            <w:color w:val="000000" w:themeColor="text1"/>
            <w:w w:val="95"/>
          </w:rPr>
          <w:t>at</w:t>
        </w:r>
        <w:r w:rsidR="00821B32" w:rsidRPr="001421E2">
          <w:rPr>
            <w:rFonts w:ascii="Arial" w:hAnsi="Arial" w:cs="Arial"/>
            <w:color w:val="000000" w:themeColor="text1"/>
            <w:spacing w:val="-7"/>
            <w:w w:val="95"/>
          </w:rPr>
          <w:t xml:space="preserve"> </w:t>
        </w:r>
      </w:ins>
      <w:r w:rsidRPr="001421E2">
        <w:rPr>
          <w:rFonts w:ascii="Arial" w:hAnsi="Arial" w:cs="Arial"/>
          <w:color w:val="000000" w:themeColor="text1"/>
          <w:w w:val="95"/>
        </w:rPr>
        <w:t>350</w:t>
      </w:r>
      <w:r w:rsidRPr="001421E2">
        <w:rPr>
          <w:rFonts w:ascii="Arial" w:hAnsi="Arial" w:cs="Arial"/>
          <w:color w:val="000000" w:themeColor="text1"/>
          <w:spacing w:val="-7"/>
          <w:w w:val="95"/>
        </w:rPr>
        <w:t xml:space="preserve"> </w:t>
      </w:r>
      <w:r w:rsidRPr="001421E2">
        <w:rPr>
          <w:rFonts w:ascii="Arial" w:hAnsi="Arial" w:cs="Arial"/>
          <w:color w:val="000000" w:themeColor="text1"/>
          <w:w w:val="95"/>
        </w:rPr>
        <w:t>nm</w:t>
      </w:r>
      <w:ins w:id="299" w:author="Bock, Clive" w:date="2022-06-20T13:28:00Z">
        <w:r w:rsidR="00821B32">
          <w:rPr>
            <w:rFonts w:ascii="Arial" w:hAnsi="Arial" w:cs="Arial"/>
            <w:color w:val="000000" w:themeColor="text1"/>
            <w:w w:val="95"/>
          </w:rPr>
          <w:t>, at which point</w:t>
        </w:r>
      </w:ins>
      <w:r w:rsidRPr="001421E2">
        <w:rPr>
          <w:rFonts w:ascii="Arial" w:hAnsi="Arial" w:cs="Arial"/>
          <w:color w:val="000000" w:themeColor="text1"/>
          <w:spacing w:val="-7"/>
          <w:w w:val="95"/>
        </w:rPr>
        <w:t xml:space="preserve"> </w:t>
      </w:r>
      <w:r w:rsidR="00E53C64">
        <w:rPr>
          <w:rFonts w:ascii="Arial" w:hAnsi="Arial" w:cs="Arial"/>
          <w:color w:val="000000" w:themeColor="text1"/>
          <w:w w:val="95"/>
        </w:rPr>
        <w:t>reflectance</w:t>
      </w:r>
      <w:r w:rsidRPr="001421E2">
        <w:rPr>
          <w:rFonts w:ascii="Arial" w:hAnsi="Arial" w:cs="Arial"/>
          <w:color w:val="000000" w:themeColor="text1"/>
          <w:w w:val="95"/>
        </w:rPr>
        <w:t xml:space="preserve"> values</w:t>
      </w:r>
      <w:r w:rsidRPr="001421E2">
        <w:rPr>
          <w:rFonts w:ascii="Arial" w:hAnsi="Arial" w:cs="Arial"/>
          <w:color w:val="000000" w:themeColor="text1"/>
          <w:spacing w:val="-1"/>
          <w:w w:val="95"/>
        </w:rPr>
        <w:t xml:space="preserve"> </w:t>
      </w:r>
      <w:r w:rsidR="00E53C64">
        <w:rPr>
          <w:rFonts w:ascii="Arial" w:hAnsi="Arial" w:cs="Arial"/>
          <w:color w:val="000000" w:themeColor="text1"/>
          <w:spacing w:val="-1"/>
          <w:w w:val="95"/>
        </w:rPr>
        <w:t xml:space="preserve">were </w:t>
      </w:r>
      <w:proofErr w:type="gramStart"/>
      <w:r w:rsidR="00E53C64">
        <w:rPr>
          <w:rFonts w:ascii="Arial" w:hAnsi="Arial" w:cs="Arial"/>
          <w:color w:val="000000" w:themeColor="text1"/>
          <w:spacing w:val="-1"/>
          <w:w w:val="95"/>
        </w:rPr>
        <w:t>similar to</w:t>
      </w:r>
      <w:proofErr w:type="gramEnd"/>
      <w:r w:rsidR="00E53C64">
        <w:rPr>
          <w:rFonts w:ascii="Arial" w:hAnsi="Arial" w:cs="Arial"/>
          <w:color w:val="000000" w:themeColor="text1"/>
          <w:spacing w:val="-1"/>
          <w:w w:val="95"/>
        </w:rPr>
        <w:t xml:space="preserve"> </w:t>
      </w:r>
      <w:r w:rsidR="00E53C64">
        <w:rPr>
          <w:rFonts w:ascii="Arial" w:hAnsi="Arial" w:cs="Arial"/>
          <w:color w:val="000000" w:themeColor="text1"/>
          <w:w w:val="95"/>
        </w:rPr>
        <w:t xml:space="preserve">the </w:t>
      </w:r>
      <w:r w:rsidRPr="001421E2">
        <w:rPr>
          <w:rFonts w:ascii="Arial" w:hAnsi="Arial" w:cs="Arial"/>
          <w:color w:val="000000" w:themeColor="text1"/>
          <w:w w:val="95"/>
        </w:rPr>
        <w:t>non-inoculated</w:t>
      </w:r>
      <w:r w:rsidRPr="001421E2">
        <w:rPr>
          <w:rFonts w:ascii="Arial" w:hAnsi="Arial" w:cs="Arial"/>
          <w:color w:val="000000" w:themeColor="text1"/>
          <w:spacing w:val="-1"/>
          <w:w w:val="95"/>
        </w:rPr>
        <w:t xml:space="preserve"> </w:t>
      </w:r>
      <w:r w:rsidR="00E53C64">
        <w:rPr>
          <w:rFonts w:ascii="Arial" w:hAnsi="Arial" w:cs="Arial"/>
          <w:color w:val="000000" w:themeColor="text1"/>
          <w:spacing w:val="-1"/>
          <w:w w:val="95"/>
        </w:rPr>
        <w:t xml:space="preserve">leaf </w:t>
      </w:r>
      <w:r w:rsidRPr="001421E2">
        <w:rPr>
          <w:rFonts w:ascii="Arial" w:hAnsi="Arial" w:cs="Arial"/>
          <w:color w:val="000000" w:themeColor="text1"/>
          <w:w w:val="95"/>
        </w:rPr>
        <w:t>samples.</w:t>
      </w:r>
      <w:r w:rsidRPr="001421E2">
        <w:rPr>
          <w:rFonts w:ascii="Arial" w:hAnsi="Arial" w:cs="Arial"/>
          <w:color w:val="000000" w:themeColor="text1"/>
        </w:rPr>
        <w:t xml:space="preserve"> </w:t>
      </w:r>
      <w:r w:rsidRPr="001421E2">
        <w:rPr>
          <w:rFonts w:ascii="Arial" w:hAnsi="Arial" w:cs="Arial"/>
          <w:color w:val="000000" w:themeColor="text1"/>
          <w:w w:val="95"/>
        </w:rPr>
        <w:t>Compared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1"/>
          <w:w w:val="95"/>
        </w:rPr>
        <w:t xml:space="preserve"> </w:t>
      </w:r>
      <w:r w:rsidR="00E53C64">
        <w:rPr>
          <w:rFonts w:ascii="Arial" w:hAnsi="Arial" w:cs="Arial"/>
          <w:color w:val="000000" w:themeColor="text1"/>
          <w:spacing w:val="-1"/>
          <w:w w:val="95"/>
        </w:rPr>
        <w:t xml:space="preserve">the </w:t>
      </w:r>
      <w:r w:rsidRPr="001421E2">
        <w:rPr>
          <w:rFonts w:ascii="Arial" w:hAnsi="Arial" w:cs="Arial"/>
          <w:color w:val="000000" w:themeColor="text1"/>
          <w:w w:val="95"/>
        </w:rPr>
        <w:t>non-inoculated</w:t>
      </w:r>
      <w:r w:rsidRPr="001421E2">
        <w:rPr>
          <w:rFonts w:ascii="Arial" w:hAnsi="Arial" w:cs="Arial"/>
          <w:color w:val="000000" w:themeColor="text1"/>
          <w:spacing w:val="-1"/>
          <w:w w:val="95"/>
        </w:rPr>
        <w:t xml:space="preserve"> </w:t>
      </w:r>
      <w:r w:rsidR="00E53C64">
        <w:rPr>
          <w:rFonts w:ascii="Arial" w:hAnsi="Arial" w:cs="Arial"/>
          <w:color w:val="000000" w:themeColor="text1"/>
          <w:spacing w:val="-1"/>
          <w:w w:val="95"/>
        </w:rPr>
        <w:t xml:space="preserve">leaf </w:t>
      </w:r>
      <w:r w:rsidRPr="001421E2">
        <w:rPr>
          <w:rFonts w:ascii="Arial" w:hAnsi="Arial" w:cs="Arial"/>
          <w:color w:val="000000" w:themeColor="text1"/>
          <w:w w:val="95"/>
        </w:rPr>
        <w:t xml:space="preserve">samples, </w:t>
      </w:r>
      <w:r w:rsidR="00E732CC">
        <w:rPr>
          <w:rFonts w:ascii="Arial" w:hAnsi="Arial" w:cs="Arial"/>
          <w:color w:val="000000" w:themeColor="text1"/>
          <w:w w:val="95"/>
        </w:rPr>
        <w:t>leaf samples with</w:t>
      </w:r>
      <w:r w:rsidR="00E732CC" w:rsidRPr="001421E2">
        <w:rPr>
          <w:rFonts w:ascii="Arial" w:hAnsi="Arial" w:cs="Arial"/>
          <w:color w:val="000000" w:themeColor="text1"/>
          <w:spacing w:val="-7"/>
        </w:rPr>
        <w:t xml:space="preserve"> </w:t>
      </w:r>
      <w:r w:rsidR="00E732CC" w:rsidRPr="001421E2">
        <w:rPr>
          <w:rFonts w:ascii="Arial" w:hAnsi="Arial" w:cs="Arial"/>
          <w:color w:val="000000" w:themeColor="text1"/>
        </w:rPr>
        <w:t>mid-age</w:t>
      </w:r>
      <w:r w:rsidR="00E732CC" w:rsidRPr="001421E2">
        <w:rPr>
          <w:rFonts w:ascii="Arial" w:hAnsi="Arial" w:cs="Arial"/>
          <w:color w:val="000000" w:themeColor="text1"/>
          <w:spacing w:val="-7"/>
        </w:rPr>
        <w:t xml:space="preserve"> </w:t>
      </w:r>
      <w:r w:rsidR="00E732CC" w:rsidRPr="001421E2">
        <w:rPr>
          <w:rFonts w:ascii="Arial" w:hAnsi="Arial" w:cs="Arial"/>
          <w:color w:val="000000" w:themeColor="text1"/>
        </w:rPr>
        <w:t>symptoms</w:t>
      </w:r>
      <w:r w:rsidR="00E732CC">
        <w:rPr>
          <w:rFonts w:ascii="Arial" w:hAnsi="Arial" w:cs="Arial"/>
          <w:color w:val="000000" w:themeColor="text1"/>
        </w:rPr>
        <w:t xml:space="preserve"> </w:t>
      </w:r>
      <w:del w:id="300" w:author="Bock, Clive" w:date="2022-06-20T13:29:00Z">
        <w:r w:rsidR="00E732CC" w:rsidDel="00821B32">
          <w:rPr>
            <w:rFonts w:ascii="Arial" w:hAnsi="Arial" w:cs="Arial"/>
            <w:color w:val="000000" w:themeColor="text1"/>
            <w:spacing w:val="-6"/>
          </w:rPr>
          <w:delText xml:space="preserve"> </w:delText>
        </w:r>
      </w:del>
      <w:r w:rsidR="00E732CC">
        <w:rPr>
          <w:rFonts w:ascii="Arial" w:hAnsi="Arial" w:cs="Arial"/>
          <w:color w:val="000000" w:themeColor="text1"/>
        </w:rPr>
        <w:t xml:space="preserve">had </w:t>
      </w:r>
      <w:r w:rsidR="00E53C64" w:rsidRPr="001421E2">
        <w:rPr>
          <w:rFonts w:ascii="Arial" w:hAnsi="Arial" w:cs="Arial"/>
          <w:color w:val="000000" w:themeColor="text1"/>
        </w:rPr>
        <w:t>slightly</w:t>
      </w:r>
      <w:r w:rsidR="00E53C64" w:rsidRPr="001421E2">
        <w:rPr>
          <w:rFonts w:ascii="Arial" w:hAnsi="Arial" w:cs="Arial"/>
          <w:color w:val="000000" w:themeColor="text1"/>
          <w:spacing w:val="-7"/>
        </w:rPr>
        <w:t xml:space="preserve"> </w:t>
      </w:r>
      <w:r w:rsidR="00E53C64" w:rsidRPr="001421E2">
        <w:rPr>
          <w:rFonts w:ascii="Arial" w:hAnsi="Arial" w:cs="Arial"/>
          <w:color w:val="000000" w:themeColor="text1"/>
        </w:rPr>
        <w:t>higher</w:t>
      </w:r>
      <w:r w:rsidR="00E53C64" w:rsidRPr="001421E2">
        <w:rPr>
          <w:rFonts w:ascii="Arial" w:hAnsi="Arial" w:cs="Arial"/>
          <w:color w:val="000000" w:themeColor="text1"/>
          <w:spacing w:val="-7"/>
        </w:rPr>
        <w:t xml:space="preserve"> </w:t>
      </w:r>
      <w:r w:rsidR="00E53C64">
        <w:rPr>
          <w:rFonts w:ascii="Arial" w:hAnsi="Arial" w:cs="Arial"/>
          <w:color w:val="000000" w:themeColor="text1"/>
          <w:spacing w:val="-7"/>
        </w:rPr>
        <w:t xml:space="preserve">reflectance </w:t>
      </w:r>
      <w:r w:rsidR="00E53C64" w:rsidRPr="001421E2">
        <w:rPr>
          <w:rFonts w:ascii="Arial" w:hAnsi="Arial" w:cs="Arial"/>
          <w:color w:val="000000" w:themeColor="text1"/>
        </w:rPr>
        <w:t>values</w:t>
      </w:r>
      <w:r w:rsidR="00E732CC">
        <w:rPr>
          <w:rFonts w:ascii="Arial" w:hAnsi="Arial" w:cs="Arial"/>
          <w:color w:val="000000" w:themeColor="text1"/>
        </w:rPr>
        <w:t xml:space="preserve"> </w:t>
      </w:r>
      <w:r w:rsidR="00E732CC">
        <w:rPr>
          <w:rFonts w:ascii="Arial" w:hAnsi="Arial" w:cs="Arial"/>
          <w:color w:val="000000" w:themeColor="text1"/>
          <w:spacing w:val="-6"/>
        </w:rPr>
        <w:t xml:space="preserve">between </w:t>
      </w:r>
      <w:r w:rsidR="00E732CC" w:rsidRPr="001421E2">
        <w:rPr>
          <w:rFonts w:ascii="Arial" w:hAnsi="Arial" w:cs="Arial"/>
          <w:color w:val="000000" w:themeColor="text1"/>
        </w:rPr>
        <w:t>480</w:t>
      </w:r>
      <w:r w:rsidR="00E732CC" w:rsidRPr="001421E2">
        <w:rPr>
          <w:rFonts w:ascii="Arial" w:hAnsi="Arial" w:cs="Arial"/>
          <w:color w:val="000000" w:themeColor="text1"/>
          <w:spacing w:val="-6"/>
        </w:rPr>
        <w:t xml:space="preserve"> </w:t>
      </w:r>
      <w:r w:rsidR="00E732CC" w:rsidRPr="001421E2">
        <w:rPr>
          <w:rFonts w:ascii="Arial" w:hAnsi="Arial" w:cs="Arial"/>
          <w:color w:val="000000" w:themeColor="text1"/>
        </w:rPr>
        <w:t>to</w:t>
      </w:r>
      <w:r w:rsidR="00E732CC" w:rsidRPr="001421E2">
        <w:rPr>
          <w:rFonts w:ascii="Arial" w:hAnsi="Arial" w:cs="Arial"/>
          <w:color w:val="000000" w:themeColor="text1"/>
          <w:spacing w:val="-7"/>
        </w:rPr>
        <w:t xml:space="preserve"> </w:t>
      </w:r>
      <w:r w:rsidR="00E732CC" w:rsidRPr="001421E2">
        <w:rPr>
          <w:rFonts w:ascii="Arial" w:hAnsi="Arial" w:cs="Arial"/>
          <w:color w:val="000000" w:themeColor="text1"/>
        </w:rPr>
        <w:t>500</w:t>
      </w:r>
      <w:r w:rsidR="00E732CC" w:rsidRPr="001421E2">
        <w:rPr>
          <w:rFonts w:ascii="Arial" w:hAnsi="Arial" w:cs="Arial"/>
          <w:color w:val="000000" w:themeColor="text1"/>
          <w:spacing w:val="-6"/>
        </w:rPr>
        <w:t xml:space="preserve"> </w:t>
      </w:r>
      <w:r w:rsidR="00E732CC" w:rsidRPr="001421E2">
        <w:rPr>
          <w:rFonts w:ascii="Arial" w:hAnsi="Arial" w:cs="Arial"/>
          <w:color w:val="000000" w:themeColor="text1"/>
        </w:rPr>
        <w:t>nm</w:t>
      </w:r>
      <w:r w:rsidRPr="001421E2">
        <w:rPr>
          <w:rFonts w:ascii="Arial" w:hAnsi="Arial" w:cs="Arial"/>
          <w:color w:val="000000" w:themeColor="text1"/>
        </w:rPr>
        <w:t>.</w:t>
      </w:r>
      <w:r w:rsidRPr="001421E2">
        <w:rPr>
          <w:rFonts w:ascii="Arial" w:hAnsi="Arial" w:cs="Arial"/>
          <w:color w:val="000000" w:themeColor="text1"/>
          <w:spacing w:val="32"/>
        </w:rPr>
        <w:t xml:space="preserve"> </w:t>
      </w:r>
      <w:r w:rsidR="000F23AF">
        <w:rPr>
          <w:rFonts w:ascii="Arial" w:hAnsi="Arial" w:cs="Arial"/>
          <w:color w:val="000000" w:themeColor="text1"/>
          <w:spacing w:val="32"/>
        </w:rPr>
        <w:t>Leaves with m</w:t>
      </w:r>
      <w:r w:rsidRPr="001421E2">
        <w:rPr>
          <w:rFonts w:ascii="Arial" w:hAnsi="Arial" w:cs="Arial"/>
          <w:color w:val="000000" w:themeColor="text1"/>
        </w:rPr>
        <w:t xml:space="preserve">ature </w:t>
      </w:r>
      <w:r w:rsidRPr="001421E2">
        <w:rPr>
          <w:rFonts w:ascii="Arial" w:hAnsi="Arial" w:cs="Arial"/>
          <w:color w:val="000000" w:themeColor="text1"/>
          <w:w w:val="95"/>
        </w:rPr>
        <w:t xml:space="preserve">symptoms of BR </w:t>
      </w:r>
      <w:r w:rsidR="000F23AF">
        <w:rPr>
          <w:rFonts w:ascii="Arial" w:hAnsi="Arial" w:cs="Arial"/>
          <w:color w:val="000000" w:themeColor="text1"/>
          <w:w w:val="95"/>
        </w:rPr>
        <w:t>had</w:t>
      </w:r>
      <w:r w:rsidR="000F23AF" w:rsidRPr="001421E2">
        <w:rPr>
          <w:rFonts w:ascii="Arial" w:hAnsi="Arial" w:cs="Arial"/>
          <w:color w:val="000000" w:themeColor="text1"/>
          <w:w w:val="95"/>
        </w:rPr>
        <w:t xml:space="preserve"> </w:t>
      </w:r>
      <w:r w:rsidRPr="001421E2">
        <w:rPr>
          <w:rFonts w:ascii="Arial" w:hAnsi="Arial" w:cs="Arial"/>
          <w:color w:val="000000" w:themeColor="text1"/>
          <w:w w:val="95"/>
        </w:rPr>
        <w:t xml:space="preserve">similar </w:t>
      </w:r>
      <w:r w:rsidR="000F23AF">
        <w:rPr>
          <w:rFonts w:ascii="Arial" w:hAnsi="Arial" w:cs="Arial"/>
          <w:color w:val="000000" w:themeColor="text1"/>
          <w:w w:val="95"/>
        </w:rPr>
        <w:t>reflectance to</w:t>
      </w:r>
      <w:r w:rsidRPr="001421E2">
        <w:rPr>
          <w:rFonts w:ascii="Arial" w:hAnsi="Arial" w:cs="Arial"/>
          <w:color w:val="000000" w:themeColor="text1"/>
          <w:w w:val="95"/>
        </w:rPr>
        <w:t xml:space="preserve"> non-inoculated </w:t>
      </w:r>
      <w:r w:rsidR="000F23AF">
        <w:rPr>
          <w:rFonts w:ascii="Arial" w:hAnsi="Arial" w:cs="Arial"/>
          <w:color w:val="000000" w:themeColor="text1"/>
          <w:w w:val="95"/>
        </w:rPr>
        <w:t xml:space="preserve">leaf </w:t>
      </w:r>
      <w:r w:rsidRPr="001421E2">
        <w:rPr>
          <w:rFonts w:ascii="Arial" w:hAnsi="Arial" w:cs="Arial"/>
          <w:color w:val="000000" w:themeColor="text1"/>
          <w:w w:val="95"/>
        </w:rPr>
        <w:t xml:space="preserve">samples from 250 to 300 nm, </w:t>
      </w:r>
      <w:r w:rsidR="000F23AF">
        <w:rPr>
          <w:rFonts w:ascii="Arial" w:hAnsi="Arial" w:cs="Arial"/>
          <w:color w:val="000000" w:themeColor="text1"/>
          <w:w w:val="95"/>
        </w:rPr>
        <w:t>but reflectance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decreased</w:t>
      </w:r>
      <w:r w:rsidRPr="001421E2">
        <w:rPr>
          <w:rFonts w:ascii="Arial" w:hAnsi="Arial" w:cs="Arial"/>
          <w:color w:val="000000" w:themeColor="text1"/>
          <w:spacing w:val="-1"/>
          <w:w w:val="95"/>
        </w:rPr>
        <w:t xml:space="preserve"> </w:t>
      </w:r>
      <w:r w:rsidR="000F23AF">
        <w:rPr>
          <w:rFonts w:ascii="Arial" w:hAnsi="Arial" w:cs="Arial"/>
          <w:color w:val="000000" w:themeColor="text1"/>
          <w:w w:val="95"/>
        </w:rPr>
        <w:t>more rapidly</w:t>
      </w:r>
      <w:r w:rsidR="000F23AF" w:rsidRPr="001421E2">
        <w:rPr>
          <w:rFonts w:ascii="Arial" w:hAnsi="Arial" w:cs="Arial"/>
          <w:color w:val="000000" w:themeColor="text1"/>
          <w:spacing w:val="-1"/>
          <w:w w:val="95"/>
        </w:rPr>
        <w:t xml:space="preserve"> </w:t>
      </w:r>
      <w:r w:rsidR="000F23AF">
        <w:rPr>
          <w:rFonts w:ascii="Arial" w:hAnsi="Arial" w:cs="Arial"/>
          <w:color w:val="000000" w:themeColor="text1"/>
          <w:w w:val="95"/>
        </w:rPr>
        <w:t>to</w:t>
      </w:r>
      <w:r w:rsidR="000F23AF" w:rsidRPr="001421E2">
        <w:rPr>
          <w:rFonts w:ascii="Arial" w:hAnsi="Arial" w:cs="Arial"/>
          <w:color w:val="000000" w:themeColor="text1"/>
          <w:spacing w:val="-1"/>
          <w:w w:val="95"/>
        </w:rPr>
        <w:t xml:space="preserve"> </w:t>
      </w:r>
      <w:r w:rsidRPr="001421E2">
        <w:rPr>
          <w:rFonts w:ascii="Arial" w:hAnsi="Arial" w:cs="Arial"/>
          <w:color w:val="000000" w:themeColor="text1"/>
          <w:w w:val="95"/>
        </w:rPr>
        <w:t>445</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nm.</w:t>
      </w:r>
      <w:r w:rsidRPr="001421E2">
        <w:rPr>
          <w:rFonts w:ascii="Arial" w:hAnsi="Arial" w:cs="Arial"/>
          <w:color w:val="000000" w:themeColor="text1"/>
          <w:spacing w:val="25"/>
        </w:rPr>
        <w:t xml:space="preserve"> </w:t>
      </w:r>
      <w:r w:rsidR="000F23AF">
        <w:rPr>
          <w:rFonts w:ascii="Arial" w:hAnsi="Arial" w:cs="Arial"/>
          <w:color w:val="000000" w:themeColor="text1"/>
          <w:spacing w:val="25"/>
        </w:rPr>
        <w:t>Between</w:t>
      </w:r>
      <w:r w:rsidR="000F23AF">
        <w:rPr>
          <w:rFonts w:ascii="Arial" w:hAnsi="Arial" w:cs="Arial"/>
          <w:color w:val="000000" w:themeColor="text1"/>
          <w:spacing w:val="-1"/>
          <w:w w:val="95"/>
        </w:rPr>
        <w:t xml:space="preserve"> </w:t>
      </w:r>
      <w:r w:rsidRPr="001421E2">
        <w:rPr>
          <w:rFonts w:ascii="Arial" w:hAnsi="Arial" w:cs="Arial"/>
          <w:color w:val="000000" w:themeColor="text1"/>
          <w:w w:val="95"/>
        </w:rPr>
        <w:t>445</w:t>
      </w:r>
      <w:r w:rsidRPr="001421E2">
        <w:rPr>
          <w:rFonts w:ascii="Arial" w:hAnsi="Arial" w:cs="Arial"/>
          <w:color w:val="000000" w:themeColor="text1"/>
          <w:spacing w:val="-1"/>
          <w:w w:val="95"/>
        </w:rPr>
        <w:t xml:space="preserve"> </w:t>
      </w:r>
      <w:r w:rsidR="000F23AF">
        <w:rPr>
          <w:rFonts w:ascii="Arial" w:hAnsi="Arial" w:cs="Arial"/>
          <w:color w:val="000000" w:themeColor="text1"/>
          <w:w w:val="95"/>
        </w:rPr>
        <w:t>and</w:t>
      </w:r>
      <w:r w:rsidR="000F23AF" w:rsidRPr="001421E2">
        <w:rPr>
          <w:rFonts w:ascii="Arial" w:hAnsi="Arial" w:cs="Arial"/>
          <w:color w:val="000000" w:themeColor="text1"/>
          <w:spacing w:val="-1"/>
          <w:w w:val="95"/>
        </w:rPr>
        <w:t xml:space="preserve"> </w:t>
      </w:r>
      <w:r w:rsidRPr="001421E2">
        <w:rPr>
          <w:rFonts w:ascii="Arial" w:hAnsi="Arial" w:cs="Arial"/>
          <w:color w:val="000000" w:themeColor="text1"/>
          <w:w w:val="95"/>
        </w:rPr>
        <w:t>500</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nm, </w:t>
      </w:r>
      <w:r w:rsidR="000F23AF">
        <w:rPr>
          <w:rFonts w:ascii="Arial" w:hAnsi="Arial" w:cs="Arial"/>
          <w:color w:val="000000" w:themeColor="text1"/>
          <w:w w:val="95"/>
        </w:rPr>
        <w:t xml:space="preserve">reflectance </w:t>
      </w:r>
      <w:r w:rsidR="000F23AF">
        <w:rPr>
          <w:rFonts w:ascii="Arial" w:hAnsi="Arial" w:cs="Arial"/>
          <w:color w:val="000000" w:themeColor="text1"/>
          <w:spacing w:val="-1"/>
          <w:w w:val="95"/>
        </w:rPr>
        <w:t xml:space="preserve">was approximately </w:t>
      </w:r>
      <w:r w:rsidRPr="001421E2">
        <w:rPr>
          <w:rFonts w:ascii="Arial" w:hAnsi="Arial" w:cs="Arial"/>
          <w:color w:val="000000" w:themeColor="text1"/>
          <w:w w:val="95"/>
        </w:rPr>
        <w:t xml:space="preserve">0.11%, </w:t>
      </w:r>
      <w:proofErr w:type="gramStart"/>
      <w:r w:rsidRPr="001421E2">
        <w:rPr>
          <w:rFonts w:ascii="Arial" w:hAnsi="Arial" w:cs="Arial"/>
          <w:color w:val="000000" w:themeColor="text1"/>
          <w:w w:val="95"/>
        </w:rPr>
        <w:t>similar to</w:t>
      </w:r>
      <w:proofErr w:type="gramEnd"/>
      <w:r w:rsidRPr="001421E2">
        <w:rPr>
          <w:rFonts w:ascii="Arial" w:hAnsi="Arial" w:cs="Arial"/>
          <w:color w:val="000000" w:themeColor="text1"/>
          <w:w w:val="95"/>
        </w:rPr>
        <w:t xml:space="preserve"> </w:t>
      </w:r>
      <w:r w:rsidR="000F23AF">
        <w:rPr>
          <w:rFonts w:ascii="Arial" w:hAnsi="Arial" w:cs="Arial"/>
          <w:color w:val="000000" w:themeColor="text1"/>
          <w:w w:val="95"/>
        </w:rPr>
        <w:t xml:space="preserve">leaves with </w:t>
      </w:r>
      <w:r w:rsidRPr="001421E2">
        <w:rPr>
          <w:rFonts w:ascii="Arial" w:hAnsi="Arial" w:cs="Arial"/>
          <w:color w:val="000000" w:themeColor="text1"/>
          <w:w w:val="95"/>
        </w:rPr>
        <w:t>mid-age symptoms.</w:t>
      </w:r>
    </w:p>
    <w:p w14:paraId="6AC8793A" w14:textId="77777777" w:rsidR="00AC04B3" w:rsidRPr="001421E2" w:rsidRDefault="00AC04B3" w:rsidP="00F81C5B">
      <w:pPr>
        <w:spacing w:line="480" w:lineRule="auto"/>
        <w:jc w:val="both"/>
        <w:rPr>
          <w:rFonts w:ascii="Arial" w:hAnsi="Arial" w:cs="Arial"/>
          <w:color w:val="000000" w:themeColor="text1"/>
        </w:rPr>
      </w:pPr>
    </w:p>
    <w:p w14:paraId="5805633C" w14:textId="1CC2F324"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w w:val="105"/>
        </w:rPr>
        <w:t xml:space="preserve">Classification of symptoms and feature importance for </w:t>
      </w:r>
      <w:r w:rsidR="00576EB6">
        <w:rPr>
          <w:rFonts w:ascii="Arial" w:hAnsi="Arial" w:cs="Arial"/>
          <w:b/>
          <w:bCs/>
          <w:color w:val="000000" w:themeColor="text1"/>
          <w:w w:val="105"/>
        </w:rPr>
        <w:t xml:space="preserve">identifying discriminating </w:t>
      </w:r>
      <w:r w:rsidRPr="00F81C5B">
        <w:rPr>
          <w:rFonts w:ascii="Arial" w:hAnsi="Arial" w:cs="Arial"/>
          <w:b/>
          <w:bCs/>
          <w:color w:val="000000" w:themeColor="text1"/>
          <w:w w:val="105"/>
        </w:rPr>
        <w:t>wavelength</w:t>
      </w:r>
      <w:r w:rsidR="00A447F6">
        <w:rPr>
          <w:rFonts w:ascii="Arial" w:hAnsi="Arial" w:cs="Arial"/>
          <w:b/>
          <w:bCs/>
          <w:color w:val="000000" w:themeColor="text1"/>
          <w:w w:val="105"/>
        </w:rPr>
        <w:t xml:space="preserve"> ranges</w:t>
      </w:r>
      <w:r w:rsidR="00101FB8" w:rsidRPr="00F81C5B">
        <w:rPr>
          <w:rFonts w:ascii="Arial" w:hAnsi="Arial" w:cs="Arial"/>
          <w:b/>
          <w:bCs/>
          <w:color w:val="000000" w:themeColor="text1"/>
          <w:w w:val="105"/>
        </w:rPr>
        <w:t>.</w:t>
      </w:r>
      <w:r w:rsidR="00576EB6">
        <w:rPr>
          <w:rFonts w:ascii="Arial" w:hAnsi="Arial" w:cs="Arial"/>
          <w:b/>
          <w:bCs/>
          <w:color w:val="000000" w:themeColor="text1"/>
          <w:w w:val="105"/>
        </w:rPr>
        <w:t xml:space="preserve"> </w:t>
      </w:r>
      <w:del w:id="301" w:author="Anna Brugger" w:date="2022-07-26T22:34:00Z">
        <w:r w:rsidRPr="001421E2" w:rsidDel="002E7FF9">
          <w:rPr>
            <w:rFonts w:ascii="Arial" w:hAnsi="Arial" w:cs="Arial"/>
            <w:color w:val="000000" w:themeColor="text1"/>
          </w:rPr>
          <w:delText>Based</w:delText>
        </w:r>
        <w:r w:rsidRPr="001421E2" w:rsidDel="002E7FF9">
          <w:rPr>
            <w:rFonts w:ascii="Arial" w:hAnsi="Arial" w:cs="Arial"/>
            <w:color w:val="000000" w:themeColor="text1"/>
            <w:spacing w:val="-7"/>
          </w:rPr>
          <w:delText xml:space="preserve"> </w:delText>
        </w:r>
        <w:r w:rsidRPr="001421E2" w:rsidDel="002E7FF9">
          <w:rPr>
            <w:rFonts w:ascii="Arial" w:hAnsi="Arial" w:cs="Arial"/>
            <w:color w:val="000000" w:themeColor="text1"/>
          </w:rPr>
          <w:delText>on</w:delText>
        </w:r>
        <w:r w:rsidRPr="001421E2" w:rsidDel="002E7FF9">
          <w:rPr>
            <w:rFonts w:ascii="Arial" w:hAnsi="Arial" w:cs="Arial"/>
            <w:color w:val="000000" w:themeColor="text1"/>
            <w:spacing w:val="-6"/>
          </w:rPr>
          <w:delText xml:space="preserve"> </w:delText>
        </w:r>
        <w:r w:rsidRPr="001421E2" w:rsidDel="002E7FF9">
          <w:rPr>
            <w:rFonts w:ascii="Arial" w:hAnsi="Arial" w:cs="Arial"/>
            <w:color w:val="000000" w:themeColor="text1"/>
          </w:rPr>
          <w:delText>the</w:delText>
        </w:r>
        <w:r w:rsidRPr="001421E2" w:rsidDel="002E7FF9">
          <w:rPr>
            <w:rFonts w:ascii="Arial" w:hAnsi="Arial" w:cs="Arial"/>
            <w:color w:val="000000" w:themeColor="text1"/>
            <w:spacing w:val="-7"/>
          </w:rPr>
          <w:delText xml:space="preserve"> </w:delText>
        </w:r>
        <w:r w:rsidRPr="001421E2" w:rsidDel="002E7FF9">
          <w:rPr>
            <w:rFonts w:ascii="Arial" w:hAnsi="Arial" w:cs="Arial"/>
            <w:color w:val="000000" w:themeColor="text1"/>
          </w:rPr>
          <w:delText>recorded</w:delText>
        </w:r>
        <w:r w:rsidRPr="001421E2" w:rsidDel="002E7FF9">
          <w:rPr>
            <w:rFonts w:ascii="Arial" w:hAnsi="Arial" w:cs="Arial"/>
            <w:color w:val="000000" w:themeColor="text1"/>
            <w:spacing w:val="-7"/>
          </w:rPr>
          <w:delText xml:space="preserve"> </w:delText>
        </w:r>
        <w:r w:rsidRPr="001421E2" w:rsidDel="002E7FF9">
          <w:rPr>
            <w:rFonts w:ascii="Arial" w:hAnsi="Arial" w:cs="Arial"/>
            <w:color w:val="000000" w:themeColor="text1"/>
          </w:rPr>
          <w:delText>hyperspectral</w:delText>
        </w:r>
        <w:r w:rsidRPr="001421E2" w:rsidDel="002E7FF9">
          <w:rPr>
            <w:rFonts w:ascii="Arial" w:hAnsi="Arial" w:cs="Arial"/>
            <w:color w:val="000000" w:themeColor="text1"/>
            <w:spacing w:val="-6"/>
          </w:rPr>
          <w:delText xml:space="preserve"> </w:delText>
        </w:r>
        <w:r w:rsidRPr="001421E2" w:rsidDel="002E7FF9">
          <w:rPr>
            <w:rFonts w:ascii="Arial" w:hAnsi="Arial" w:cs="Arial"/>
            <w:color w:val="000000" w:themeColor="text1"/>
          </w:rPr>
          <w:delText>data,</w:delText>
        </w:r>
        <w:r w:rsidRPr="001421E2" w:rsidDel="002E7FF9">
          <w:rPr>
            <w:rFonts w:ascii="Arial" w:hAnsi="Arial" w:cs="Arial"/>
            <w:color w:val="000000" w:themeColor="text1"/>
            <w:spacing w:val="-2"/>
          </w:rPr>
          <w:delText xml:space="preserve"> </w:delText>
        </w:r>
        <w:r w:rsidRPr="001421E2" w:rsidDel="002E7FF9">
          <w:rPr>
            <w:rFonts w:ascii="Arial" w:hAnsi="Arial" w:cs="Arial"/>
            <w:color w:val="000000" w:themeColor="text1"/>
          </w:rPr>
          <w:delText>the</w:delText>
        </w:r>
        <w:r w:rsidRPr="001421E2" w:rsidDel="002E7FF9">
          <w:rPr>
            <w:rFonts w:ascii="Arial" w:hAnsi="Arial" w:cs="Arial"/>
            <w:color w:val="000000" w:themeColor="text1"/>
            <w:spacing w:val="-6"/>
          </w:rPr>
          <w:delText xml:space="preserve"> </w:delText>
        </w:r>
        <w:r w:rsidRPr="001421E2" w:rsidDel="002E7FF9">
          <w:rPr>
            <w:rFonts w:ascii="Arial" w:hAnsi="Arial" w:cs="Arial"/>
            <w:color w:val="000000" w:themeColor="text1"/>
          </w:rPr>
          <w:delText xml:space="preserve">random </w:delText>
        </w:r>
        <w:r w:rsidRPr="001421E2" w:rsidDel="002E7FF9">
          <w:rPr>
            <w:rFonts w:ascii="Arial" w:hAnsi="Arial" w:cs="Arial"/>
            <w:color w:val="000000" w:themeColor="text1"/>
            <w:spacing w:val="-2"/>
          </w:rPr>
          <w:delText>forest</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algorithm</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(rF)</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was</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used</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to</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distinguish</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between</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the</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different</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stages</w:delText>
        </w:r>
        <w:r w:rsidRPr="001421E2" w:rsidDel="002E7FF9">
          <w:rPr>
            <w:rFonts w:ascii="Arial" w:hAnsi="Arial" w:cs="Arial"/>
            <w:color w:val="000000" w:themeColor="text1"/>
            <w:spacing w:val="-8"/>
          </w:rPr>
          <w:delText xml:space="preserve"> </w:delText>
        </w:r>
        <w:r w:rsidRPr="001421E2" w:rsidDel="002E7FF9">
          <w:rPr>
            <w:rFonts w:ascii="Arial" w:hAnsi="Arial" w:cs="Arial"/>
            <w:color w:val="000000" w:themeColor="text1"/>
            <w:spacing w:val="-2"/>
          </w:rPr>
          <w:delText>of</w:delText>
        </w:r>
        <w:r w:rsidRPr="001421E2" w:rsidDel="002E7FF9">
          <w:rPr>
            <w:rFonts w:ascii="Arial" w:hAnsi="Arial" w:cs="Arial"/>
            <w:color w:val="000000" w:themeColor="text1"/>
            <w:spacing w:val="-8"/>
          </w:rPr>
          <w:delText xml:space="preserve"> </w:delText>
        </w:r>
        <w:r w:rsidR="00576EB6" w:rsidDel="002E7FF9">
          <w:rPr>
            <w:rFonts w:ascii="Arial" w:hAnsi="Arial" w:cs="Arial"/>
            <w:color w:val="000000" w:themeColor="text1"/>
            <w:spacing w:val="-2"/>
          </w:rPr>
          <w:delText>symptom development</w:delText>
        </w:r>
        <w:r w:rsidRPr="001421E2" w:rsidDel="002E7FF9">
          <w:rPr>
            <w:rFonts w:ascii="Arial" w:hAnsi="Arial" w:cs="Arial"/>
            <w:color w:val="000000" w:themeColor="text1"/>
            <w:spacing w:val="-2"/>
          </w:rPr>
          <w:delText>.</w:delText>
        </w:r>
        <w:r w:rsidRPr="001421E2" w:rsidDel="002E7FF9">
          <w:rPr>
            <w:rFonts w:ascii="Arial" w:hAnsi="Arial" w:cs="Arial"/>
            <w:color w:val="000000" w:themeColor="text1"/>
            <w:spacing w:val="14"/>
          </w:rPr>
          <w:delText xml:space="preserve"> </w:delText>
        </w:r>
        <w:r w:rsidRPr="001421E2" w:rsidDel="002E7FF9">
          <w:rPr>
            <w:rFonts w:ascii="Arial" w:hAnsi="Arial" w:cs="Arial"/>
            <w:color w:val="000000" w:themeColor="text1"/>
            <w:spacing w:val="-2"/>
          </w:rPr>
          <w:delText xml:space="preserve">The </w:delText>
        </w:r>
        <w:r w:rsidRPr="001421E2" w:rsidDel="002E7FF9">
          <w:rPr>
            <w:rFonts w:ascii="Arial" w:hAnsi="Arial" w:cs="Arial"/>
            <w:color w:val="000000" w:themeColor="text1"/>
            <w:w w:val="95"/>
          </w:rPr>
          <w:delText>rF</w:delText>
        </w:r>
        <w:r w:rsidRPr="001421E2" w:rsidDel="002E7FF9">
          <w:rPr>
            <w:rFonts w:ascii="Arial" w:hAnsi="Arial" w:cs="Arial"/>
            <w:color w:val="000000" w:themeColor="text1"/>
            <w:spacing w:val="1"/>
          </w:rPr>
          <w:delText xml:space="preserve"> </w:delText>
        </w:r>
        <w:r w:rsidRPr="001421E2" w:rsidDel="002E7FF9">
          <w:rPr>
            <w:rFonts w:ascii="Arial" w:hAnsi="Arial" w:cs="Arial"/>
            <w:color w:val="000000" w:themeColor="text1"/>
            <w:w w:val="95"/>
          </w:rPr>
          <w:delText>accuracy</w:delText>
        </w:r>
        <w:r w:rsidRPr="001421E2" w:rsidDel="002E7FF9">
          <w:rPr>
            <w:rFonts w:ascii="Arial" w:hAnsi="Arial" w:cs="Arial"/>
            <w:color w:val="000000" w:themeColor="text1"/>
          </w:rPr>
          <w:delText xml:space="preserve"> </w:delText>
        </w:r>
        <w:r w:rsidRPr="001421E2" w:rsidDel="002E7FF9">
          <w:rPr>
            <w:rFonts w:ascii="Arial" w:hAnsi="Arial" w:cs="Arial"/>
            <w:color w:val="000000" w:themeColor="text1"/>
            <w:w w:val="95"/>
          </w:rPr>
          <w:delText>and</w:delText>
        </w:r>
        <w:r w:rsidRPr="001421E2" w:rsidDel="002E7FF9">
          <w:rPr>
            <w:rFonts w:ascii="Arial" w:hAnsi="Arial" w:cs="Arial"/>
            <w:color w:val="000000" w:themeColor="text1"/>
            <w:spacing w:val="1"/>
          </w:rPr>
          <w:delText xml:space="preserve"> </w:delText>
        </w:r>
        <w:r w:rsidRPr="001421E2" w:rsidDel="002E7FF9">
          <w:rPr>
            <w:rFonts w:ascii="Arial" w:hAnsi="Arial" w:cs="Arial"/>
            <w:color w:val="000000" w:themeColor="text1"/>
            <w:w w:val="95"/>
          </w:rPr>
          <w:delText>the</w:delText>
        </w:r>
        <w:r w:rsidRPr="001421E2" w:rsidDel="002E7FF9">
          <w:rPr>
            <w:rFonts w:ascii="Arial" w:hAnsi="Arial" w:cs="Arial"/>
            <w:color w:val="000000" w:themeColor="text1"/>
            <w:spacing w:val="1"/>
          </w:rPr>
          <w:delText xml:space="preserve"> </w:delText>
        </w:r>
        <w:r w:rsidRPr="001421E2" w:rsidDel="002E7FF9">
          <w:rPr>
            <w:rFonts w:ascii="Arial" w:hAnsi="Arial" w:cs="Arial"/>
            <w:color w:val="000000" w:themeColor="text1"/>
            <w:w w:val="95"/>
          </w:rPr>
          <w:delText>classification</w:delText>
        </w:r>
        <w:r w:rsidRPr="001421E2" w:rsidDel="002E7FF9">
          <w:rPr>
            <w:rFonts w:ascii="Arial" w:hAnsi="Arial" w:cs="Arial"/>
            <w:color w:val="000000" w:themeColor="text1"/>
            <w:spacing w:val="1"/>
          </w:rPr>
          <w:delText xml:space="preserve"> </w:delText>
        </w:r>
        <w:r w:rsidRPr="001421E2" w:rsidDel="002E7FF9">
          <w:rPr>
            <w:rFonts w:ascii="Arial" w:hAnsi="Arial" w:cs="Arial"/>
            <w:color w:val="000000" w:themeColor="text1"/>
            <w:w w:val="95"/>
          </w:rPr>
          <w:delText>results</w:delText>
        </w:r>
        <w:r w:rsidRPr="001421E2" w:rsidDel="002E7FF9">
          <w:rPr>
            <w:rFonts w:ascii="Arial" w:hAnsi="Arial" w:cs="Arial"/>
            <w:color w:val="000000" w:themeColor="text1"/>
            <w:spacing w:val="1"/>
          </w:rPr>
          <w:delText xml:space="preserve"> </w:delText>
        </w:r>
        <w:r w:rsidRPr="001421E2" w:rsidDel="002E7FF9">
          <w:rPr>
            <w:rFonts w:ascii="Arial" w:hAnsi="Arial" w:cs="Arial"/>
            <w:color w:val="000000" w:themeColor="text1"/>
            <w:w w:val="95"/>
          </w:rPr>
          <w:delText>are</w:delText>
        </w:r>
        <w:r w:rsidRPr="001421E2" w:rsidDel="002E7FF9">
          <w:rPr>
            <w:rFonts w:ascii="Arial" w:hAnsi="Arial" w:cs="Arial"/>
            <w:color w:val="000000" w:themeColor="text1"/>
            <w:spacing w:val="1"/>
          </w:rPr>
          <w:delText xml:space="preserve"> </w:delText>
        </w:r>
        <w:r w:rsidR="00576EB6" w:rsidDel="002E7FF9">
          <w:rPr>
            <w:rFonts w:ascii="Arial" w:hAnsi="Arial" w:cs="Arial"/>
            <w:color w:val="000000" w:themeColor="text1"/>
            <w:w w:val="95"/>
          </w:rPr>
          <w:delText xml:space="preserve">presented </w:delText>
        </w:r>
        <w:r w:rsidR="00576EB6" w:rsidDel="002E7FF9">
          <w:rPr>
            <w:rFonts w:ascii="Arial" w:hAnsi="Arial" w:cs="Arial"/>
            <w:color w:val="000000" w:themeColor="text1"/>
            <w:spacing w:val="1"/>
          </w:rPr>
          <w:delText>(</w:delText>
        </w:r>
        <w:r w:rsidRPr="001421E2" w:rsidDel="002E7FF9">
          <w:rPr>
            <w:rFonts w:ascii="Arial" w:hAnsi="Arial" w:cs="Arial"/>
            <w:color w:val="000000" w:themeColor="text1"/>
            <w:spacing w:val="-2"/>
            <w:w w:val="95"/>
          </w:rPr>
          <w:delText>Fig</w:delText>
        </w:r>
        <w:r w:rsidR="00576EB6" w:rsidDel="002E7FF9">
          <w:rPr>
            <w:rFonts w:ascii="Arial" w:hAnsi="Arial" w:cs="Arial"/>
            <w:color w:val="000000" w:themeColor="text1"/>
            <w:spacing w:val="-2"/>
            <w:w w:val="95"/>
          </w:rPr>
          <w:delText xml:space="preserve">. </w:delText>
        </w:r>
        <w:r w:rsidR="00576EB6" w:rsidDel="002E7FF9">
          <w:rPr>
            <w:color w:val="000000" w:themeColor="text1"/>
          </w:rPr>
          <w:delText xml:space="preserve"> </w:delText>
        </w:r>
        <w:r w:rsidDel="002E7FF9">
          <w:fldChar w:fldCharType="begin"/>
        </w:r>
        <w:r w:rsidDel="002E7FF9">
          <w:delInstrText xml:space="preserve"> HYPERLINK \l "_bookmark3" </w:delInstrText>
        </w:r>
        <w:r w:rsidDel="002E7FF9">
          <w:fldChar w:fldCharType="separate"/>
        </w:r>
        <w:r w:rsidR="002F738D" w:rsidDel="002E7FF9">
          <w:rPr>
            <w:rFonts w:ascii="Arial" w:hAnsi="Arial" w:cs="Arial"/>
            <w:color w:val="000000" w:themeColor="text1"/>
            <w:spacing w:val="-2"/>
          </w:rPr>
          <w:delText>5</w:delText>
        </w:r>
        <w:r w:rsidR="00576EB6" w:rsidDel="002E7FF9">
          <w:rPr>
            <w:rFonts w:ascii="Arial" w:hAnsi="Arial" w:cs="Arial"/>
            <w:color w:val="000000" w:themeColor="text1"/>
            <w:spacing w:val="-2"/>
          </w:rPr>
          <w:delText>)</w:delText>
        </w:r>
        <w:r w:rsidRPr="001421E2" w:rsidDel="002E7FF9">
          <w:rPr>
            <w:rFonts w:ascii="Arial" w:hAnsi="Arial" w:cs="Arial"/>
            <w:color w:val="000000" w:themeColor="text1"/>
            <w:spacing w:val="-2"/>
          </w:rPr>
          <w:delText>.</w:delText>
        </w:r>
        <w:r w:rsidDel="002E7FF9">
          <w:rPr>
            <w:rFonts w:ascii="Arial" w:hAnsi="Arial" w:cs="Arial"/>
            <w:color w:val="000000" w:themeColor="text1"/>
            <w:spacing w:val="-2"/>
          </w:rPr>
          <w:fldChar w:fldCharType="end"/>
        </w:r>
        <w:r w:rsidRPr="001421E2" w:rsidDel="002E7FF9">
          <w:rPr>
            <w:rFonts w:ascii="Arial" w:hAnsi="Arial" w:cs="Arial"/>
            <w:color w:val="000000" w:themeColor="text1"/>
            <w:spacing w:val="12"/>
          </w:rPr>
          <w:delText xml:space="preserve"> </w:delText>
        </w:r>
      </w:del>
      <w:del w:id="302" w:author="Anna Brugger" w:date="2022-07-26T22:45:00Z">
        <w:r w:rsidRPr="001421E2" w:rsidDel="000E1C45">
          <w:rPr>
            <w:rFonts w:ascii="Arial" w:hAnsi="Arial" w:cs="Arial"/>
            <w:color w:val="000000" w:themeColor="text1"/>
            <w:spacing w:val="-2"/>
          </w:rPr>
          <w:delText>The</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trained</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model</w:delText>
        </w:r>
        <w:r w:rsidRPr="001421E2" w:rsidDel="000E1C45">
          <w:rPr>
            <w:rFonts w:ascii="Arial" w:hAnsi="Arial" w:cs="Arial"/>
            <w:color w:val="000000" w:themeColor="text1"/>
            <w:spacing w:val="-9"/>
          </w:rPr>
          <w:delText xml:space="preserve"> </w:delText>
        </w:r>
        <w:r w:rsidR="00857392" w:rsidDel="000E1C45">
          <w:rPr>
            <w:rFonts w:ascii="Arial" w:hAnsi="Arial" w:cs="Arial"/>
            <w:color w:val="000000" w:themeColor="text1"/>
            <w:spacing w:val="-2"/>
          </w:rPr>
          <w:delText>had</w:delText>
        </w:r>
        <w:r w:rsidR="00857392" w:rsidRPr="001421E2" w:rsidDel="000E1C45">
          <w:rPr>
            <w:rFonts w:ascii="Arial" w:hAnsi="Arial" w:cs="Arial"/>
            <w:color w:val="000000" w:themeColor="text1"/>
            <w:spacing w:val="-10"/>
          </w:rPr>
          <w:delText xml:space="preserve"> </w:delText>
        </w:r>
        <w:r w:rsidRPr="001421E2" w:rsidDel="000E1C45">
          <w:rPr>
            <w:rFonts w:ascii="Arial" w:hAnsi="Arial" w:cs="Arial"/>
            <w:color w:val="000000" w:themeColor="text1"/>
            <w:spacing w:val="-2"/>
          </w:rPr>
          <w:delText>the</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highest</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accuracy</w:delText>
        </w:r>
        <w:r w:rsidRPr="001421E2" w:rsidDel="000E1C45">
          <w:rPr>
            <w:rFonts w:ascii="Arial" w:hAnsi="Arial" w:cs="Arial"/>
            <w:color w:val="000000" w:themeColor="text1"/>
            <w:spacing w:val="-9"/>
          </w:rPr>
          <w:delText xml:space="preserve"> </w:delText>
        </w:r>
        <w:r w:rsidR="00857392" w:rsidDel="000E1C45">
          <w:rPr>
            <w:rFonts w:ascii="Arial" w:hAnsi="Arial" w:cs="Arial"/>
            <w:color w:val="000000" w:themeColor="text1"/>
            <w:spacing w:val="-9"/>
          </w:rPr>
          <w:delText xml:space="preserve">and </w:delText>
        </w:r>
        <w:r w:rsidRPr="001421E2" w:rsidDel="000E1C45">
          <w:rPr>
            <w:rFonts w:ascii="Arial" w:hAnsi="Arial" w:cs="Arial"/>
            <w:color w:val="000000" w:themeColor="text1"/>
            <w:spacing w:val="-2"/>
          </w:rPr>
          <w:delText>was</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chosen</w:delText>
        </w:r>
        <w:r w:rsidRPr="001421E2" w:rsidDel="000E1C45">
          <w:rPr>
            <w:rFonts w:ascii="Arial" w:hAnsi="Arial" w:cs="Arial"/>
            <w:color w:val="000000" w:themeColor="text1"/>
            <w:spacing w:val="-10"/>
          </w:rPr>
          <w:delText xml:space="preserve"> </w:delText>
        </w:r>
        <w:r w:rsidRPr="001421E2" w:rsidDel="000E1C45">
          <w:rPr>
            <w:rFonts w:ascii="Arial" w:hAnsi="Arial" w:cs="Arial"/>
            <w:color w:val="000000" w:themeColor="text1"/>
            <w:spacing w:val="-2"/>
          </w:rPr>
          <w:delText>for</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the</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confusion</w:delText>
        </w:r>
        <w:r w:rsidRPr="001421E2" w:rsidDel="000E1C45">
          <w:rPr>
            <w:rFonts w:ascii="Arial" w:hAnsi="Arial" w:cs="Arial"/>
            <w:color w:val="000000" w:themeColor="text1"/>
            <w:spacing w:val="-9"/>
          </w:rPr>
          <w:delText xml:space="preserve"> </w:delText>
        </w:r>
        <w:r w:rsidRPr="001421E2" w:rsidDel="000E1C45">
          <w:rPr>
            <w:rFonts w:ascii="Arial" w:hAnsi="Arial" w:cs="Arial"/>
            <w:color w:val="000000" w:themeColor="text1"/>
            <w:spacing w:val="-2"/>
          </w:rPr>
          <w:delText xml:space="preserve">matrix. </w:delText>
        </w:r>
      </w:del>
      <w:r w:rsidRPr="001421E2">
        <w:rPr>
          <w:rFonts w:ascii="Arial" w:hAnsi="Arial" w:cs="Arial"/>
          <w:color w:val="000000" w:themeColor="text1"/>
          <w:w w:val="95"/>
        </w:rPr>
        <w:t xml:space="preserve">Of all </w:t>
      </w:r>
      <w:ins w:id="303" w:author="Clive Bock" w:date="2022-07-27T11:09:00Z">
        <w:r w:rsidR="00C00897">
          <w:rPr>
            <w:rFonts w:ascii="Arial" w:hAnsi="Arial" w:cs="Arial"/>
            <w:color w:val="000000" w:themeColor="text1"/>
            <w:w w:val="95"/>
          </w:rPr>
          <w:t xml:space="preserve">the </w:t>
        </w:r>
      </w:ins>
      <w:r w:rsidRPr="001421E2">
        <w:rPr>
          <w:rFonts w:ascii="Arial" w:hAnsi="Arial" w:cs="Arial"/>
          <w:color w:val="000000" w:themeColor="text1"/>
          <w:w w:val="95"/>
        </w:rPr>
        <w:t>CLS images</w:t>
      </w:r>
      <w:r w:rsidR="00857392">
        <w:rPr>
          <w:rFonts w:ascii="Arial" w:hAnsi="Arial" w:cs="Arial"/>
          <w:color w:val="000000" w:themeColor="text1"/>
          <w:w w:val="95"/>
        </w:rPr>
        <w:t>,</w:t>
      </w:r>
      <w:r w:rsidRPr="001421E2">
        <w:rPr>
          <w:rFonts w:ascii="Arial" w:hAnsi="Arial" w:cs="Arial"/>
          <w:color w:val="000000" w:themeColor="text1"/>
          <w:w w:val="95"/>
        </w:rPr>
        <w:t xml:space="preserve"> 1.27% of </w:t>
      </w:r>
      <w:r w:rsidR="00857392">
        <w:rPr>
          <w:rFonts w:ascii="Arial" w:hAnsi="Arial" w:cs="Arial"/>
          <w:color w:val="000000" w:themeColor="text1"/>
          <w:w w:val="95"/>
        </w:rPr>
        <w:t xml:space="preserve">leaves with </w:t>
      </w:r>
      <w:r w:rsidRPr="001421E2">
        <w:rPr>
          <w:rFonts w:ascii="Arial" w:hAnsi="Arial" w:cs="Arial"/>
          <w:color w:val="000000" w:themeColor="text1"/>
          <w:w w:val="95"/>
        </w:rPr>
        <w:t xml:space="preserve">mid-age </w:t>
      </w:r>
      <w:r w:rsidR="00857392">
        <w:rPr>
          <w:rFonts w:ascii="Arial" w:hAnsi="Arial" w:cs="Arial"/>
          <w:color w:val="000000" w:themeColor="text1"/>
          <w:w w:val="95"/>
        </w:rPr>
        <w:t>symptoms</w:t>
      </w:r>
      <w:r w:rsidR="00857392" w:rsidRPr="001421E2">
        <w:rPr>
          <w:rFonts w:ascii="Arial" w:hAnsi="Arial" w:cs="Arial"/>
          <w:color w:val="000000" w:themeColor="text1"/>
          <w:w w:val="95"/>
        </w:rPr>
        <w:t xml:space="preserve"> </w:t>
      </w:r>
      <w:r w:rsidRPr="001421E2">
        <w:rPr>
          <w:rFonts w:ascii="Arial" w:hAnsi="Arial" w:cs="Arial"/>
          <w:color w:val="000000" w:themeColor="text1"/>
          <w:w w:val="95"/>
        </w:rPr>
        <w:t>were falsely classified as young symptoms.</w:t>
      </w:r>
      <w:r w:rsidRPr="001421E2">
        <w:rPr>
          <w:rFonts w:ascii="Arial" w:hAnsi="Arial" w:cs="Arial"/>
          <w:color w:val="000000" w:themeColor="text1"/>
          <w:spacing w:val="21"/>
        </w:rPr>
        <w:t xml:space="preserve"> </w:t>
      </w:r>
      <w:r w:rsidR="00857392">
        <w:rPr>
          <w:rFonts w:ascii="Arial" w:hAnsi="Arial" w:cs="Arial"/>
          <w:color w:val="000000" w:themeColor="text1"/>
          <w:w w:val="95"/>
        </w:rPr>
        <w:t>With</w:t>
      </w:r>
      <w:r w:rsidR="00857392" w:rsidRPr="001421E2">
        <w:rPr>
          <w:rFonts w:ascii="Arial" w:hAnsi="Arial" w:cs="Arial"/>
          <w:color w:val="000000" w:themeColor="text1"/>
          <w:w w:val="95"/>
        </w:rPr>
        <w:t xml:space="preserve"> </w:t>
      </w:r>
      <w:r w:rsidRPr="001421E2">
        <w:rPr>
          <w:rFonts w:ascii="Arial" w:hAnsi="Arial" w:cs="Arial"/>
          <w:color w:val="000000" w:themeColor="text1"/>
          <w:w w:val="95"/>
        </w:rPr>
        <w:t>BR,</w:t>
      </w:r>
      <w:r w:rsidRPr="001421E2">
        <w:rPr>
          <w:rFonts w:ascii="Arial" w:hAnsi="Arial" w:cs="Arial"/>
          <w:color w:val="000000" w:themeColor="text1"/>
          <w:spacing w:val="13"/>
        </w:rPr>
        <w:t xml:space="preserve"> </w:t>
      </w:r>
      <w:r w:rsidR="00857392">
        <w:rPr>
          <w:rFonts w:ascii="Arial" w:hAnsi="Arial" w:cs="Arial"/>
          <w:color w:val="000000" w:themeColor="text1"/>
          <w:spacing w:val="13"/>
        </w:rPr>
        <w:t xml:space="preserve">leaves with </w:t>
      </w:r>
      <w:r w:rsidRPr="001421E2">
        <w:rPr>
          <w:rFonts w:ascii="Arial" w:hAnsi="Arial" w:cs="Arial"/>
          <w:color w:val="000000" w:themeColor="text1"/>
          <w:w w:val="95"/>
        </w:rPr>
        <w:t>mid-age</w:t>
      </w:r>
      <w:r w:rsidRPr="001421E2">
        <w:rPr>
          <w:rFonts w:ascii="Arial" w:hAnsi="Arial" w:cs="Arial"/>
          <w:color w:val="000000" w:themeColor="text1"/>
          <w:spacing w:val="14"/>
        </w:rPr>
        <w:t xml:space="preserve"> </w:t>
      </w:r>
      <w:r w:rsidRPr="001421E2">
        <w:rPr>
          <w:rFonts w:ascii="Arial" w:hAnsi="Arial" w:cs="Arial"/>
          <w:color w:val="000000" w:themeColor="text1"/>
          <w:w w:val="95"/>
        </w:rPr>
        <w:t>samples</w:t>
      </w:r>
      <w:r w:rsidRPr="001421E2">
        <w:rPr>
          <w:rFonts w:ascii="Arial" w:hAnsi="Arial" w:cs="Arial"/>
          <w:color w:val="000000" w:themeColor="text1"/>
          <w:spacing w:val="14"/>
        </w:rPr>
        <w:t xml:space="preserve"> </w:t>
      </w:r>
      <w:r w:rsidRPr="001421E2">
        <w:rPr>
          <w:rFonts w:ascii="Arial" w:hAnsi="Arial" w:cs="Arial"/>
          <w:color w:val="000000" w:themeColor="text1"/>
          <w:w w:val="95"/>
        </w:rPr>
        <w:t>were</w:t>
      </w:r>
      <w:r w:rsidRPr="001421E2">
        <w:rPr>
          <w:rFonts w:ascii="Arial" w:hAnsi="Arial" w:cs="Arial"/>
          <w:color w:val="000000" w:themeColor="text1"/>
          <w:spacing w:val="14"/>
        </w:rPr>
        <w:t xml:space="preserve"> </w:t>
      </w:r>
      <w:r w:rsidRPr="001421E2">
        <w:rPr>
          <w:rFonts w:ascii="Arial" w:hAnsi="Arial" w:cs="Arial"/>
          <w:color w:val="000000" w:themeColor="text1"/>
          <w:w w:val="95"/>
        </w:rPr>
        <w:t>falsely</w:t>
      </w:r>
      <w:r w:rsidRPr="001421E2">
        <w:rPr>
          <w:rFonts w:ascii="Arial" w:hAnsi="Arial" w:cs="Arial"/>
          <w:color w:val="000000" w:themeColor="text1"/>
          <w:spacing w:val="13"/>
        </w:rPr>
        <w:t xml:space="preserve"> </w:t>
      </w:r>
      <w:r w:rsidRPr="001421E2">
        <w:rPr>
          <w:rFonts w:ascii="Arial" w:hAnsi="Arial" w:cs="Arial"/>
          <w:color w:val="000000" w:themeColor="text1"/>
          <w:w w:val="95"/>
        </w:rPr>
        <w:t>classified</w:t>
      </w:r>
      <w:r w:rsidRPr="001421E2">
        <w:rPr>
          <w:rFonts w:ascii="Arial" w:hAnsi="Arial" w:cs="Arial"/>
          <w:color w:val="000000" w:themeColor="text1"/>
          <w:spacing w:val="14"/>
        </w:rPr>
        <w:t xml:space="preserve"> </w:t>
      </w:r>
      <w:r w:rsidRPr="001421E2">
        <w:rPr>
          <w:rFonts w:ascii="Arial" w:hAnsi="Arial" w:cs="Arial"/>
          <w:color w:val="000000" w:themeColor="text1"/>
          <w:w w:val="95"/>
        </w:rPr>
        <w:t>as</w:t>
      </w:r>
      <w:r w:rsidRPr="001421E2">
        <w:rPr>
          <w:rFonts w:ascii="Arial" w:hAnsi="Arial" w:cs="Arial"/>
          <w:color w:val="000000" w:themeColor="text1"/>
          <w:spacing w:val="14"/>
        </w:rPr>
        <w:t xml:space="preserve"> </w:t>
      </w:r>
      <w:r w:rsidRPr="001421E2">
        <w:rPr>
          <w:rFonts w:ascii="Arial" w:hAnsi="Arial" w:cs="Arial"/>
          <w:color w:val="000000" w:themeColor="text1"/>
          <w:w w:val="95"/>
        </w:rPr>
        <w:t>young</w:t>
      </w:r>
      <w:r w:rsidRPr="001421E2">
        <w:rPr>
          <w:rFonts w:ascii="Arial" w:hAnsi="Arial" w:cs="Arial"/>
          <w:color w:val="000000" w:themeColor="text1"/>
          <w:spacing w:val="14"/>
        </w:rPr>
        <w:t xml:space="preserve"> </w:t>
      </w:r>
      <w:r w:rsidR="00857392">
        <w:rPr>
          <w:rFonts w:ascii="Arial" w:hAnsi="Arial" w:cs="Arial"/>
          <w:color w:val="000000" w:themeColor="text1"/>
          <w:w w:val="95"/>
        </w:rPr>
        <w:t>symptoms</w:t>
      </w:r>
      <w:r w:rsidR="00857392" w:rsidRPr="001421E2">
        <w:rPr>
          <w:rFonts w:ascii="Arial" w:hAnsi="Arial" w:cs="Arial"/>
          <w:color w:val="000000" w:themeColor="text1"/>
          <w:spacing w:val="13"/>
        </w:rPr>
        <w:t xml:space="preserve"> </w:t>
      </w:r>
      <w:r w:rsidRPr="001421E2">
        <w:rPr>
          <w:rFonts w:ascii="Arial" w:hAnsi="Arial" w:cs="Arial"/>
          <w:color w:val="000000" w:themeColor="text1"/>
          <w:w w:val="95"/>
        </w:rPr>
        <w:t>(1.06%)</w:t>
      </w:r>
      <w:r w:rsidR="00857392">
        <w:rPr>
          <w:rFonts w:ascii="Arial" w:hAnsi="Arial" w:cs="Arial"/>
          <w:color w:val="000000" w:themeColor="text1"/>
          <w:w w:val="95"/>
        </w:rPr>
        <w:t xml:space="preserve"> or </w:t>
      </w:r>
      <w:r w:rsidRPr="001421E2">
        <w:rPr>
          <w:rFonts w:ascii="Arial" w:hAnsi="Arial" w:cs="Arial"/>
          <w:color w:val="000000" w:themeColor="text1"/>
          <w:w w:val="95"/>
        </w:rPr>
        <w:t>non-</w:t>
      </w:r>
      <w:r w:rsidRPr="001421E2">
        <w:rPr>
          <w:rFonts w:ascii="Arial" w:hAnsi="Arial" w:cs="Arial"/>
          <w:color w:val="000000" w:themeColor="text1"/>
          <w:spacing w:val="-2"/>
          <w:w w:val="95"/>
        </w:rPr>
        <w:t xml:space="preserve">inoculated </w:t>
      </w:r>
      <w:r w:rsidR="00857392">
        <w:rPr>
          <w:rFonts w:ascii="Arial" w:hAnsi="Arial" w:cs="Arial"/>
          <w:color w:val="000000" w:themeColor="text1"/>
          <w:spacing w:val="-2"/>
          <w:w w:val="95"/>
        </w:rPr>
        <w:t xml:space="preserve">leaf </w:t>
      </w:r>
      <w:r w:rsidRPr="001421E2">
        <w:rPr>
          <w:rFonts w:ascii="Arial" w:hAnsi="Arial" w:cs="Arial"/>
          <w:color w:val="000000" w:themeColor="text1"/>
          <w:w w:val="90"/>
        </w:rPr>
        <w:t>samples (0.53%)</w:t>
      </w:r>
      <w:r w:rsidR="00857392">
        <w:rPr>
          <w:rFonts w:ascii="Arial" w:hAnsi="Arial" w:cs="Arial"/>
          <w:color w:val="000000" w:themeColor="text1"/>
          <w:w w:val="90"/>
        </w:rPr>
        <w:t xml:space="preserve">, and </w:t>
      </w:r>
      <w:r w:rsidRPr="001421E2">
        <w:rPr>
          <w:rFonts w:ascii="Arial" w:hAnsi="Arial" w:cs="Arial"/>
          <w:color w:val="000000" w:themeColor="text1"/>
          <w:w w:val="90"/>
        </w:rPr>
        <w:t xml:space="preserve">0.53% of </w:t>
      </w:r>
      <w:r w:rsidR="00857392">
        <w:rPr>
          <w:rFonts w:ascii="Arial" w:hAnsi="Arial" w:cs="Arial"/>
          <w:color w:val="000000" w:themeColor="text1"/>
          <w:w w:val="90"/>
        </w:rPr>
        <w:t xml:space="preserve">leaves with </w:t>
      </w:r>
      <w:r w:rsidRPr="001421E2">
        <w:rPr>
          <w:rFonts w:ascii="Arial" w:hAnsi="Arial" w:cs="Arial"/>
          <w:color w:val="000000" w:themeColor="text1"/>
          <w:w w:val="90"/>
        </w:rPr>
        <w:t xml:space="preserve">young </w:t>
      </w:r>
      <w:r w:rsidR="00857392">
        <w:rPr>
          <w:rFonts w:ascii="Arial" w:hAnsi="Arial" w:cs="Arial"/>
          <w:color w:val="000000" w:themeColor="text1"/>
          <w:w w:val="90"/>
        </w:rPr>
        <w:t>symptoms</w:t>
      </w:r>
      <w:r w:rsidRPr="001421E2">
        <w:rPr>
          <w:rFonts w:ascii="Arial" w:hAnsi="Arial" w:cs="Arial"/>
          <w:color w:val="000000" w:themeColor="text1"/>
          <w:w w:val="90"/>
        </w:rPr>
        <w:t xml:space="preserve"> were falsely classified as mid-age </w:t>
      </w:r>
      <w:r w:rsidR="00857392">
        <w:rPr>
          <w:rFonts w:ascii="Arial" w:hAnsi="Arial" w:cs="Arial"/>
          <w:color w:val="000000" w:themeColor="text1"/>
          <w:w w:val="90"/>
        </w:rPr>
        <w:t>symptoms</w:t>
      </w:r>
      <w:r w:rsidRPr="001421E2">
        <w:rPr>
          <w:rFonts w:ascii="Arial" w:hAnsi="Arial" w:cs="Arial"/>
          <w:color w:val="000000" w:themeColor="text1"/>
          <w:w w:val="90"/>
        </w:rPr>
        <w:t xml:space="preserve">. </w:t>
      </w:r>
      <w:r w:rsidRPr="001421E2">
        <w:rPr>
          <w:rFonts w:ascii="Arial" w:hAnsi="Arial" w:cs="Arial"/>
          <w:color w:val="000000" w:themeColor="text1"/>
        </w:rPr>
        <w:t>To</w:t>
      </w:r>
      <w:r w:rsidRPr="001421E2">
        <w:rPr>
          <w:rFonts w:ascii="Arial" w:hAnsi="Arial" w:cs="Arial"/>
          <w:color w:val="000000" w:themeColor="text1"/>
          <w:spacing w:val="-4"/>
        </w:rPr>
        <w:t xml:space="preserve"> </w:t>
      </w:r>
      <w:r w:rsidR="00857392">
        <w:rPr>
          <w:rFonts w:ascii="Arial" w:hAnsi="Arial" w:cs="Arial"/>
          <w:color w:val="000000" w:themeColor="text1"/>
          <w:spacing w:val="-4"/>
        </w:rPr>
        <w:t xml:space="preserve">demonstrate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similarity</w:t>
      </w:r>
      <w:r w:rsidRPr="001421E2">
        <w:rPr>
          <w:rFonts w:ascii="Arial" w:hAnsi="Arial" w:cs="Arial"/>
          <w:color w:val="000000" w:themeColor="text1"/>
          <w:spacing w:val="-4"/>
        </w:rPr>
        <w:t xml:space="preserve"> </w:t>
      </w:r>
      <w:r w:rsidR="00857392">
        <w:rPr>
          <w:rFonts w:ascii="Arial" w:hAnsi="Arial" w:cs="Arial"/>
          <w:color w:val="000000" w:themeColor="text1"/>
        </w:rPr>
        <w:t>among</w:t>
      </w:r>
      <w:r w:rsidR="00857392" w:rsidRPr="001421E2">
        <w:rPr>
          <w:rFonts w:ascii="Arial" w:hAnsi="Arial" w:cs="Arial"/>
          <w:color w:val="000000" w:themeColor="text1"/>
          <w:spacing w:val="-4"/>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classes,</w:t>
      </w:r>
      <w:r w:rsidRPr="001421E2">
        <w:rPr>
          <w:rFonts w:ascii="Arial" w:hAnsi="Arial" w:cs="Arial"/>
          <w:color w:val="000000" w:themeColor="text1"/>
          <w:spacing w:val="-2"/>
        </w:rPr>
        <w:t xml:space="preserve"> </w:t>
      </w:r>
      <w:r w:rsidRPr="001421E2">
        <w:rPr>
          <w:rFonts w:ascii="Arial" w:hAnsi="Arial" w:cs="Arial"/>
          <w:color w:val="000000" w:themeColor="text1"/>
        </w:rPr>
        <w:t>a</w:t>
      </w:r>
      <w:r w:rsidRPr="001421E2">
        <w:rPr>
          <w:rFonts w:ascii="Arial" w:hAnsi="Arial" w:cs="Arial"/>
          <w:color w:val="000000" w:themeColor="text1"/>
          <w:spacing w:val="-5"/>
        </w:rPr>
        <w:t xml:space="preserve"> </w:t>
      </w:r>
      <w:r w:rsidRPr="001421E2">
        <w:rPr>
          <w:rFonts w:ascii="Arial" w:hAnsi="Arial" w:cs="Arial"/>
          <w:color w:val="000000" w:themeColor="text1"/>
        </w:rPr>
        <w:t>dendrogram</w:t>
      </w:r>
      <w:r w:rsidRPr="001421E2">
        <w:rPr>
          <w:rFonts w:ascii="Arial" w:hAnsi="Arial" w:cs="Arial"/>
          <w:color w:val="000000" w:themeColor="text1"/>
          <w:spacing w:val="-5"/>
        </w:rPr>
        <w:t xml:space="preserve"> </w:t>
      </w:r>
      <w:r w:rsidRPr="001421E2">
        <w:rPr>
          <w:rFonts w:ascii="Arial" w:hAnsi="Arial" w:cs="Arial"/>
          <w:color w:val="000000" w:themeColor="text1"/>
        </w:rPr>
        <w:t>was</w:t>
      </w:r>
      <w:r w:rsidRPr="001421E2">
        <w:rPr>
          <w:rFonts w:ascii="Arial" w:hAnsi="Arial" w:cs="Arial"/>
          <w:color w:val="000000" w:themeColor="text1"/>
          <w:spacing w:val="-5"/>
        </w:rPr>
        <w:t xml:space="preserve"> </w:t>
      </w:r>
      <w:r w:rsidRPr="001421E2">
        <w:rPr>
          <w:rFonts w:ascii="Arial" w:hAnsi="Arial" w:cs="Arial"/>
          <w:color w:val="000000" w:themeColor="text1"/>
        </w:rPr>
        <w:t>created</w:t>
      </w:r>
      <w:r w:rsidRPr="001421E2">
        <w:rPr>
          <w:rFonts w:ascii="Arial" w:hAnsi="Arial" w:cs="Arial"/>
          <w:color w:val="000000" w:themeColor="text1"/>
          <w:spacing w:val="-5"/>
        </w:rPr>
        <w:t xml:space="preserve"> </w:t>
      </w:r>
      <w:r w:rsidRPr="001421E2">
        <w:rPr>
          <w:rFonts w:ascii="Arial" w:hAnsi="Arial" w:cs="Arial"/>
          <w:color w:val="000000" w:themeColor="text1"/>
        </w:rPr>
        <w:t>based</w:t>
      </w:r>
      <w:r w:rsidRPr="001421E2">
        <w:rPr>
          <w:rFonts w:ascii="Arial" w:hAnsi="Arial" w:cs="Arial"/>
          <w:color w:val="000000" w:themeColor="text1"/>
          <w:spacing w:val="-5"/>
        </w:rPr>
        <w:t xml:space="preserve"> </w:t>
      </w:r>
      <w:r w:rsidRPr="001421E2">
        <w:rPr>
          <w:rFonts w:ascii="Arial" w:hAnsi="Arial" w:cs="Arial"/>
          <w:color w:val="000000" w:themeColor="text1"/>
        </w:rPr>
        <w:t>on</w:t>
      </w:r>
      <w:r w:rsidRPr="001421E2">
        <w:rPr>
          <w:rFonts w:ascii="Arial" w:hAnsi="Arial" w:cs="Arial"/>
          <w:color w:val="000000" w:themeColor="text1"/>
          <w:spacing w:val="-5"/>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mean spectra</w:t>
      </w:r>
      <w:r w:rsidRPr="001421E2">
        <w:rPr>
          <w:rFonts w:ascii="Arial" w:hAnsi="Arial" w:cs="Arial"/>
          <w:color w:val="000000" w:themeColor="text1"/>
          <w:spacing w:val="-6"/>
        </w:rPr>
        <w:t xml:space="preserve"> </w:t>
      </w:r>
      <w:r w:rsidRPr="001421E2">
        <w:rPr>
          <w:rFonts w:ascii="Arial" w:hAnsi="Arial" w:cs="Arial"/>
          <w:color w:val="000000" w:themeColor="text1"/>
        </w:rPr>
        <w:t>(Fig</w:t>
      </w:r>
      <w:r w:rsidR="00857392">
        <w:rPr>
          <w:rFonts w:ascii="Arial" w:hAnsi="Arial" w:cs="Arial"/>
          <w:color w:val="000000" w:themeColor="text1"/>
        </w:rPr>
        <w:t>.</w:t>
      </w:r>
      <w:r w:rsidRPr="001421E2">
        <w:rPr>
          <w:rFonts w:ascii="Arial" w:hAnsi="Arial" w:cs="Arial"/>
          <w:color w:val="000000" w:themeColor="text1"/>
          <w:spacing w:val="-7"/>
        </w:rPr>
        <w:t xml:space="preserve"> </w:t>
      </w:r>
      <w:hyperlink w:anchor="_bookmark4" w:history="1">
        <w:r w:rsidR="002F738D">
          <w:rPr>
            <w:rFonts w:ascii="Arial" w:hAnsi="Arial" w:cs="Arial"/>
            <w:color w:val="000000" w:themeColor="text1"/>
          </w:rPr>
          <w:t>6</w:t>
        </w:r>
      </w:hyperlink>
      <w:r w:rsidRPr="001421E2">
        <w:rPr>
          <w:rFonts w:ascii="Arial" w:hAnsi="Arial" w:cs="Arial"/>
          <w:color w:val="000000" w:themeColor="text1"/>
        </w:rPr>
        <w:t>).</w:t>
      </w:r>
      <w:r w:rsidRPr="001421E2">
        <w:rPr>
          <w:rFonts w:ascii="Arial" w:hAnsi="Arial" w:cs="Arial"/>
          <w:color w:val="000000" w:themeColor="text1"/>
          <w:spacing w:val="21"/>
        </w:rPr>
        <w:t xml:space="preserve"> </w:t>
      </w:r>
      <w:r w:rsidRPr="001421E2">
        <w:rPr>
          <w:rFonts w:ascii="Arial" w:hAnsi="Arial" w:cs="Arial"/>
          <w:color w:val="000000" w:themeColor="text1"/>
          <w:spacing w:val="-2"/>
        </w:rPr>
        <w:t>The</w:t>
      </w:r>
      <w:r w:rsidRPr="001421E2">
        <w:rPr>
          <w:rFonts w:ascii="Arial" w:hAnsi="Arial" w:cs="Arial"/>
          <w:color w:val="000000" w:themeColor="text1"/>
          <w:spacing w:val="-12"/>
        </w:rPr>
        <w:t xml:space="preserve"> </w:t>
      </w:r>
      <w:r w:rsidRPr="001421E2">
        <w:rPr>
          <w:rFonts w:ascii="Arial" w:hAnsi="Arial" w:cs="Arial"/>
          <w:color w:val="000000" w:themeColor="text1"/>
          <w:spacing w:val="-2"/>
        </w:rPr>
        <w:t>dendrogram</w:t>
      </w:r>
      <w:r w:rsidRPr="001421E2">
        <w:rPr>
          <w:rFonts w:ascii="Arial" w:hAnsi="Arial" w:cs="Arial"/>
          <w:color w:val="000000" w:themeColor="text1"/>
          <w:spacing w:val="-12"/>
        </w:rPr>
        <w:t xml:space="preserve"> </w:t>
      </w:r>
      <w:r w:rsidRPr="001421E2">
        <w:rPr>
          <w:rFonts w:ascii="Arial" w:hAnsi="Arial" w:cs="Arial"/>
          <w:color w:val="000000" w:themeColor="text1"/>
          <w:spacing w:val="-2"/>
        </w:rPr>
        <w:t>exhibits</w:t>
      </w:r>
      <w:r w:rsidRPr="001421E2">
        <w:rPr>
          <w:rFonts w:ascii="Arial" w:hAnsi="Arial" w:cs="Arial"/>
          <w:color w:val="000000" w:themeColor="text1"/>
          <w:spacing w:val="-12"/>
        </w:rPr>
        <w:t xml:space="preserve"> </w:t>
      </w:r>
      <w:r w:rsidRPr="001421E2">
        <w:rPr>
          <w:rFonts w:ascii="Arial" w:hAnsi="Arial" w:cs="Arial"/>
          <w:color w:val="000000" w:themeColor="text1"/>
          <w:spacing w:val="-2"/>
        </w:rPr>
        <w:t>two</w:t>
      </w:r>
      <w:r w:rsidRPr="001421E2">
        <w:rPr>
          <w:rFonts w:ascii="Arial" w:hAnsi="Arial" w:cs="Arial"/>
          <w:color w:val="000000" w:themeColor="text1"/>
          <w:spacing w:val="-12"/>
        </w:rPr>
        <w:t xml:space="preserve"> </w:t>
      </w:r>
      <w:r w:rsidRPr="001421E2">
        <w:rPr>
          <w:rFonts w:ascii="Arial" w:hAnsi="Arial" w:cs="Arial"/>
          <w:color w:val="000000" w:themeColor="text1"/>
          <w:spacing w:val="-2"/>
        </w:rPr>
        <w:t>main</w:t>
      </w:r>
      <w:r w:rsidRPr="001421E2">
        <w:rPr>
          <w:rFonts w:ascii="Arial" w:hAnsi="Arial" w:cs="Arial"/>
          <w:color w:val="000000" w:themeColor="text1"/>
          <w:spacing w:val="-12"/>
        </w:rPr>
        <w:t xml:space="preserve"> </w:t>
      </w:r>
      <w:r w:rsidRPr="001421E2">
        <w:rPr>
          <w:rFonts w:ascii="Arial" w:hAnsi="Arial" w:cs="Arial"/>
          <w:color w:val="000000" w:themeColor="text1"/>
          <w:spacing w:val="-2"/>
        </w:rPr>
        <w:t>clusters.</w:t>
      </w:r>
      <w:r w:rsidRPr="001421E2">
        <w:rPr>
          <w:rFonts w:ascii="Arial" w:hAnsi="Arial" w:cs="Arial"/>
          <w:color w:val="000000" w:themeColor="text1"/>
        </w:rPr>
        <w:t xml:space="preserve"> </w:t>
      </w:r>
      <w:r w:rsidRPr="001421E2">
        <w:rPr>
          <w:rFonts w:ascii="Arial" w:hAnsi="Arial" w:cs="Arial"/>
          <w:color w:val="000000" w:themeColor="text1"/>
          <w:spacing w:val="-2"/>
        </w:rPr>
        <w:t>A</w:t>
      </w:r>
      <w:r w:rsidRPr="001421E2">
        <w:rPr>
          <w:rFonts w:ascii="Arial" w:hAnsi="Arial" w:cs="Arial"/>
          <w:color w:val="000000" w:themeColor="text1"/>
          <w:spacing w:val="-12"/>
        </w:rPr>
        <w:t xml:space="preserve"> </w:t>
      </w:r>
      <w:r w:rsidRPr="001421E2">
        <w:rPr>
          <w:rFonts w:ascii="Arial" w:hAnsi="Arial" w:cs="Arial"/>
          <w:color w:val="000000" w:themeColor="text1"/>
          <w:spacing w:val="-2"/>
        </w:rPr>
        <w:t>high</w:t>
      </w:r>
      <w:r w:rsidRPr="001421E2">
        <w:rPr>
          <w:rFonts w:ascii="Arial" w:hAnsi="Arial" w:cs="Arial"/>
          <w:color w:val="000000" w:themeColor="text1"/>
          <w:spacing w:val="-12"/>
        </w:rPr>
        <w:t xml:space="preserve"> </w:t>
      </w:r>
      <w:r w:rsidRPr="001421E2">
        <w:rPr>
          <w:rFonts w:ascii="Arial" w:hAnsi="Arial" w:cs="Arial"/>
          <w:color w:val="000000" w:themeColor="text1"/>
          <w:spacing w:val="-2"/>
        </w:rPr>
        <w:t>similarity</w:t>
      </w:r>
      <w:r w:rsidRPr="001421E2">
        <w:rPr>
          <w:rFonts w:ascii="Arial" w:hAnsi="Arial" w:cs="Arial"/>
          <w:color w:val="000000" w:themeColor="text1"/>
          <w:spacing w:val="-12"/>
        </w:rPr>
        <w:t xml:space="preserve"> </w:t>
      </w:r>
      <w:r w:rsidRPr="001421E2">
        <w:rPr>
          <w:rFonts w:ascii="Arial" w:hAnsi="Arial" w:cs="Arial"/>
          <w:color w:val="000000" w:themeColor="text1"/>
          <w:spacing w:val="-2"/>
        </w:rPr>
        <w:t xml:space="preserve">was </w:t>
      </w:r>
      <w:r w:rsidRPr="001421E2">
        <w:rPr>
          <w:rFonts w:ascii="Arial" w:hAnsi="Arial" w:cs="Arial"/>
          <w:color w:val="000000" w:themeColor="text1"/>
        </w:rPr>
        <w:t>found</w:t>
      </w:r>
      <w:r w:rsidRPr="001421E2">
        <w:rPr>
          <w:rFonts w:ascii="Arial" w:hAnsi="Arial" w:cs="Arial"/>
          <w:color w:val="000000" w:themeColor="text1"/>
          <w:spacing w:val="-15"/>
        </w:rPr>
        <w:t xml:space="preserve"> </w:t>
      </w:r>
      <w:r w:rsidRPr="001421E2">
        <w:rPr>
          <w:rFonts w:ascii="Arial" w:hAnsi="Arial" w:cs="Arial"/>
          <w:color w:val="000000" w:themeColor="text1"/>
        </w:rPr>
        <w:t>for</w:t>
      </w:r>
      <w:r w:rsidRPr="001421E2">
        <w:rPr>
          <w:rFonts w:ascii="Arial" w:hAnsi="Arial" w:cs="Arial"/>
          <w:color w:val="000000" w:themeColor="text1"/>
          <w:spacing w:val="-15"/>
        </w:rPr>
        <w:t xml:space="preserve"> </w:t>
      </w:r>
      <w:r w:rsidRPr="001421E2">
        <w:rPr>
          <w:rFonts w:ascii="Arial" w:hAnsi="Arial" w:cs="Arial"/>
          <w:color w:val="000000" w:themeColor="text1"/>
        </w:rPr>
        <w:t>all</w:t>
      </w:r>
      <w:r w:rsidRPr="001421E2">
        <w:rPr>
          <w:rFonts w:ascii="Arial" w:hAnsi="Arial" w:cs="Arial"/>
          <w:color w:val="000000" w:themeColor="text1"/>
          <w:spacing w:val="-15"/>
        </w:rPr>
        <w:t xml:space="preserve"> </w:t>
      </w:r>
      <w:r w:rsidRPr="001421E2">
        <w:rPr>
          <w:rFonts w:ascii="Arial" w:hAnsi="Arial" w:cs="Arial"/>
          <w:color w:val="000000" w:themeColor="text1"/>
        </w:rPr>
        <w:t>BR</w:t>
      </w:r>
      <w:r w:rsidRPr="001421E2">
        <w:rPr>
          <w:rFonts w:ascii="Arial" w:hAnsi="Arial" w:cs="Arial"/>
          <w:color w:val="000000" w:themeColor="text1"/>
          <w:spacing w:val="-15"/>
        </w:rPr>
        <w:t xml:space="preserve"> </w:t>
      </w:r>
      <w:r w:rsidRPr="001421E2">
        <w:rPr>
          <w:rFonts w:ascii="Arial" w:hAnsi="Arial" w:cs="Arial"/>
          <w:color w:val="000000" w:themeColor="text1"/>
        </w:rPr>
        <w:t>symptom</w:t>
      </w:r>
      <w:r w:rsidR="00EB74F3">
        <w:rPr>
          <w:rFonts w:ascii="Arial" w:hAnsi="Arial" w:cs="Arial"/>
          <w:color w:val="000000" w:themeColor="text1"/>
        </w:rPr>
        <w:t xml:space="preserve"> classe</w:t>
      </w:r>
      <w:r w:rsidRPr="001421E2">
        <w:rPr>
          <w:rFonts w:ascii="Arial" w:hAnsi="Arial" w:cs="Arial"/>
          <w:color w:val="000000" w:themeColor="text1"/>
        </w:rPr>
        <w:t>s</w:t>
      </w:r>
      <w:r w:rsidRPr="001421E2">
        <w:rPr>
          <w:rFonts w:ascii="Arial" w:hAnsi="Arial" w:cs="Arial"/>
          <w:color w:val="000000" w:themeColor="text1"/>
          <w:spacing w:val="-15"/>
        </w:rPr>
        <w:t xml:space="preserve"> </w:t>
      </w:r>
      <w:r w:rsidR="00EB74F3">
        <w:rPr>
          <w:rFonts w:ascii="Arial" w:hAnsi="Arial" w:cs="Arial"/>
          <w:color w:val="000000" w:themeColor="text1"/>
        </w:rPr>
        <w:t>and the</w:t>
      </w:r>
      <w:r w:rsidRPr="001421E2">
        <w:rPr>
          <w:rFonts w:ascii="Arial" w:hAnsi="Arial" w:cs="Arial"/>
          <w:color w:val="000000" w:themeColor="text1"/>
          <w:spacing w:val="-15"/>
        </w:rPr>
        <w:t xml:space="preserve"> </w:t>
      </w:r>
      <w:r w:rsidRPr="001421E2">
        <w:rPr>
          <w:rFonts w:ascii="Arial" w:hAnsi="Arial" w:cs="Arial"/>
          <w:color w:val="000000" w:themeColor="text1"/>
        </w:rPr>
        <w:t>non-inoculated</w:t>
      </w:r>
      <w:r w:rsidRPr="001421E2">
        <w:rPr>
          <w:rFonts w:ascii="Arial" w:hAnsi="Arial" w:cs="Arial"/>
          <w:color w:val="000000" w:themeColor="text1"/>
          <w:spacing w:val="-15"/>
        </w:rPr>
        <w:t xml:space="preserve"> </w:t>
      </w:r>
      <w:r w:rsidRPr="001421E2">
        <w:rPr>
          <w:rFonts w:ascii="Arial" w:hAnsi="Arial" w:cs="Arial"/>
          <w:color w:val="000000" w:themeColor="text1"/>
        </w:rPr>
        <w:t>samples.</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second</w:t>
      </w:r>
      <w:r w:rsidRPr="001421E2">
        <w:rPr>
          <w:rFonts w:ascii="Arial" w:hAnsi="Arial" w:cs="Arial"/>
          <w:color w:val="000000" w:themeColor="text1"/>
          <w:spacing w:val="-15"/>
        </w:rPr>
        <w:t xml:space="preserve"> </w:t>
      </w:r>
      <w:r w:rsidRPr="001421E2">
        <w:rPr>
          <w:rFonts w:ascii="Arial" w:hAnsi="Arial" w:cs="Arial"/>
          <w:color w:val="000000" w:themeColor="text1"/>
        </w:rPr>
        <w:t>cluster</w:t>
      </w:r>
      <w:r w:rsidRPr="001421E2">
        <w:rPr>
          <w:rFonts w:ascii="Arial" w:hAnsi="Arial" w:cs="Arial"/>
          <w:color w:val="000000" w:themeColor="text1"/>
          <w:spacing w:val="-15"/>
        </w:rPr>
        <w:t xml:space="preserve"> </w:t>
      </w:r>
      <w:r w:rsidRPr="001421E2">
        <w:rPr>
          <w:rFonts w:ascii="Arial" w:hAnsi="Arial" w:cs="Arial"/>
          <w:color w:val="000000" w:themeColor="text1"/>
        </w:rPr>
        <w:t>consist</w:t>
      </w:r>
      <w:r w:rsidR="00EB74F3">
        <w:rPr>
          <w:rFonts w:ascii="Arial" w:hAnsi="Arial" w:cs="Arial"/>
          <w:color w:val="000000" w:themeColor="text1"/>
        </w:rPr>
        <w:t xml:space="preserve">ed </w:t>
      </w:r>
      <w:r w:rsidRPr="001421E2">
        <w:rPr>
          <w:rFonts w:ascii="Arial" w:hAnsi="Arial" w:cs="Arial"/>
          <w:color w:val="000000" w:themeColor="text1"/>
          <w:w w:val="95"/>
        </w:rPr>
        <w:t xml:space="preserve">of all </w:t>
      </w:r>
      <w:r w:rsidR="00EB74F3">
        <w:rPr>
          <w:rFonts w:ascii="Arial" w:hAnsi="Arial" w:cs="Arial"/>
          <w:color w:val="000000" w:themeColor="text1"/>
          <w:w w:val="95"/>
        </w:rPr>
        <w:t xml:space="preserve">the </w:t>
      </w:r>
      <w:r w:rsidRPr="001421E2">
        <w:rPr>
          <w:rFonts w:ascii="Arial" w:hAnsi="Arial" w:cs="Arial"/>
          <w:color w:val="000000" w:themeColor="text1"/>
          <w:w w:val="95"/>
        </w:rPr>
        <w:t>CLS symptom</w:t>
      </w:r>
      <w:r w:rsidR="00EB74F3">
        <w:rPr>
          <w:rFonts w:ascii="Arial" w:hAnsi="Arial" w:cs="Arial"/>
          <w:color w:val="000000" w:themeColor="text1"/>
          <w:w w:val="95"/>
        </w:rPr>
        <w:t xml:space="preserve"> classe</w:t>
      </w:r>
      <w:r w:rsidRPr="001421E2">
        <w:rPr>
          <w:rFonts w:ascii="Arial" w:hAnsi="Arial" w:cs="Arial"/>
          <w:color w:val="000000" w:themeColor="text1"/>
          <w:w w:val="95"/>
        </w:rPr>
        <w:t>s.</w:t>
      </w:r>
      <w:r w:rsidRPr="001421E2">
        <w:rPr>
          <w:rFonts w:ascii="Arial" w:hAnsi="Arial" w:cs="Arial"/>
          <w:color w:val="000000" w:themeColor="text1"/>
          <w:spacing w:val="25"/>
        </w:rPr>
        <w:t xml:space="preserve"> </w:t>
      </w:r>
      <w:r w:rsidRPr="001421E2">
        <w:rPr>
          <w:rFonts w:ascii="Arial" w:hAnsi="Arial" w:cs="Arial"/>
          <w:color w:val="000000" w:themeColor="text1"/>
          <w:w w:val="95"/>
        </w:rPr>
        <w:t xml:space="preserve">The subsequent feature importance </w:t>
      </w:r>
      <w:r w:rsidR="00A36622">
        <w:rPr>
          <w:rFonts w:ascii="Arial" w:hAnsi="Arial" w:cs="Arial"/>
          <w:color w:val="000000" w:themeColor="text1"/>
          <w:w w:val="95"/>
        </w:rPr>
        <w:t xml:space="preserve">analysis </w:t>
      </w:r>
      <w:r w:rsidRPr="001421E2">
        <w:rPr>
          <w:rFonts w:ascii="Arial" w:hAnsi="Arial" w:cs="Arial"/>
          <w:color w:val="000000" w:themeColor="text1"/>
          <w:w w:val="95"/>
        </w:rPr>
        <w:t xml:space="preserve">identified wavelengths that </w:t>
      </w:r>
      <w:r w:rsidR="00A36622">
        <w:rPr>
          <w:rFonts w:ascii="Arial" w:hAnsi="Arial" w:cs="Arial"/>
          <w:color w:val="000000" w:themeColor="text1"/>
        </w:rPr>
        <w:t>were</w:t>
      </w:r>
      <w:r w:rsidR="00A36622" w:rsidRPr="001421E2">
        <w:rPr>
          <w:rFonts w:ascii="Arial" w:hAnsi="Arial" w:cs="Arial"/>
          <w:color w:val="000000" w:themeColor="text1"/>
        </w:rPr>
        <w:t xml:space="preserve"> </w:t>
      </w:r>
      <w:r w:rsidRPr="001421E2">
        <w:rPr>
          <w:rFonts w:ascii="Arial" w:hAnsi="Arial" w:cs="Arial"/>
          <w:color w:val="000000" w:themeColor="text1"/>
        </w:rPr>
        <w:t xml:space="preserve">most </w:t>
      </w:r>
      <w:r w:rsidR="00A36622">
        <w:rPr>
          <w:rFonts w:ascii="Arial" w:hAnsi="Arial" w:cs="Arial"/>
          <w:color w:val="000000" w:themeColor="text1"/>
        </w:rPr>
        <w:t>useful</w:t>
      </w:r>
      <w:r w:rsidRPr="001421E2">
        <w:rPr>
          <w:rFonts w:ascii="Arial" w:hAnsi="Arial" w:cs="Arial"/>
          <w:color w:val="000000" w:themeColor="text1"/>
        </w:rPr>
        <w:t xml:space="preserve"> </w:t>
      </w:r>
      <w:r w:rsidR="00A36622">
        <w:rPr>
          <w:rFonts w:ascii="Arial" w:hAnsi="Arial" w:cs="Arial"/>
          <w:color w:val="000000" w:themeColor="text1"/>
        </w:rPr>
        <w:t xml:space="preserve">to </w:t>
      </w:r>
      <w:r w:rsidR="002A326A">
        <w:rPr>
          <w:rFonts w:ascii="Arial" w:hAnsi="Arial" w:cs="Arial"/>
          <w:color w:val="000000" w:themeColor="text1"/>
        </w:rPr>
        <w:t>identify</w:t>
      </w:r>
      <w:r w:rsidRPr="001421E2">
        <w:rPr>
          <w:rFonts w:ascii="Arial" w:hAnsi="Arial" w:cs="Arial"/>
          <w:color w:val="000000" w:themeColor="text1"/>
        </w:rPr>
        <w:t xml:space="preserve"> the different </w:t>
      </w:r>
      <w:r w:rsidR="00A36622">
        <w:rPr>
          <w:rFonts w:ascii="Arial" w:hAnsi="Arial" w:cs="Arial"/>
          <w:color w:val="000000" w:themeColor="text1"/>
        </w:rPr>
        <w:t>symptom classes</w:t>
      </w:r>
      <w:r w:rsidRPr="001421E2">
        <w:rPr>
          <w:rFonts w:ascii="Arial" w:hAnsi="Arial" w:cs="Arial"/>
          <w:color w:val="000000" w:themeColor="text1"/>
        </w:rPr>
        <w:t xml:space="preserve"> (Fig</w:t>
      </w:r>
      <w:r w:rsidR="00A36622">
        <w:rPr>
          <w:rFonts w:ascii="Arial" w:hAnsi="Arial" w:cs="Arial"/>
          <w:color w:val="000000" w:themeColor="text1"/>
        </w:rPr>
        <w:t>.</w:t>
      </w:r>
      <w:r w:rsidRPr="001421E2">
        <w:rPr>
          <w:rFonts w:ascii="Arial" w:hAnsi="Arial" w:cs="Arial"/>
          <w:color w:val="000000" w:themeColor="text1"/>
        </w:rPr>
        <w:t xml:space="preserve"> </w:t>
      </w:r>
      <w:hyperlink w:anchor="_bookmark81" w:history="1">
        <w:r w:rsidR="002F738D">
          <w:rPr>
            <w:rFonts w:ascii="Arial" w:hAnsi="Arial" w:cs="Arial"/>
            <w:color w:val="000000" w:themeColor="text1"/>
          </w:rPr>
          <w:t>7</w:t>
        </w:r>
      </w:hyperlink>
      <w:r w:rsidRPr="001421E2">
        <w:rPr>
          <w:rFonts w:ascii="Arial" w:hAnsi="Arial" w:cs="Arial"/>
          <w:color w:val="000000" w:themeColor="text1"/>
        </w:rPr>
        <w:t>).</w:t>
      </w:r>
      <w:r w:rsidRPr="001421E2">
        <w:rPr>
          <w:rFonts w:ascii="Arial" w:hAnsi="Arial" w:cs="Arial"/>
          <w:color w:val="000000" w:themeColor="text1"/>
          <w:spacing w:val="38"/>
        </w:rPr>
        <w:t xml:space="preserve"> </w:t>
      </w:r>
      <w:r w:rsidRPr="001421E2">
        <w:rPr>
          <w:rFonts w:ascii="Arial" w:hAnsi="Arial" w:cs="Arial"/>
          <w:color w:val="000000" w:themeColor="text1"/>
        </w:rPr>
        <w:t xml:space="preserve">For </w:t>
      </w:r>
      <w:r w:rsidRPr="001421E2">
        <w:rPr>
          <w:rFonts w:ascii="Arial" w:hAnsi="Arial" w:cs="Arial"/>
          <w:color w:val="000000" w:themeColor="text1"/>
          <w:w w:val="95"/>
        </w:rPr>
        <w:t xml:space="preserve">the non-inoculated </w:t>
      </w:r>
      <w:r w:rsidR="00400698">
        <w:rPr>
          <w:rFonts w:ascii="Arial" w:hAnsi="Arial" w:cs="Arial"/>
          <w:color w:val="000000" w:themeColor="text1"/>
          <w:w w:val="95"/>
        </w:rPr>
        <w:t xml:space="preserve">leaves in the </w:t>
      </w:r>
      <w:r w:rsidRPr="001421E2">
        <w:rPr>
          <w:rFonts w:ascii="Arial" w:hAnsi="Arial" w:cs="Arial"/>
          <w:color w:val="000000" w:themeColor="text1"/>
          <w:w w:val="95"/>
        </w:rPr>
        <w:t xml:space="preserve">CLS </w:t>
      </w:r>
      <w:r w:rsidR="00400698">
        <w:rPr>
          <w:rFonts w:ascii="Arial" w:hAnsi="Arial" w:cs="Arial"/>
          <w:color w:val="000000" w:themeColor="text1"/>
          <w:w w:val="95"/>
        </w:rPr>
        <w:t>group</w:t>
      </w:r>
      <w:r w:rsidRPr="001421E2">
        <w:rPr>
          <w:rFonts w:ascii="Arial" w:hAnsi="Arial" w:cs="Arial"/>
          <w:color w:val="000000" w:themeColor="text1"/>
          <w:w w:val="95"/>
        </w:rPr>
        <w:t xml:space="preserve">, wavelengths </w:t>
      </w:r>
      <w:r w:rsidR="00400698">
        <w:rPr>
          <w:rFonts w:ascii="Arial" w:hAnsi="Arial" w:cs="Arial"/>
          <w:color w:val="000000" w:themeColor="text1"/>
          <w:w w:val="95"/>
        </w:rPr>
        <w:t>between</w:t>
      </w:r>
      <w:r w:rsidR="00400698" w:rsidRPr="001421E2">
        <w:rPr>
          <w:rFonts w:ascii="Arial" w:hAnsi="Arial" w:cs="Arial"/>
          <w:color w:val="000000" w:themeColor="text1"/>
          <w:w w:val="95"/>
        </w:rPr>
        <w:t xml:space="preserve"> </w:t>
      </w:r>
      <w:r w:rsidRPr="001421E2">
        <w:rPr>
          <w:rFonts w:ascii="Arial" w:hAnsi="Arial" w:cs="Arial"/>
          <w:color w:val="000000" w:themeColor="text1"/>
          <w:w w:val="95"/>
        </w:rPr>
        <w:t xml:space="preserve">250 </w:t>
      </w:r>
      <w:r w:rsidR="00400698">
        <w:rPr>
          <w:rFonts w:ascii="Arial" w:hAnsi="Arial" w:cs="Arial"/>
          <w:color w:val="000000" w:themeColor="text1"/>
          <w:w w:val="95"/>
        </w:rPr>
        <w:t>and</w:t>
      </w:r>
      <w:r w:rsidR="00400698" w:rsidRPr="001421E2">
        <w:rPr>
          <w:rFonts w:ascii="Arial" w:hAnsi="Arial" w:cs="Arial"/>
          <w:color w:val="000000" w:themeColor="text1"/>
          <w:w w:val="95"/>
        </w:rPr>
        <w:t xml:space="preserve"> </w:t>
      </w:r>
      <w:r w:rsidRPr="001421E2">
        <w:rPr>
          <w:rFonts w:ascii="Arial" w:hAnsi="Arial" w:cs="Arial"/>
          <w:color w:val="000000" w:themeColor="text1"/>
          <w:w w:val="95"/>
        </w:rPr>
        <w:t xml:space="preserve">350 nm </w:t>
      </w:r>
      <w:r w:rsidR="00400698">
        <w:rPr>
          <w:rFonts w:ascii="Arial" w:hAnsi="Arial" w:cs="Arial"/>
          <w:color w:val="000000" w:themeColor="text1"/>
          <w:w w:val="95"/>
        </w:rPr>
        <w:t>had a high value</w:t>
      </w:r>
      <w:r w:rsidRPr="001421E2">
        <w:rPr>
          <w:rFonts w:ascii="Arial" w:hAnsi="Arial" w:cs="Arial"/>
          <w:color w:val="000000" w:themeColor="text1"/>
          <w:w w:val="95"/>
        </w:rPr>
        <w:t xml:space="preserve"> </w:t>
      </w:r>
      <w:r w:rsidR="00400698">
        <w:rPr>
          <w:rFonts w:ascii="Arial" w:hAnsi="Arial" w:cs="Arial"/>
          <w:color w:val="000000" w:themeColor="text1"/>
          <w:w w:val="95"/>
        </w:rPr>
        <w:t>(</w:t>
      </w:r>
      <w:r w:rsidRPr="001421E2">
        <w:rPr>
          <w:rFonts w:ascii="Arial" w:hAnsi="Arial" w:cs="Arial"/>
          <w:color w:val="000000" w:themeColor="text1"/>
          <w:w w:val="95"/>
        </w:rPr>
        <w:t>100%</w:t>
      </w:r>
      <w:r w:rsidR="00400698">
        <w:rPr>
          <w:rFonts w:ascii="Arial" w:hAnsi="Arial" w:cs="Arial"/>
          <w:color w:val="000000" w:themeColor="text1"/>
          <w:w w:val="95"/>
        </w:rPr>
        <w:t>)</w:t>
      </w:r>
      <w:r w:rsidRPr="001421E2">
        <w:rPr>
          <w:rFonts w:ascii="Arial" w:hAnsi="Arial" w:cs="Arial"/>
          <w:color w:val="000000" w:themeColor="text1"/>
          <w:w w:val="95"/>
        </w:rPr>
        <w:t xml:space="preserve">, while </w:t>
      </w:r>
      <w:r w:rsidR="00400698">
        <w:rPr>
          <w:rFonts w:ascii="Arial" w:hAnsi="Arial" w:cs="Arial"/>
          <w:color w:val="000000" w:themeColor="text1"/>
          <w:w w:val="95"/>
        </w:rPr>
        <w:t xml:space="preserve">leaves with </w:t>
      </w:r>
      <w:r w:rsidRPr="001421E2">
        <w:rPr>
          <w:rFonts w:ascii="Arial" w:hAnsi="Arial" w:cs="Arial"/>
          <w:color w:val="000000" w:themeColor="text1"/>
          <w:w w:val="95"/>
        </w:rPr>
        <w:t xml:space="preserve">young symptoms of CLS </w:t>
      </w:r>
      <w:r w:rsidR="00400698">
        <w:rPr>
          <w:rFonts w:ascii="Arial" w:hAnsi="Arial" w:cs="Arial"/>
          <w:color w:val="000000" w:themeColor="text1"/>
          <w:w w:val="95"/>
        </w:rPr>
        <w:t>were characterized by wavelengths</w:t>
      </w:r>
      <w:r w:rsidRPr="001421E2">
        <w:rPr>
          <w:rFonts w:ascii="Arial" w:hAnsi="Arial" w:cs="Arial"/>
          <w:color w:val="000000" w:themeColor="text1"/>
          <w:w w:val="95"/>
        </w:rPr>
        <w:t xml:space="preserve"> </w:t>
      </w:r>
      <w:r w:rsidR="00400698">
        <w:rPr>
          <w:rFonts w:ascii="Arial" w:hAnsi="Arial" w:cs="Arial"/>
          <w:color w:val="000000" w:themeColor="text1"/>
          <w:w w:val="95"/>
        </w:rPr>
        <w:t>of</w:t>
      </w:r>
      <w:r w:rsidRPr="001421E2">
        <w:rPr>
          <w:rFonts w:ascii="Arial" w:hAnsi="Arial" w:cs="Arial"/>
          <w:color w:val="000000" w:themeColor="text1"/>
          <w:w w:val="95"/>
        </w:rPr>
        <w:t xml:space="preserve"> 400 </w:t>
      </w:r>
      <w:r w:rsidRPr="001421E2">
        <w:rPr>
          <w:rFonts w:ascii="Arial" w:hAnsi="Arial" w:cs="Arial"/>
          <w:color w:val="000000" w:themeColor="text1"/>
        </w:rPr>
        <w:t>nm</w:t>
      </w:r>
      <w:r w:rsidR="00400698">
        <w:rPr>
          <w:rFonts w:ascii="Arial" w:hAnsi="Arial" w:cs="Arial"/>
          <w:color w:val="000000" w:themeColor="text1"/>
        </w:rPr>
        <w:t xml:space="preserve"> or more</w:t>
      </w:r>
      <w:r w:rsidRPr="001421E2">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In</w:t>
      </w:r>
      <w:r w:rsidRPr="001421E2">
        <w:rPr>
          <w:rFonts w:ascii="Arial" w:hAnsi="Arial" w:cs="Arial"/>
          <w:color w:val="000000" w:themeColor="text1"/>
          <w:spacing w:val="-2"/>
        </w:rPr>
        <w:t xml:space="preserve"> </w:t>
      </w:r>
      <w:r w:rsidRPr="001421E2">
        <w:rPr>
          <w:rFonts w:ascii="Arial" w:hAnsi="Arial" w:cs="Arial"/>
          <w:color w:val="000000" w:themeColor="text1"/>
        </w:rPr>
        <w:t xml:space="preserve">contrast, </w:t>
      </w:r>
      <w:r w:rsidR="00C15F76">
        <w:rPr>
          <w:rFonts w:ascii="Arial" w:hAnsi="Arial" w:cs="Arial"/>
          <w:color w:val="000000" w:themeColor="text1"/>
        </w:rPr>
        <w:t xml:space="preserve">leaves with </w:t>
      </w:r>
      <w:r w:rsidRPr="001421E2">
        <w:rPr>
          <w:rFonts w:ascii="Arial" w:hAnsi="Arial" w:cs="Arial"/>
          <w:color w:val="000000" w:themeColor="text1"/>
        </w:rPr>
        <w:t>mid-age</w:t>
      </w:r>
      <w:r w:rsidRPr="001421E2">
        <w:rPr>
          <w:rFonts w:ascii="Arial" w:hAnsi="Arial" w:cs="Arial"/>
          <w:color w:val="000000" w:themeColor="text1"/>
          <w:spacing w:val="-2"/>
        </w:rPr>
        <w:t xml:space="preserve"> </w:t>
      </w:r>
      <w:r w:rsidRPr="001421E2">
        <w:rPr>
          <w:rFonts w:ascii="Arial" w:hAnsi="Arial" w:cs="Arial"/>
          <w:color w:val="000000" w:themeColor="text1"/>
        </w:rPr>
        <w:t>symptoms</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CLS</w:t>
      </w:r>
      <w:r w:rsidRPr="001421E2">
        <w:rPr>
          <w:rFonts w:ascii="Arial" w:hAnsi="Arial" w:cs="Arial"/>
          <w:color w:val="000000" w:themeColor="text1"/>
          <w:spacing w:val="-2"/>
        </w:rPr>
        <w:t xml:space="preserve"> </w:t>
      </w:r>
      <w:r w:rsidR="00C15F76">
        <w:rPr>
          <w:rFonts w:ascii="Arial" w:hAnsi="Arial" w:cs="Arial"/>
          <w:color w:val="000000" w:themeColor="text1"/>
          <w:spacing w:val="-2"/>
        </w:rPr>
        <w:t xml:space="preserve">were </w:t>
      </w:r>
      <w:r w:rsidR="00C15F76">
        <w:rPr>
          <w:rFonts w:ascii="Arial" w:hAnsi="Arial" w:cs="Arial"/>
          <w:color w:val="000000" w:themeColor="text1"/>
        </w:rPr>
        <w:t xml:space="preserve">associated with </w:t>
      </w:r>
      <w:r w:rsidRPr="001421E2">
        <w:rPr>
          <w:rFonts w:ascii="Arial" w:hAnsi="Arial" w:cs="Arial"/>
          <w:color w:val="000000" w:themeColor="text1"/>
        </w:rPr>
        <w:t>values</w:t>
      </w:r>
      <w:r w:rsidRPr="001421E2">
        <w:rPr>
          <w:rFonts w:ascii="Arial" w:hAnsi="Arial" w:cs="Arial"/>
          <w:color w:val="000000" w:themeColor="text1"/>
          <w:spacing w:val="-9"/>
        </w:rPr>
        <w:t xml:space="preserve"> </w:t>
      </w:r>
      <w:r w:rsidRPr="001421E2">
        <w:rPr>
          <w:rFonts w:ascii="Arial" w:hAnsi="Arial" w:cs="Arial"/>
          <w:color w:val="000000" w:themeColor="text1"/>
        </w:rPr>
        <w:t>of</w:t>
      </w:r>
      <w:r w:rsidRPr="001421E2">
        <w:rPr>
          <w:rFonts w:ascii="Arial" w:hAnsi="Arial" w:cs="Arial"/>
          <w:color w:val="000000" w:themeColor="text1"/>
          <w:spacing w:val="-9"/>
        </w:rPr>
        <w:t xml:space="preserve"> </w:t>
      </w:r>
      <w:r w:rsidRPr="001421E2">
        <w:rPr>
          <w:rFonts w:ascii="Arial" w:hAnsi="Arial" w:cs="Arial"/>
          <w:color w:val="000000" w:themeColor="text1"/>
        </w:rPr>
        <w:t>60%</w:t>
      </w:r>
      <w:r w:rsidRPr="001421E2">
        <w:rPr>
          <w:rFonts w:ascii="Arial" w:hAnsi="Arial" w:cs="Arial"/>
          <w:color w:val="000000" w:themeColor="text1"/>
          <w:spacing w:val="-9"/>
        </w:rPr>
        <w:t xml:space="preserve"> </w:t>
      </w:r>
      <w:r w:rsidR="00C15F76">
        <w:rPr>
          <w:rFonts w:ascii="Arial" w:hAnsi="Arial" w:cs="Arial"/>
          <w:color w:val="000000" w:themeColor="text1"/>
          <w:spacing w:val="-9"/>
        </w:rPr>
        <w:t xml:space="preserve">at wavelengths </w:t>
      </w:r>
      <w:r w:rsidRPr="001421E2">
        <w:rPr>
          <w:rFonts w:ascii="Arial" w:hAnsi="Arial" w:cs="Arial"/>
          <w:color w:val="000000" w:themeColor="text1"/>
        </w:rPr>
        <w:t>from</w:t>
      </w:r>
      <w:r w:rsidRPr="001421E2">
        <w:rPr>
          <w:rFonts w:ascii="Arial" w:hAnsi="Arial" w:cs="Arial"/>
          <w:color w:val="000000" w:themeColor="text1"/>
          <w:spacing w:val="-9"/>
        </w:rPr>
        <w:t xml:space="preserve"> </w:t>
      </w:r>
      <w:r w:rsidRPr="001421E2">
        <w:rPr>
          <w:rFonts w:ascii="Arial" w:hAnsi="Arial" w:cs="Arial"/>
          <w:color w:val="000000" w:themeColor="text1"/>
        </w:rPr>
        <w:t>250</w:t>
      </w:r>
      <w:r w:rsidRPr="001421E2">
        <w:rPr>
          <w:rFonts w:ascii="Arial" w:hAnsi="Arial" w:cs="Arial"/>
          <w:color w:val="000000" w:themeColor="text1"/>
          <w:spacing w:val="-9"/>
        </w:rPr>
        <w:t xml:space="preserve"> </w:t>
      </w:r>
      <w:r w:rsidRPr="001421E2">
        <w:rPr>
          <w:rFonts w:ascii="Arial" w:hAnsi="Arial" w:cs="Arial"/>
          <w:color w:val="000000" w:themeColor="text1"/>
        </w:rPr>
        <w:t>to</w:t>
      </w:r>
      <w:r w:rsidRPr="001421E2">
        <w:rPr>
          <w:rFonts w:ascii="Arial" w:hAnsi="Arial" w:cs="Arial"/>
          <w:color w:val="000000" w:themeColor="text1"/>
          <w:spacing w:val="-9"/>
        </w:rPr>
        <w:t xml:space="preserve"> </w:t>
      </w:r>
      <w:r w:rsidRPr="001421E2">
        <w:rPr>
          <w:rFonts w:ascii="Arial" w:hAnsi="Arial" w:cs="Arial"/>
          <w:color w:val="000000" w:themeColor="text1"/>
        </w:rPr>
        <w:t>300</w:t>
      </w:r>
      <w:r w:rsidRPr="001421E2">
        <w:rPr>
          <w:rFonts w:ascii="Arial" w:hAnsi="Arial" w:cs="Arial"/>
          <w:color w:val="000000" w:themeColor="text1"/>
          <w:spacing w:val="-9"/>
        </w:rPr>
        <w:t xml:space="preserve"> </w:t>
      </w:r>
      <w:r w:rsidRPr="001421E2">
        <w:rPr>
          <w:rFonts w:ascii="Arial" w:hAnsi="Arial" w:cs="Arial"/>
          <w:color w:val="000000" w:themeColor="text1"/>
        </w:rPr>
        <w:t>nm</w:t>
      </w:r>
      <w:r w:rsidR="00C15F76">
        <w:rPr>
          <w:rFonts w:ascii="Arial" w:hAnsi="Arial" w:cs="Arial"/>
          <w:color w:val="000000" w:themeColor="text1"/>
        </w:rPr>
        <w:t xml:space="preserve">, but </w:t>
      </w:r>
      <w:r w:rsidR="00C15F76">
        <w:rPr>
          <w:rFonts w:ascii="Arial" w:hAnsi="Arial" w:cs="Arial"/>
          <w:color w:val="000000" w:themeColor="text1"/>
          <w:spacing w:val="-9"/>
        </w:rPr>
        <w:t xml:space="preserve">only </w:t>
      </w:r>
      <w:r w:rsidRPr="001421E2">
        <w:rPr>
          <w:rFonts w:ascii="Arial" w:hAnsi="Arial" w:cs="Arial"/>
          <w:color w:val="000000" w:themeColor="text1"/>
        </w:rPr>
        <w:t>10%</w:t>
      </w:r>
      <w:r w:rsidRPr="001421E2">
        <w:rPr>
          <w:rFonts w:ascii="Arial" w:hAnsi="Arial" w:cs="Arial"/>
          <w:color w:val="000000" w:themeColor="text1"/>
          <w:spacing w:val="-9"/>
        </w:rPr>
        <w:t xml:space="preserve"> </w:t>
      </w:r>
      <w:r w:rsidRPr="001421E2">
        <w:rPr>
          <w:rFonts w:ascii="Arial" w:hAnsi="Arial" w:cs="Arial"/>
          <w:color w:val="000000" w:themeColor="text1"/>
        </w:rPr>
        <w:t>at</w:t>
      </w:r>
      <w:r w:rsidRPr="001421E2">
        <w:rPr>
          <w:rFonts w:ascii="Arial" w:hAnsi="Arial" w:cs="Arial"/>
          <w:color w:val="000000" w:themeColor="text1"/>
          <w:spacing w:val="-9"/>
        </w:rPr>
        <w:t xml:space="preserve"> </w:t>
      </w:r>
      <w:r w:rsidR="00C15F76">
        <w:rPr>
          <w:rFonts w:ascii="Arial" w:hAnsi="Arial" w:cs="Arial"/>
          <w:color w:val="000000" w:themeColor="text1"/>
          <w:spacing w:val="-9"/>
        </w:rPr>
        <w:t xml:space="preserve">wavelengths of </w:t>
      </w:r>
      <w:r w:rsidRPr="001421E2">
        <w:rPr>
          <w:rFonts w:ascii="Arial" w:hAnsi="Arial" w:cs="Arial"/>
          <w:color w:val="000000" w:themeColor="text1"/>
        </w:rPr>
        <w:t>420</w:t>
      </w:r>
      <w:r w:rsidRPr="001421E2">
        <w:rPr>
          <w:rFonts w:ascii="Arial" w:hAnsi="Arial" w:cs="Arial"/>
          <w:color w:val="000000" w:themeColor="text1"/>
          <w:spacing w:val="-9"/>
        </w:rPr>
        <w:t xml:space="preserve"> </w:t>
      </w:r>
      <w:r w:rsidRPr="001421E2">
        <w:rPr>
          <w:rFonts w:ascii="Arial" w:hAnsi="Arial" w:cs="Arial"/>
          <w:color w:val="000000" w:themeColor="text1"/>
        </w:rPr>
        <w:t>to</w:t>
      </w:r>
      <w:r w:rsidRPr="001421E2">
        <w:rPr>
          <w:rFonts w:ascii="Arial" w:hAnsi="Arial" w:cs="Arial"/>
          <w:color w:val="000000" w:themeColor="text1"/>
          <w:spacing w:val="-9"/>
        </w:rPr>
        <w:t xml:space="preserve"> </w:t>
      </w:r>
      <w:r w:rsidRPr="001421E2">
        <w:rPr>
          <w:rFonts w:ascii="Arial" w:hAnsi="Arial" w:cs="Arial"/>
          <w:color w:val="000000" w:themeColor="text1"/>
        </w:rPr>
        <w:t>430</w:t>
      </w:r>
      <w:r w:rsidRPr="001421E2">
        <w:rPr>
          <w:rFonts w:ascii="Arial" w:hAnsi="Arial" w:cs="Arial"/>
          <w:color w:val="000000" w:themeColor="text1"/>
          <w:spacing w:val="-9"/>
        </w:rPr>
        <w:t xml:space="preserve"> </w:t>
      </w:r>
      <w:r w:rsidRPr="001421E2">
        <w:rPr>
          <w:rFonts w:ascii="Arial" w:hAnsi="Arial" w:cs="Arial"/>
          <w:color w:val="000000" w:themeColor="text1"/>
        </w:rPr>
        <w:t xml:space="preserve">nm. </w:t>
      </w:r>
      <w:proofErr w:type="gramStart"/>
      <w:r w:rsidRPr="001421E2">
        <w:rPr>
          <w:rFonts w:ascii="Arial" w:hAnsi="Arial" w:cs="Arial"/>
          <w:color w:val="000000" w:themeColor="text1"/>
        </w:rPr>
        <w:t>Similar to</w:t>
      </w:r>
      <w:proofErr w:type="gramEnd"/>
      <w:r w:rsidRPr="001421E2">
        <w:rPr>
          <w:rFonts w:ascii="Arial" w:hAnsi="Arial" w:cs="Arial"/>
          <w:color w:val="000000" w:themeColor="text1"/>
          <w:spacing w:val="13"/>
        </w:rPr>
        <w:t xml:space="preserve"> </w:t>
      </w:r>
      <w:r w:rsidR="00C15F76">
        <w:rPr>
          <w:rFonts w:ascii="Arial" w:hAnsi="Arial" w:cs="Arial"/>
          <w:color w:val="000000" w:themeColor="text1"/>
        </w:rPr>
        <w:t xml:space="preserve">leaves with young symptoms, </w:t>
      </w:r>
      <w:r w:rsidR="00C15F76">
        <w:rPr>
          <w:rFonts w:ascii="Arial" w:hAnsi="Arial" w:cs="Arial"/>
          <w:color w:val="000000" w:themeColor="text1"/>
          <w:spacing w:val="13"/>
        </w:rPr>
        <w:t>leaves with</w:t>
      </w:r>
      <w:r w:rsidR="002A326A">
        <w:rPr>
          <w:rFonts w:ascii="Arial" w:hAnsi="Arial" w:cs="Arial"/>
          <w:color w:val="000000" w:themeColor="text1"/>
          <w:spacing w:val="13"/>
        </w:rPr>
        <w:t xml:space="preserve"> </w:t>
      </w:r>
      <w:r w:rsidRPr="001421E2">
        <w:rPr>
          <w:rFonts w:ascii="Arial" w:hAnsi="Arial" w:cs="Arial"/>
          <w:color w:val="000000" w:themeColor="text1"/>
        </w:rPr>
        <w:t>mature</w:t>
      </w:r>
      <w:r w:rsidRPr="001421E2">
        <w:rPr>
          <w:rFonts w:ascii="Arial" w:hAnsi="Arial" w:cs="Arial"/>
          <w:color w:val="000000" w:themeColor="text1"/>
          <w:spacing w:val="13"/>
        </w:rPr>
        <w:t xml:space="preserve"> </w:t>
      </w:r>
      <w:r w:rsidRPr="001421E2">
        <w:rPr>
          <w:rFonts w:ascii="Arial" w:hAnsi="Arial" w:cs="Arial"/>
          <w:color w:val="000000" w:themeColor="text1"/>
        </w:rPr>
        <w:t>CLS</w:t>
      </w:r>
      <w:r w:rsidRPr="001421E2">
        <w:rPr>
          <w:rFonts w:ascii="Arial" w:hAnsi="Arial" w:cs="Arial"/>
          <w:color w:val="000000" w:themeColor="text1"/>
          <w:spacing w:val="13"/>
        </w:rPr>
        <w:t xml:space="preserve"> </w:t>
      </w:r>
      <w:r w:rsidRPr="001421E2">
        <w:rPr>
          <w:rFonts w:ascii="Arial" w:hAnsi="Arial" w:cs="Arial"/>
          <w:color w:val="000000" w:themeColor="text1"/>
        </w:rPr>
        <w:t>symptoms</w:t>
      </w:r>
      <w:r w:rsidRPr="001421E2">
        <w:rPr>
          <w:rFonts w:ascii="Arial" w:hAnsi="Arial" w:cs="Arial"/>
          <w:color w:val="000000" w:themeColor="text1"/>
          <w:spacing w:val="14"/>
        </w:rPr>
        <w:t xml:space="preserve"> </w:t>
      </w:r>
      <w:r w:rsidR="00C15F76">
        <w:rPr>
          <w:rFonts w:ascii="Arial" w:hAnsi="Arial" w:cs="Arial"/>
          <w:color w:val="000000" w:themeColor="text1"/>
        </w:rPr>
        <w:t>were characterized by high values</w:t>
      </w:r>
      <w:r w:rsidRPr="001421E2">
        <w:rPr>
          <w:rFonts w:ascii="Arial" w:hAnsi="Arial" w:cs="Arial"/>
          <w:color w:val="000000" w:themeColor="text1"/>
        </w:rPr>
        <w:t xml:space="preserve"> at </w:t>
      </w:r>
      <w:r w:rsidR="00C15F76">
        <w:rPr>
          <w:rFonts w:ascii="Arial" w:hAnsi="Arial" w:cs="Arial"/>
          <w:color w:val="000000" w:themeColor="text1"/>
        </w:rPr>
        <w:t xml:space="preserve">wavelengths of </w:t>
      </w:r>
      <w:r w:rsidRPr="001421E2">
        <w:rPr>
          <w:rFonts w:ascii="Arial" w:hAnsi="Arial" w:cs="Arial"/>
          <w:color w:val="000000" w:themeColor="text1"/>
        </w:rPr>
        <w:t>450 nm</w:t>
      </w:r>
      <w:r w:rsidR="00C15F76">
        <w:rPr>
          <w:rFonts w:ascii="Arial" w:hAnsi="Arial" w:cs="Arial"/>
          <w:color w:val="000000" w:themeColor="text1"/>
        </w:rPr>
        <w:t xml:space="preserve"> </w:t>
      </w:r>
      <w:r w:rsidR="00C15F76">
        <w:rPr>
          <w:rFonts w:ascii="Arial" w:hAnsi="Arial" w:cs="Arial"/>
          <w:color w:val="000000" w:themeColor="text1"/>
        </w:rPr>
        <w:lastRenderedPageBreak/>
        <w:t>or more</w:t>
      </w:r>
      <w:r w:rsidRPr="001421E2">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 xml:space="preserve">For non-inoculated </w:t>
      </w:r>
      <w:r w:rsidR="00231B2E">
        <w:rPr>
          <w:rFonts w:ascii="Arial" w:hAnsi="Arial" w:cs="Arial"/>
          <w:color w:val="000000" w:themeColor="text1"/>
        </w:rPr>
        <w:t xml:space="preserve">leaves in the </w:t>
      </w:r>
      <w:r w:rsidRPr="001421E2">
        <w:rPr>
          <w:rFonts w:ascii="Arial" w:hAnsi="Arial" w:cs="Arial"/>
          <w:color w:val="000000" w:themeColor="text1"/>
        </w:rPr>
        <w:t xml:space="preserve">BR </w:t>
      </w:r>
      <w:r w:rsidR="00231B2E">
        <w:rPr>
          <w:rFonts w:ascii="Arial" w:hAnsi="Arial" w:cs="Arial"/>
          <w:color w:val="000000" w:themeColor="text1"/>
        </w:rPr>
        <w:t>group</w:t>
      </w:r>
      <w:r w:rsidRPr="001421E2">
        <w:rPr>
          <w:rFonts w:ascii="Arial" w:hAnsi="Arial" w:cs="Arial"/>
          <w:color w:val="000000" w:themeColor="text1"/>
        </w:rPr>
        <w:t xml:space="preserve">, the </w:t>
      </w:r>
      <w:r w:rsidRPr="001421E2">
        <w:rPr>
          <w:rFonts w:ascii="Arial" w:hAnsi="Arial" w:cs="Arial"/>
          <w:color w:val="000000" w:themeColor="text1"/>
          <w:spacing w:val="-2"/>
        </w:rPr>
        <w:t>importance</w:t>
      </w:r>
      <w:r w:rsidRPr="001421E2">
        <w:rPr>
          <w:rFonts w:ascii="Arial" w:hAnsi="Arial" w:cs="Arial"/>
          <w:color w:val="000000" w:themeColor="text1"/>
          <w:spacing w:val="-12"/>
        </w:rPr>
        <w:t xml:space="preserve"> </w:t>
      </w:r>
      <w:r w:rsidR="00231B2E">
        <w:rPr>
          <w:rFonts w:ascii="Arial" w:hAnsi="Arial" w:cs="Arial"/>
          <w:color w:val="000000" w:themeColor="text1"/>
          <w:spacing w:val="-12"/>
        </w:rPr>
        <w:t xml:space="preserve">of the wavelength </w:t>
      </w:r>
      <w:r w:rsidRPr="001421E2">
        <w:rPr>
          <w:rFonts w:ascii="Arial" w:hAnsi="Arial" w:cs="Arial"/>
          <w:color w:val="000000" w:themeColor="text1"/>
          <w:spacing w:val="-2"/>
        </w:rPr>
        <w:t>decreased</w:t>
      </w:r>
      <w:r w:rsidRPr="001421E2">
        <w:rPr>
          <w:rFonts w:ascii="Arial" w:hAnsi="Arial" w:cs="Arial"/>
          <w:color w:val="000000" w:themeColor="text1"/>
          <w:spacing w:val="-12"/>
        </w:rPr>
        <w:t xml:space="preserve"> </w:t>
      </w:r>
      <w:r w:rsidRPr="001421E2">
        <w:rPr>
          <w:rFonts w:ascii="Arial" w:hAnsi="Arial" w:cs="Arial"/>
          <w:color w:val="000000" w:themeColor="text1"/>
          <w:spacing w:val="-2"/>
        </w:rPr>
        <w:t>from</w:t>
      </w:r>
      <w:r w:rsidRPr="001421E2">
        <w:rPr>
          <w:rFonts w:ascii="Arial" w:hAnsi="Arial" w:cs="Arial"/>
          <w:color w:val="000000" w:themeColor="text1"/>
          <w:spacing w:val="-12"/>
        </w:rPr>
        <w:t xml:space="preserve"> </w:t>
      </w:r>
      <w:r w:rsidRPr="001421E2">
        <w:rPr>
          <w:rFonts w:ascii="Arial" w:hAnsi="Arial" w:cs="Arial"/>
          <w:color w:val="000000" w:themeColor="text1"/>
          <w:spacing w:val="-2"/>
        </w:rPr>
        <w:t>250</w:t>
      </w:r>
      <w:r w:rsidRPr="001421E2">
        <w:rPr>
          <w:rFonts w:ascii="Arial" w:hAnsi="Arial" w:cs="Arial"/>
          <w:color w:val="000000" w:themeColor="text1"/>
          <w:spacing w:val="-12"/>
        </w:rPr>
        <w:t xml:space="preserve"> </w:t>
      </w:r>
      <w:r w:rsidRPr="001421E2">
        <w:rPr>
          <w:rFonts w:ascii="Arial" w:hAnsi="Arial" w:cs="Arial"/>
          <w:color w:val="000000" w:themeColor="text1"/>
          <w:spacing w:val="-2"/>
        </w:rPr>
        <w:t>nm</w:t>
      </w:r>
      <w:r w:rsidRPr="001421E2">
        <w:rPr>
          <w:rFonts w:ascii="Arial" w:hAnsi="Arial" w:cs="Arial"/>
          <w:color w:val="000000" w:themeColor="text1"/>
          <w:spacing w:val="-12"/>
        </w:rPr>
        <w:t xml:space="preserve"> </w:t>
      </w:r>
      <w:r w:rsidR="00231B2E">
        <w:rPr>
          <w:rFonts w:ascii="Arial" w:hAnsi="Arial" w:cs="Arial"/>
          <w:color w:val="000000" w:themeColor="text1"/>
          <w:spacing w:val="-12"/>
        </w:rPr>
        <w:t>(</w:t>
      </w:r>
      <w:r w:rsidRPr="001421E2">
        <w:rPr>
          <w:rFonts w:ascii="Arial" w:hAnsi="Arial" w:cs="Arial"/>
          <w:color w:val="000000" w:themeColor="text1"/>
          <w:spacing w:val="-2"/>
        </w:rPr>
        <w:t>80%</w:t>
      </w:r>
      <w:r w:rsidR="00231B2E">
        <w:rPr>
          <w:rFonts w:ascii="Arial" w:hAnsi="Arial" w:cs="Arial"/>
          <w:color w:val="000000" w:themeColor="text1"/>
          <w:spacing w:val="-2"/>
        </w:rPr>
        <w:t>)</w:t>
      </w:r>
      <w:r w:rsidRPr="001421E2">
        <w:rPr>
          <w:rFonts w:ascii="Arial" w:hAnsi="Arial" w:cs="Arial"/>
          <w:color w:val="000000" w:themeColor="text1"/>
          <w:spacing w:val="-12"/>
        </w:rPr>
        <w:t xml:space="preserve"> </w:t>
      </w:r>
      <w:r w:rsidR="00231B2E">
        <w:rPr>
          <w:rFonts w:ascii="Arial" w:hAnsi="Arial" w:cs="Arial"/>
          <w:color w:val="000000" w:themeColor="text1"/>
          <w:spacing w:val="-2"/>
        </w:rPr>
        <w:t>to</w:t>
      </w:r>
      <w:r w:rsidR="00231B2E" w:rsidRPr="001421E2">
        <w:rPr>
          <w:rFonts w:ascii="Arial" w:hAnsi="Arial" w:cs="Arial"/>
          <w:color w:val="000000" w:themeColor="text1"/>
          <w:spacing w:val="-12"/>
        </w:rPr>
        <w:t xml:space="preserve"> </w:t>
      </w:r>
      <w:r w:rsidR="001B738B">
        <w:rPr>
          <w:rFonts w:ascii="Arial" w:hAnsi="Arial" w:cs="Arial"/>
          <w:color w:val="000000" w:themeColor="text1"/>
          <w:spacing w:val="-12"/>
        </w:rPr>
        <w:t xml:space="preserve">11% at </w:t>
      </w:r>
      <w:r w:rsidRPr="001421E2">
        <w:rPr>
          <w:rFonts w:ascii="Arial" w:hAnsi="Arial" w:cs="Arial"/>
          <w:color w:val="000000" w:themeColor="text1"/>
          <w:spacing w:val="-2"/>
        </w:rPr>
        <w:t>500</w:t>
      </w:r>
      <w:r w:rsidRPr="001421E2">
        <w:rPr>
          <w:rFonts w:ascii="Arial" w:hAnsi="Arial" w:cs="Arial"/>
          <w:color w:val="000000" w:themeColor="text1"/>
          <w:spacing w:val="-12"/>
        </w:rPr>
        <w:t xml:space="preserve"> </w:t>
      </w:r>
      <w:r w:rsidRPr="001421E2">
        <w:rPr>
          <w:rFonts w:ascii="Arial" w:hAnsi="Arial" w:cs="Arial"/>
          <w:color w:val="000000" w:themeColor="text1"/>
          <w:spacing w:val="-2"/>
        </w:rPr>
        <w:t>nm.</w:t>
      </w:r>
      <w:r w:rsidRPr="001421E2">
        <w:rPr>
          <w:rFonts w:ascii="Arial" w:hAnsi="Arial" w:cs="Arial"/>
          <w:color w:val="000000" w:themeColor="text1"/>
          <w:spacing w:val="9"/>
        </w:rPr>
        <w:t xml:space="preserve"> </w:t>
      </w:r>
      <w:r w:rsidR="006B795F">
        <w:rPr>
          <w:rFonts w:ascii="Arial" w:hAnsi="Arial" w:cs="Arial"/>
          <w:color w:val="000000" w:themeColor="text1"/>
          <w:spacing w:val="9"/>
        </w:rPr>
        <w:t>Leaves with y</w:t>
      </w:r>
      <w:r w:rsidRPr="001421E2">
        <w:rPr>
          <w:rFonts w:ascii="Arial" w:hAnsi="Arial" w:cs="Arial"/>
          <w:color w:val="000000" w:themeColor="text1"/>
          <w:spacing w:val="-2"/>
        </w:rPr>
        <w:t>oung</w:t>
      </w:r>
      <w:r w:rsidRPr="001421E2">
        <w:rPr>
          <w:rFonts w:ascii="Arial" w:hAnsi="Arial" w:cs="Arial"/>
          <w:color w:val="000000" w:themeColor="text1"/>
          <w:spacing w:val="-12"/>
        </w:rPr>
        <w:t xml:space="preserve"> </w:t>
      </w:r>
      <w:r w:rsidRPr="001421E2">
        <w:rPr>
          <w:rFonts w:ascii="Arial" w:hAnsi="Arial" w:cs="Arial"/>
          <w:color w:val="000000" w:themeColor="text1"/>
          <w:spacing w:val="-2"/>
        </w:rPr>
        <w:t>and</w:t>
      </w:r>
      <w:r w:rsidRPr="001421E2">
        <w:rPr>
          <w:rFonts w:ascii="Arial" w:hAnsi="Arial" w:cs="Arial"/>
          <w:color w:val="000000" w:themeColor="text1"/>
          <w:spacing w:val="-12"/>
        </w:rPr>
        <w:t xml:space="preserve"> </w:t>
      </w:r>
      <w:r w:rsidRPr="001421E2">
        <w:rPr>
          <w:rFonts w:ascii="Arial" w:hAnsi="Arial" w:cs="Arial"/>
          <w:color w:val="000000" w:themeColor="text1"/>
          <w:spacing w:val="-2"/>
        </w:rPr>
        <w:t>mid-age</w:t>
      </w:r>
      <w:r w:rsidRPr="001421E2">
        <w:rPr>
          <w:rFonts w:ascii="Arial" w:hAnsi="Arial" w:cs="Arial"/>
          <w:color w:val="000000" w:themeColor="text1"/>
          <w:spacing w:val="-12"/>
        </w:rPr>
        <w:t xml:space="preserve"> </w:t>
      </w:r>
      <w:r w:rsidRPr="001421E2">
        <w:rPr>
          <w:rFonts w:ascii="Arial" w:hAnsi="Arial" w:cs="Arial"/>
          <w:color w:val="000000" w:themeColor="text1"/>
          <w:spacing w:val="-2"/>
        </w:rPr>
        <w:t xml:space="preserve">symptoms </w:t>
      </w:r>
      <w:r w:rsidRPr="001421E2">
        <w:rPr>
          <w:rFonts w:ascii="Arial" w:hAnsi="Arial" w:cs="Arial"/>
          <w:color w:val="000000" w:themeColor="text1"/>
        </w:rPr>
        <w:t>of</w:t>
      </w:r>
      <w:r w:rsidRPr="001421E2">
        <w:rPr>
          <w:rFonts w:ascii="Arial" w:hAnsi="Arial" w:cs="Arial"/>
          <w:color w:val="000000" w:themeColor="text1"/>
          <w:spacing w:val="-12"/>
        </w:rPr>
        <w:t xml:space="preserve"> </w:t>
      </w:r>
      <w:r w:rsidRPr="001421E2">
        <w:rPr>
          <w:rFonts w:ascii="Arial" w:hAnsi="Arial" w:cs="Arial"/>
          <w:color w:val="000000" w:themeColor="text1"/>
        </w:rPr>
        <w:t>BR</w:t>
      </w:r>
      <w:r w:rsidRPr="001421E2">
        <w:rPr>
          <w:rFonts w:ascii="Arial" w:hAnsi="Arial" w:cs="Arial"/>
          <w:color w:val="000000" w:themeColor="text1"/>
          <w:spacing w:val="-12"/>
        </w:rPr>
        <w:t xml:space="preserve"> </w:t>
      </w:r>
      <w:r w:rsidR="006B795F">
        <w:rPr>
          <w:rFonts w:ascii="Arial" w:hAnsi="Arial" w:cs="Arial"/>
          <w:color w:val="000000" w:themeColor="text1"/>
        </w:rPr>
        <w:t>had</w:t>
      </w:r>
      <w:r w:rsidR="006B795F" w:rsidRPr="001421E2">
        <w:rPr>
          <w:rFonts w:ascii="Arial" w:hAnsi="Arial" w:cs="Arial"/>
          <w:color w:val="000000" w:themeColor="text1"/>
          <w:spacing w:val="-12"/>
        </w:rPr>
        <w:t xml:space="preserve"> </w:t>
      </w:r>
      <w:r w:rsidRPr="001421E2">
        <w:rPr>
          <w:rFonts w:ascii="Arial" w:hAnsi="Arial" w:cs="Arial"/>
          <w:color w:val="000000" w:themeColor="text1"/>
        </w:rPr>
        <w:t>high</w:t>
      </w:r>
      <w:r w:rsidRPr="001421E2">
        <w:rPr>
          <w:rFonts w:ascii="Arial" w:hAnsi="Arial" w:cs="Arial"/>
          <w:color w:val="000000" w:themeColor="text1"/>
          <w:spacing w:val="-12"/>
        </w:rPr>
        <w:t xml:space="preserve"> </w:t>
      </w:r>
      <w:r w:rsidRPr="001421E2">
        <w:rPr>
          <w:rFonts w:ascii="Arial" w:hAnsi="Arial" w:cs="Arial"/>
          <w:color w:val="000000" w:themeColor="text1"/>
        </w:rPr>
        <w:t>values</w:t>
      </w:r>
      <w:r w:rsidRPr="001421E2">
        <w:rPr>
          <w:rFonts w:ascii="Arial" w:hAnsi="Arial" w:cs="Arial"/>
          <w:color w:val="000000" w:themeColor="text1"/>
          <w:spacing w:val="-12"/>
        </w:rPr>
        <w:t xml:space="preserve"> </w:t>
      </w:r>
      <w:r w:rsidR="006B795F">
        <w:rPr>
          <w:rFonts w:ascii="Arial" w:hAnsi="Arial" w:cs="Arial"/>
          <w:color w:val="000000" w:themeColor="text1"/>
          <w:spacing w:val="-12"/>
        </w:rPr>
        <w:t xml:space="preserve">with wavelengths </w:t>
      </w:r>
      <w:r w:rsidRPr="001421E2">
        <w:rPr>
          <w:rFonts w:ascii="Arial" w:hAnsi="Arial" w:cs="Arial"/>
          <w:color w:val="000000" w:themeColor="text1"/>
        </w:rPr>
        <w:t>from</w:t>
      </w:r>
      <w:r w:rsidRPr="001421E2">
        <w:rPr>
          <w:rFonts w:ascii="Arial" w:hAnsi="Arial" w:cs="Arial"/>
          <w:color w:val="000000" w:themeColor="text1"/>
          <w:spacing w:val="-12"/>
        </w:rPr>
        <w:t xml:space="preserve"> </w:t>
      </w:r>
      <w:r w:rsidRPr="001421E2">
        <w:rPr>
          <w:rFonts w:ascii="Arial" w:hAnsi="Arial" w:cs="Arial"/>
          <w:color w:val="000000" w:themeColor="text1"/>
        </w:rPr>
        <w:t>320</w:t>
      </w:r>
      <w:r w:rsidRPr="001421E2">
        <w:rPr>
          <w:rFonts w:ascii="Arial" w:hAnsi="Arial" w:cs="Arial"/>
          <w:color w:val="000000" w:themeColor="text1"/>
          <w:spacing w:val="-12"/>
        </w:rPr>
        <w:t xml:space="preserve"> </w:t>
      </w:r>
      <w:r w:rsidR="006B795F">
        <w:rPr>
          <w:rFonts w:ascii="Arial" w:hAnsi="Arial" w:cs="Arial"/>
          <w:color w:val="000000" w:themeColor="text1"/>
        </w:rPr>
        <w:t>to</w:t>
      </w:r>
      <w:r w:rsidRPr="001421E2">
        <w:rPr>
          <w:rFonts w:ascii="Arial" w:hAnsi="Arial" w:cs="Arial"/>
          <w:color w:val="000000" w:themeColor="text1"/>
          <w:spacing w:val="-12"/>
        </w:rPr>
        <w:t xml:space="preserve"> </w:t>
      </w:r>
      <w:r w:rsidRPr="001421E2">
        <w:rPr>
          <w:rFonts w:ascii="Arial" w:hAnsi="Arial" w:cs="Arial"/>
          <w:color w:val="000000" w:themeColor="text1"/>
        </w:rPr>
        <w:t>410</w:t>
      </w:r>
      <w:r w:rsidRPr="001421E2">
        <w:rPr>
          <w:rFonts w:ascii="Arial" w:hAnsi="Arial" w:cs="Arial"/>
          <w:color w:val="000000" w:themeColor="text1"/>
          <w:spacing w:val="-12"/>
        </w:rPr>
        <w:t xml:space="preserve"> </w:t>
      </w:r>
      <w:r w:rsidRPr="001421E2">
        <w:rPr>
          <w:rFonts w:ascii="Arial" w:hAnsi="Arial" w:cs="Arial"/>
          <w:color w:val="000000" w:themeColor="text1"/>
        </w:rPr>
        <w:t>nm</w:t>
      </w:r>
      <w:r w:rsidRPr="001421E2">
        <w:rPr>
          <w:rFonts w:ascii="Arial" w:hAnsi="Arial" w:cs="Arial"/>
          <w:color w:val="000000" w:themeColor="text1"/>
          <w:spacing w:val="-12"/>
        </w:rPr>
        <w:t xml:space="preserve"> </w:t>
      </w:r>
      <w:r w:rsidR="006B795F">
        <w:rPr>
          <w:rFonts w:ascii="Arial" w:hAnsi="Arial" w:cs="Arial"/>
          <w:color w:val="000000" w:themeColor="text1"/>
          <w:spacing w:val="-12"/>
        </w:rPr>
        <w:t>(</w:t>
      </w:r>
      <w:r w:rsidR="006B795F">
        <w:rPr>
          <w:rFonts w:ascii="Arial" w:hAnsi="Arial" w:cs="Arial"/>
          <w:color w:val="000000" w:themeColor="text1"/>
        </w:rPr>
        <w:t>almost</w:t>
      </w:r>
      <w:r w:rsidRPr="001421E2">
        <w:rPr>
          <w:rFonts w:ascii="Arial" w:hAnsi="Arial" w:cs="Arial"/>
          <w:color w:val="000000" w:themeColor="text1"/>
          <w:spacing w:val="-12"/>
        </w:rPr>
        <w:t xml:space="preserve"> </w:t>
      </w:r>
      <w:r w:rsidRPr="001421E2">
        <w:rPr>
          <w:rFonts w:ascii="Arial" w:hAnsi="Arial" w:cs="Arial"/>
          <w:color w:val="000000" w:themeColor="text1"/>
        </w:rPr>
        <w:t>100%</w:t>
      </w:r>
      <w:r w:rsidR="006B795F">
        <w:rPr>
          <w:rFonts w:ascii="Arial" w:hAnsi="Arial" w:cs="Arial"/>
          <w:color w:val="000000" w:themeColor="text1"/>
        </w:rPr>
        <w:t>)</w:t>
      </w:r>
      <w:r w:rsidRPr="001421E2">
        <w:rPr>
          <w:rFonts w:ascii="Arial" w:hAnsi="Arial" w:cs="Arial"/>
          <w:color w:val="000000" w:themeColor="text1"/>
        </w:rPr>
        <w:t>.</w:t>
      </w:r>
      <w:r w:rsidRPr="001421E2">
        <w:rPr>
          <w:rFonts w:ascii="Arial" w:hAnsi="Arial" w:cs="Arial"/>
          <w:color w:val="000000" w:themeColor="text1"/>
          <w:spacing w:val="11"/>
        </w:rPr>
        <w:t xml:space="preserve"> </w:t>
      </w:r>
      <w:r w:rsidR="006B795F">
        <w:rPr>
          <w:rFonts w:ascii="Arial" w:hAnsi="Arial" w:cs="Arial"/>
          <w:color w:val="000000" w:themeColor="text1"/>
          <w:spacing w:val="11"/>
        </w:rPr>
        <w:t>Leaves with m</w:t>
      </w:r>
      <w:r w:rsidRPr="001421E2">
        <w:rPr>
          <w:rFonts w:ascii="Arial" w:hAnsi="Arial" w:cs="Arial"/>
          <w:color w:val="000000" w:themeColor="text1"/>
        </w:rPr>
        <w:t>ature</w:t>
      </w:r>
      <w:r w:rsidRPr="001421E2">
        <w:rPr>
          <w:rFonts w:ascii="Arial" w:hAnsi="Arial" w:cs="Arial"/>
          <w:color w:val="000000" w:themeColor="text1"/>
          <w:spacing w:val="-12"/>
        </w:rPr>
        <w:t xml:space="preserve"> </w:t>
      </w:r>
      <w:r w:rsidRPr="001421E2">
        <w:rPr>
          <w:rFonts w:ascii="Arial" w:hAnsi="Arial" w:cs="Arial"/>
          <w:color w:val="000000" w:themeColor="text1"/>
        </w:rPr>
        <w:t xml:space="preserve">symptoms </w:t>
      </w:r>
      <w:r w:rsidRPr="001421E2">
        <w:rPr>
          <w:rFonts w:ascii="Arial" w:hAnsi="Arial" w:cs="Arial"/>
          <w:color w:val="000000" w:themeColor="text1"/>
          <w:spacing w:val="-2"/>
        </w:rPr>
        <w:t>of</w:t>
      </w:r>
      <w:r w:rsidRPr="001421E2">
        <w:rPr>
          <w:rFonts w:ascii="Arial" w:hAnsi="Arial" w:cs="Arial"/>
          <w:color w:val="000000" w:themeColor="text1"/>
          <w:spacing w:val="-9"/>
        </w:rPr>
        <w:t xml:space="preserve"> </w:t>
      </w:r>
      <w:r w:rsidRPr="001421E2">
        <w:rPr>
          <w:rFonts w:ascii="Arial" w:hAnsi="Arial" w:cs="Arial"/>
          <w:color w:val="000000" w:themeColor="text1"/>
          <w:spacing w:val="-2"/>
        </w:rPr>
        <w:t>BR</w:t>
      </w:r>
      <w:r w:rsidRPr="001421E2">
        <w:rPr>
          <w:rFonts w:ascii="Arial" w:hAnsi="Arial" w:cs="Arial"/>
          <w:color w:val="000000" w:themeColor="text1"/>
          <w:spacing w:val="-9"/>
        </w:rPr>
        <w:t xml:space="preserve"> </w:t>
      </w:r>
      <w:r w:rsidR="002A326A">
        <w:rPr>
          <w:rFonts w:ascii="Arial" w:hAnsi="Arial" w:cs="Arial"/>
          <w:color w:val="000000" w:themeColor="text1"/>
          <w:spacing w:val="-2"/>
        </w:rPr>
        <w:t>had</w:t>
      </w:r>
      <w:r w:rsidRPr="001421E2">
        <w:rPr>
          <w:rFonts w:ascii="Arial" w:hAnsi="Arial" w:cs="Arial"/>
          <w:color w:val="000000" w:themeColor="text1"/>
          <w:spacing w:val="-9"/>
        </w:rPr>
        <w:t xml:space="preserve"> </w:t>
      </w:r>
      <w:r w:rsidR="002A326A">
        <w:rPr>
          <w:rFonts w:ascii="Arial" w:hAnsi="Arial" w:cs="Arial"/>
          <w:color w:val="000000" w:themeColor="text1"/>
          <w:spacing w:val="-9"/>
        </w:rPr>
        <w:t xml:space="preserve">values of </w:t>
      </w:r>
      <w:r w:rsidRPr="001421E2">
        <w:rPr>
          <w:rFonts w:ascii="Arial" w:hAnsi="Arial" w:cs="Arial"/>
          <w:color w:val="000000" w:themeColor="text1"/>
          <w:spacing w:val="-2"/>
        </w:rPr>
        <w:t>60%</w:t>
      </w:r>
      <w:r w:rsidRPr="001421E2">
        <w:rPr>
          <w:rFonts w:ascii="Arial" w:hAnsi="Arial" w:cs="Arial"/>
          <w:color w:val="000000" w:themeColor="text1"/>
          <w:spacing w:val="-9"/>
        </w:rPr>
        <w:t xml:space="preserve"> </w:t>
      </w:r>
      <w:r w:rsidR="002A326A">
        <w:rPr>
          <w:rFonts w:ascii="Arial" w:hAnsi="Arial" w:cs="Arial"/>
          <w:color w:val="000000" w:themeColor="text1"/>
          <w:spacing w:val="-2"/>
        </w:rPr>
        <w:t>between</w:t>
      </w:r>
      <w:r w:rsidR="002A326A" w:rsidRPr="001421E2">
        <w:rPr>
          <w:rFonts w:ascii="Arial" w:hAnsi="Arial" w:cs="Arial"/>
          <w:color w:val="000000" w:themeColor="text1"/>
          <w:spacing w:val="-9"/>
        </w:rPr>
        <w:t xml:space="preserve"> </w:t>
      </w:r>
      <w:r w:rsidRPr="001421E2">
        <w:rPr>
          <w:rFonts w:ascii="Arial" w:hAnsi="Arial" w:cs="Arial"/>
          <w:color w:val="000000" w:themeColor="text1"/>
          <w:spacing w:val="-2"/>
        </w:rPr>
        <w:t>250</w:t>
      </w:r>
      <w:r w:rsidRPr="001421E2">
        <w:rPr>
          <w:rFonts w:ascii="Arial" w:hAnsi="Arial" w:cs="Arial"/>
          <w:color w:val="000000" w:themeColor="text1"/>
          <w:spacing w:val="-9"/>
        </w:rPr>
        <w:t xml:space="preserve"> </w:t>
      </w:r>
      <w:r w:rsidR="002A326A">
        <w:rPr>
          <w:rFonts w:ascii="Arial" w:hAnsi="Arial" w:cs="Arial"/>
          <w:color w:val="000000" w:themeColor="text1"/>
          <w:spacing w:val="-2"/>
        </w:rPr>
        <w:t>and</w:t>
      </w:r>
      <w:r w:rsidR="002A326A" w:rsidRPr="001421E2">
        <w:rPr>
          <w:rFonts w:ascii="Arial" w:hAnsi="Arial" w:cs="Arial"/>
          <w:color w:val="000000" w:themeColor="text1"/>
          <w:spacing w:val="-9"/>
        </w:rPr>
        <w:t xml:space="preserve"> </w:t>
      </w:r>
      <w:r w:rsidRPr="001421E2">
        <w:rPr>
          <w:rFonts w:ascii="Arial" w:hAnsi="Arial" w:cs="Arial"/>
          <w:color w:val="000000" w:themeColor="text1"/>
          <w:spacing w:val="-2"/>
        </w:rPr>
        <w:t>400</w:t>
      </w:r>
      <w:r w:rsidRPr="001421E2">
        <w:rPr>
          <w:rFonts w:ascii="Arial" w:hAnsi="Arial" w:cs="Arial"/>
          <w:color w:val="000000" w:themeColor="text1"/>
          <w:spacing w:val="-9"/>
        </w:rPr>
        <w:t xml:space="preserve"> </w:t>
      </w:r>
      <w:r w:rsidRPr="001421E2">
        <w:rPr>
          <w:rFonts w:ascii="Arial" w:hAnsi="Arial" w:cs="Arial"/>
          <w:color w:val="000000" w:themeColor="text1"/>
          <w:spacing w:val="-2"/>
        </w:rPr>
        <w:t>nm</w:t>
      </w:r>
      <w:r w:rsidR="002A326A">
        <w:rPr>
          <w:rFonts w:ascii="Arial" w:hAnsi="Arial" w:cs="Arial"/>
          <w:color w:val="000000" w:themeColor="text1"/>
          <w:spacing w:val="-2"/>
        </w:rPr>
        <w:t>, above which the importance of the wavelengths decreased to</w:t>
      </w:r>
      <w:r w:rsidRPr="001421E2">
        <w:rPr>
          <w:rFonts w:ascii="Arial" w:hAnsi="Arial" w:cs="Arial"/>
          <w:color w:val="000000" w:themeColor="text1"/>
        </w:rPr>
        <w:t xml:space="preserve"> </w:t>
      </w:r>
      <w:r w:rsidR="001B738B">
        <w:rPr>
          <w:rFonts w:ascii="Arial" w:hAnsi="Arial" w:cs="Arial"/>
          <w:color w:val="000000" w:themeColor="text1"/>
        </w:rPr>
        <w:t xml:space="preserve">0% at </w:t>
      </w:r>
      <w:r w:rsidRPr="001421E2">
        <w:rPr>
          <w:rFonts w:ascii="Arial" w:hAnsi="Arial" w:cs="Arial"/>
          <w:color w:val="000000" w:themeColor="text1"/>
        </w:rPr>
        <w:t>480 nm.</w:t>
      </w:r>
    </w:p>
    <w:p w14:paraId="61BCE317" w14:textId="5BB55F8C"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w w:val="95"/>
        </w:rPr>
        <w:t>The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prediction</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accuracy</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9"/>
          <w:w w:val="95"/>
        </w:rPr>
        <w:t xml:space="preserve"> </w:t>
      </w:r>
      <w:r w:rsidR="007217F7">
        <w:rPr>
          <w:rFonts w:ascii="Arial" w:hAnsi="Arial" w:cs="Arial"/>
          <w:color w:val="000000" w:themeColor="text1"/>
          <w:spacing w:val="-9"/>
          <w:w w:val="95"/>
        </w:rPr>
        <w:t xml:space="preserve">the </w:t>
      </w:r>
      <w:r w:rsidRPr="001421E2">
        <w:rPr>
          <w:rFonts w:ascii="Arial" w:hAnsi="Arial" w:cs="Arial"/>
          <w:color w:val="000000" w:themeColor="text1"/>
          <w:w w:val="95"/>
        </w:rPr>
        <w:t>metabolites</w:t>
      </w:r>
      <w:r w:rsidRPr="001421E2">
        <w:rPr>
          <w:rFonts w:ascii="Arial" w:hAnsi="Arial" w:cs="Arial"/>
          <w:color w:val="000000" w:themeColor="text1"/>
          <w:spacing w:val="-9"/>
          <w:w w:val="95"/>
        </w:rPr>
        <w:t xml:space="preserve"> </w:t>
      </w:r>
      <w:r w:rsidR="007217F7">
        <w:rPr>
          <w:rFonts w:ascii="Arial" w:hAnsi="Arial" w:cs="Arial"/>
          <w:color w:val="000000" w:themeColor="text1"/>
          <w:spacing w:val="-9"/>
          <w:w w:val="95"/>
        </w:rPr>
        <w:t xml:space="preserve">based on the </w:t>
      </w:r>
      <w:r w:rsidRPr="001421E2">
        <w:rPr>
          <w:rFonts w:ascii="Arial" w:hAnsi="Arial" w:cs="Arial"/>
          <w:color w:val="000000" w:themeColor="text1"/>
          <w:w w:val="95"/>
        </w:rPr>
        <w:t>HS</w:t>
      </w:r>
      <w:r w:rsidR="007217F7">
        <w:rPr>
          <w:rFonts w:ascii="Arial" w:hAnsi="Arial" w:cs="Arial"/>
          <w:color w:val="000000" w:themeColor="text1"/>
          <w:w w:val="95"/>
        </w:rPr>
        <w:t>I</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data</w:t>
      </w:r>
      <w:r w:rsidRPr="001421E2">
        <w:rPr>
          <w:rFonts w:ascii="Arial" w:hAnsi="Arial" w:cs="Arial"/>
          <w:color w:val="000000" w:themeColor="text1"/>
          <w:spacing w:val="-10"/>
          <w:w w:val="95"/>
        </w:rPr>
        <w:t xml:space="preserve"> </w:t>
      </w:r>
      <w:r w:rsidR="007217F7">
        <w:rPr>
          <w:rFonts w:ascii="Arial" w:hAnsi="Arial" w:cs="Arial"/>
          <w:color w:val="000000" w:themeColor="text1"/>
          <w:spacing w:val="-10"/>
          <w:w w:val="95"/>
        </w:rPr>
        <w:t xml:space="preserve">using the </w:t>
      </w:r>
      <w:r w:rsidRPr="001421E2">
        <w:rPr>
          <w:rFonts w:ascii="Arial" w:hAnsi="Arial" w:cs="Arial"/>
          <w:color w:val="000000" w:themeColor="text1"/>
          <w:w w:val="95"/>
        </w:rPr>
        <w:t>different</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regression</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models</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ranged from</w:t>
      </w:r>
      <w:r w:rsidRPr="001421E2">
        <w:rPr>
          <w:rFonts w:ascii="Arial" w:hAnsi="Arial" w:cs="Arial"/>
          <w:color w:val="000000" w:themeColor="text1"/>
          <w:spacing w:val="-6"/>
          <w:w w:val="95"/>
        </w:rPr>
        <w:t xml:space="preserve"> </w:t>
      </w:r>
      <w:r w:rsidR="007217F7">
        <w:rPr>
          <w:rFonts w:ascii="Arial" w:hAnsi="Arial" w:cs="Arial"/>
          <w:color w:val="000000" w:themeColor="text1"/>
          <w:spacing w:val="-6"/>
          <w:w w:val="95"/>
        </w:rPr>
        <w:t>weak to strong based on the coefficient of determination (</w:t>
      </w:r>
      <w:r w:rsidRPr="001421E2">
        <w:rPr>
          <w:rFonts w:ascii="Arial" w:hAnsi="Arial" w:cs="Arial"/>
          <w:color w:val="000000" w:themeColor="text1"/>
          <w:w w:val="95"/>
        </w:rPr>
        <w:t>R</w:t>
      </w:r>
      <w:r w:rsidRPr="001421E2">
        <w:rPr>
          <w:rFonts w:ascii="Arial" w:hAnsi="Arial" w:cs="Arial"/>
          <w:color w:val="000000" w:themeColor="text1"/>
          <w:w w:val="95"/>
          <w:position w:val="9"/>
        </w:rPr>
        <w:t>2</w:t>
      </w:r>
      <w:r w:rsidRPr="001421E2">
        <w:rPr>
          <w:rFonts w:ascii="Arial" w:hAnsi="Arial" w:cs="Arial"/>
          <w:color w:val="000000" w:themeColor="text1"/>
          <w:spacing w:val="20"/>
          <w:position w:val="9"/>
        </w:rPr>
        <w:t xml:space="preserve"> </w:t>
      </w:r>
      <w:r w:rsidR="007217F7">
        <w:rPr>
          <w:rFonts w:ascii="Arial" w:hAnsi="Arial" w:cs="Arial"/>
          <w:color w:val="000000" w:themeColor="text1"/>
          <w:w w:val="95"/>
        </w:rPr>
        <w:t>=</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0.23</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0.89</w:t>
      </w:r>
      <w:r w:rsidR="007217F7">
        <w:rPr>
          <w:rFonts w:ascii="Arial" w:hAnsi="Arial" w:cs="Arial"/>
          <w:color w:val="000000" w:themeColor="text1"/>
          <w:w w:val="95"/>
        </w:rPr>
        <w:t>)</w:t>
      </w:r>
      <w:r w:rsidRPr="001421E2">
        <w:rPr>
          <w:rFonts w:ascii="Arial" w:hAnsi="Arial" w:cs="Arial"/>
          <w:color w:val="000000" w:themeColor="text1"/>
          <w:w w:val="95"/>
        </w:rPr>
        <w:t>.</w:t>
      </w:r>
      <w:r w:rsidRPr="001421E2">
        <w:rPr>
          <w:rFonts w:ascii="Arial" w:hAnsi="Arial" w:cs="Arial"/>
          <w:color w:val="000000" w:themeColor="text1"/>
          <w:spacing w:val="28"/>
        </w:rPr>
        <w:t xml:space="preserve"> </w:t>
      </w:r>
      <w:r w:rsidR="007217F7">
        <w:rPr>
          <w:rFonts w:ascii="Arial" w:hAnsi="Arial" w:cs="Arial"/>
          <w:color w:val="000000" w:themeColor="text1"/>
          <w:spacing w:val="28"/>
        </w:rPr>
        <w:t xml:space="preserve">The </w:t>
      </w:r>
      <w:proofErr w:type="spellStart"/>
      <w:r w:rsidRPr="001421E2">
        <w:rPr>
          <w:rFonts w:ascii="Arial" w:hAnsi="Arial" w:cs="Arial"/>
          <w:color w:val="000000" w:themeColor="text1"/>
          <w:w w:val="95"/>
        </w:rPr>
        <w:t>rF</w:t>
      </w:r>
      <w:proofErr w:type="spellEnd"/>
      <w:r w:rsidRPr="001421E2">
        <w:rPr>
          <w:rFonts w:ascii="Arial" w:hAnsi="Arial" w:cs="Arial"/>
          <w:color w:val="000000" w:themeColor="text1"/>
          <w:spacing w:val="-6"/>
          <w:w w:val="95"/>
        </w:rPr>
        <w:t xml:space="preserve"> </w:t>
      </w:r>
      <w:r w:rsidRPr="001421E2">
        <w:rPr>
          <w:rFonts w:ascii="Arial" w:hAnsi="Arial" w:cs="Arial"/>
          <w:color w:val="000000" w:themeColor="text1"/>
          <w:w w:val="95"/>
        </w:rPr>
        <w:t>regression</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achieved</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highest</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accuracy</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while</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6"/>
          <w:w w:val="95"/>
        </w:rPr>
        <w:t xml:space="preserve"> </w:t>
      </w:r>
      <w:r w:rsidR="007217F7">
        <w:rPr>
          <w:rFonts w:ascii="Arial" w:hAnsi="Arial" w:cs="Arial"/>
          <w:color w:val="000000" w:themeColor="text1"/>
          <w:w w:val="95"/>
        </w:rPr>
        <w:t>least</w:t>
      </w:r>
      <w:r w:rsidR="007217F7" w:rsidRPr="001421E2">
        <w:rPr>
          <w:rFonts w:ascii="Arial" w:hAnsi="Arial" w:cs="Arial"/>
          <w:color w:val="000000" w:themeColor="text1"/>
          <w:spacing w:val="-6"/>
          <w:w w:val="95"/>
        </w:rPr>
        <w:t xml:space="preserve"> </w:t>
      </w:r>
      <w:r w:rsidRPr="001421E2">
        <w:rPr>
          <w:rFonts w:ascii="Arial" w:hAnsi="Arial" w:cs="Arial"/>
          <w:color w:val="000000" w:themeColor="text1"/>
          <w:w w:val="95"/>
        </w:rPr>
        <w:t>accura</w:t>
      </w:r>
      <w:r w:rsidR="007217F7">
        <w:rPr>
          <w:rFonts w:ascii="Arial" w:hAnsi="Arial" w:cs="Arial"/>
          <w:color w:val="000000" w:themeColor="text1"/>
          <w:w w:val="95"/>
        </w:rPr>
        <w:t>te method was the</w:t>
      </w:r>
      <w:r w:rsidRPr="001421E2">
        <w:rPr>
          <w:rFonts w:ascii="Arial" w:hAnsi="Arial" w:cs="Arial"/>
          <w:color w:val="000000" w:themeColor="text1"/>
        </w:rPr>
        <w:t xml:space="preserve"> PLSR. Root Mean Square Error </w:t>
      </w:r>
      <w:r w:rsidR="007217F7">
        <w:rPr>
          <w:rFonts w:ascii="Arial" w:hAnsi="Arial" w:cs="Arial"/>
          <w:color w:val="000000" w:themeColor="text1"/>
        </w:rPr>
        <w:t xml:space="preserve">values </w:t>
      </w:r>
      <w:r w:rsidRPr="001421E2">
        <w:rPr>
          <w:rFonts w:ascii="Arial" w:hAnsi="Arial" w:cs="Arial"/>
          <w:color w:val="000000" w:themeColor="text1"/>
        </w:rPr>
        <w:t>ranged from 0.21 to 4.12.</w:t>
      </w:r>
      <w:r w:rsidRPr="001421E2">
        <w:rPr>
          <w:rFonts w:ascii="Arial" w:hAnsi="Arial" w:cs="Arial"/>
          <w:color w:val="000000" w:themeColor="text1"/>
          <w:spacing w:val="40"/>
        </w:rPr>
        <w:t xml:space="preserve"> </w:t>
      </w:r>
      <w:r w:rsidRPr="001421E2">
        <w:rPr>
          <w:rFonts w:ascii="Arial" w:hAnsi="Arial" w:cs="Arial"/>
          <w:color w:val="000000" w:themeColor="text1"/>
        </w:rPr>
        <w:t xml:space="preserve">For both </w:t>
      </w:r>
      <w:r w:rsidRPr="001421E2">
        <w:rPr>
          <w:rFonts w:ascii="Arial" w:hAnsi="Arial" w:cs="Arial"/>
          <w:color w:val="000000" w:themeColor="text1"/>
          <w:spacing w:val="-2"/>
        </w:rPr>
        <w:t xml:space="preserve">diseases, </w:t>
      </w:r>
      <w:r w:rsidR="007217F7">
        <w:rPr>
          <w:rFonts w:ascii="Arial" w:hAnsi="Arial" w:cs="Arial"/>
          <w:color w:val="000000" w:themeColor="text1"/>
          <w:spacing w:val="-2"/>
        </w:rPr>
        <w:t xml:space="preserve">the least accurate </w:t>
      </w:r>
      <w:r w:rsidRPr="001421E2">
        <w:rPr>
          <w:rFonts w:ascii="Arial" w:hAnsi="Arial" w:cs="Arial"/>
          <w:color w:val="000000" w:themeColor="text1"/>
          <w:spacing w:val="-2"/>
        </w:rPr>
        <w:t xml:space="preserve">prediction was </w:t>
      </w:r>
      <w:r w:rsidR="007217F7">
        <w:rPr>
          <w:rFonts w:ascii="Arial" w:hAnsi="Arial" w:cs="Arial"/>
          <w:color w:val="000000" w:themeColor="text1"/>
          <w:spacing w:val="-2"/>
        </w:rPr>
        <w:t>that for the</w:t>
      </w:r>
      <w:r w:rsidRPr="001421E2">
        <w:rPr>
          <w:rFonts w:ascii="Arial" w:hAnsi="Arial" w:cs="Arial"/>
          <w:color w:val="000000" w:themeColor="text1"/>
          <w:spacing w:val="-2"/>
        </w:rPr>
        <w:t xml:space="preserve"> carotenoids (Table </w:t>
      </w:r>
      <w:hyperlink w:anchor="_bookmark82" w:history="1">
        <w:r w:rsidRPr="001421E2">
          <w:rPr>
            <w:rFonts w:ascii="Arial" w:hAnsi="Arial" w:cs="Arial"/>
            <w:color w:val="000000" w:themeColor="text1"/>
            <w:spacing w:val="-2"/>
          </w:rPr>
          <w:t>1).</w:t>
        </w:r>
      </w:hyperlink>
    </w:p>
    <w:p w14:paraId="5FBE795F" w14:textId="2660D195" w:rsidR="00AC04B3" w:rsidRPr="001421E2" w:rsidRDefault="00AC04B3" w:rsidP="00F81C5B">
      <w:pPr>
        <w:spacing w:line="480" w:lineRule="auto"/>
        <w:jc w:val="both"/>
        <w:rPr>
          <w:rFonts w:ascii="Arial" w:hAnsi="Arial" w:cs="Arial"/>
          <w:color w:val="000000" w:themeColor="text1"/>
        </w:rPr>
      </w:pPr>
    </w:p>
    <w:p w14:paraId="48DE3E72" w14:textId="30B903B9" w:rsidR="00AC04B3" w:rsidRPr="001421E2" w:rsidRDefault="00113952" w:rsidP="00F81C5B">
      <w:pPr>
        <w:spacing w:line="480" w:lineRule="auto"/>
        <w:jc w:val="both"/>
        <w:rPr>
          <w:rFonts w:ascii="Arial" w:hAnsi="Arial" w:cs="Arial"/>
          <w:color w:val="000000" w:themeColor="text1"/>
        </w:rPr>
      </w:pPr>
      <w:r w:rsidRPr="001421E2">
        <w:rPr>
          <w:rFonts w:ascii="Arial" w:hAnsi="Arial" w:cs="Arial"/>
          <w:noProof/>
          <w:color w:val="000000" w:themeColor="text1"/>
          <w:lang w:val="de-DE" w:eastAsia="de-DE"/>
        </w:rPr>
        <w:drawing>
          <wp:anchor distT="0" distB="0" distL="0" distR="0" simplePos="0" relativeHeight="251656704" behindDoc="0" locked="0" layoutInCell="1" allowOverlap="1" wp14:anchorId="0D3DFA39" wp14:editId="5D235D24">
            <wp:simplePos x="0" y="0"/>
            <wp:positionH relativeFrom="margin">
              <wp:align>left</wp:align>
            </wp:positionH>
            <wp:positionV relativeFrom="paragraph">
              <wp:posOffset>0</wp:posOffset>
            </wp:positionV>
            <wp:extent cx="5602224" cy="3038856"/>
            <wp:effectExtent l="0" t="0" r="0"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602224" cy="3038856"/>
                    </a:xfrm>
                    <a:prstGeom prst="rect">
                      <a:avLst/>
                    </a:prstGeom>
                  </pic:spPr>
                </pic:pic>
              </a:graphicData>
            </a:graphic>
          </wp:anchor>
        </w:drawing>
      </w:r>
    </w:p>
    <w:p w14:paraId="5852316A" w14:textId="1D134307"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w w:val="95"/>
        </w:rPr>
        <w:t>Fig</w:t>
      </w:r>
      <w:r w:rsidR="00930303" w:rsidRPr="00F81C5B">
        <w:rPr>
          <w:rFonts w:ascii="Arial" w:hAnsi="Arial" w:cs="Arial"/>
          <w:b/>
          <w:bCs/>
          <w:color w:val="000000" w:themeColor="text1"/>
          <w:w w:val="95"/>
        </w:rPr>
        <w:t>.</w:t>
      </w:r>
      <w:r w:rsidRPr="00F81C5B">
        <w:rPr>
          <w:rFonts w:ascii="Arial" w:hAnsi="Arial" w:cs="Arial"/>
          <w:b/>
          <w:bCs/>
          <w:color w:val="000000" w:themeColor="text1"/>
          <w:w w:val="95"/>
        </w:rPr>
        <w:t xml:space="preserve"> </w:t>
      </w:r>
      <w:r w:rsidR="002F738D">
        <w:rPr>
          <w:rFonts w:ascii="Arial" w:hAnsi="Arial" w:cs="Arial"/>
          <w:b/>
          <w:bCs/>
          <w:color w:val="000000" w:themeColor="text1"/>
          <w:w w:val="95"/>
        </w:rPr>
        <w:t>5</w:t>
      </w:r>
      <w:r w:rsidR="00930303" w:rsidRPr="00F81C5B">
        <w:rPr>
          <w:rFonts w:ascii="Arial" w:hAnsi="Arial" w:cs="Arial"/>
          <w:b/>
          <w:bCs/>
          <w:color w:val="000000" w:themeColor="text1"/>
          <w:w w:val="95"/>
        </w:rPr>
        <w:t>.</w:t>
      </w:r>
      <w:r w:rsidRPr="001421E2">
        <w:rPr>
          <w:rFonts w:ascii="Arial" w:hAnsi="Arial" w:cs="Arial"/>
          <w:color w:val="000000" w:themeColor="text1"/>
          <w:spacing w:val="29"/>
        </w:rPr>
        <w:t xml:space="preserve"> </w:t>
      </w:r>
      <w:bookmarkStart w:id="304" w:name="_Hlk105941908"/>
      <w:r w:rsidR="00930303">
        <w:rPr>
          <w:rFonts w:ascii="Arial" w:hAnsi="Arial" w:cs="Arial"/>
          <w:color w:val="000000" w:themeColor="text1"/>
          <w:spacing w:val="29"/>
        </w:rPr>
        <w:t>A c</w:t>
      </w:r>
      <w:r w:rsidRPr="001421E2">
        <w:rPr>
          <w:rFonts w:ascii="Arial" w:hAnsi="Arial" w:cs="Arial"/>
          <w:color w:val="000000" w:themeColor="text1"/>
          <w:w w:val="95"/>
        </w:rPr>
        <w:t xml:space="preserve">onfusion matrix </w:t>
      </w:r>
      <w:r w:rsidR="00930303">
        <w:rPr>
          <w:rFonts w:ascii="Arial" w:hAnsi="Arial" w:cs="Arial"/>
          <w:color w:val="000000" w:themeColor="text1"/>
          <w:w w:val="95"/>
        </w:rPr>
        <w:t>showing</w:t>
      </w:r>
      <w:r w:rsidR="00930303" w:rsidRPr="001421E2">
        <w:rPr>
          <w:rFonts w:ascii="Arial" w:hAnsi="Arial" w:cs="Arial"/>
          <w:color w:val="000000" w:themeColor="text1"/>
          <w:w w:val="95"/>
        </w:rPr>
        <w:t xml:space="preserve"> </w:t>
      </w:r>
      <w:r w:rsidRPr="001421E2">
        <w:rPr>
          <w:rFonts w:ascii="Arial" w:hAnsi="Arial" w:cs="Arial"/>
          <w:color w:val="000000" w:themeColor="text1"/>
          <w:w w:val="95"/>
        </w:rPr>
        <w:t xml:space="preserve">the </w:t>
      </w:r>
      <w:r w:rsidR="00674F24">
        <w:rPr>
          <w:rFonts w:ascii="Arial" w:hAnsi="Arial" w:cs="Arial"/>
          <w:color w:val="000000" w:themeColor="text1"/>
          <w:w w:val="95"/>
        </w:rPr>
        <w:t xml:space="preserve">results of the random forest </w:t>
      </w:r>
      <w:r w:rsidRPr="001421E2">
        <w:rPr>
          <w:rFonts w:ascii="Arial" w:hAnsi="Arial" w:cs="Arial"/>
          <w:color w:val="000000" w:themeColor="text1"/>
          <w:w w:val="95"/>
        </w:rPr>
        <w:t xml:space="preserve">classification based on hyperspectral imaging data to classify different disease </w:t>
      </w:r>
      <w:r w:rsidR="00691328">
        <w:rPr>
          <w:rFonts w:ascii="Arial" w:hAnsi="Arial" w:cs="Arial"/>
          <w:color w:val="000000" w:themeColor="text1"/>
          <w:w w:val="95"/>
        </w:rPr>
        <w:t xml:space="preserve">symptom </w:t>
      </w:r>
      <w:r w:rsidRPr="001421E2">
        <w:rPr>
          <w:rFonts w:ascii="Arial" w:hAnsi="Arial" w:cs="Arial"/>
          <w:color w:val="000000" w:themeColor="text1"/>
          <w:w w:val="95"/>
        </w:rPr>
        <w:t xml:space="preserve">classes of </w:t>
      </w:r>
      <w:proofErr w:type="spellStart"/>
      <w:r w:rsidR="00691328">
        <w:rPr>
          <w:rFonts w:ascii="Arial" w:hAnsi="Arial" w:cs="Arial"/>
          <w:color w:val="000000" w:themeColor="text1"/>
          <w:w w:val="95"/>
        </w:rPr>
        <w:t>Cercospora</w:t>
      </w:r>
      <w:proofErr w:type="spellEnd"/>
      <w:r w:rsidR="00691328">
        <w:rPr>
          <w:rFonts w:ascii="Arial" w:hAnsi="Arial" w:cs="Arial"/>
          <w:color w:val="000000" w:themeColor="text1"/>
          <w:w w:val="95"/>
        </w:rPr>
        <w:t xml:space="preserve"> leaf spot (</w:t>
      </w:r>
      <w:r w:rsidRPr="001421E2">
        <w:rPr>
          <w:rFonts w:ascii="Arial" w:hAnsi="Arial" w:cs="Arial"/>
          <w:color w:val="000000" w:themeColor="text1"/>
          <w:w w:val="95"/>
        </w:rPr>
        <w:t>CLS</w:t>
      </w:r>
      <w:r w:rsidR="00691328">
        <w:rPr>
          <w:rFonts w:ascii="Arial" w:hAnsi="Arial" w:cs="Arial"/>
          <w:color w:val="000000" w:themeColor="text1"/>
          <w:w w:val="95"/>
        </w:rPr>
        <w:t>)</w:t>
      </w:r>
      <w:r w:rsidRPr="001421E2">
        <w:rPr>
          <w:rFonts w:ascii="Arial" w:hAnsi="Arial" w:cs="Arial"/>
          <w:color w:val="000000" w:themeColor="text1"/>
          <w:w w:val="95"/>
        </w:rPr>
        <w:t xml:space="preserve"> and </w:t>
      </w:r>
      <w:r w:rsidR="00691328">
        <w:rPr>
          <w:rFonts w:ascii="Arial" w:hAnsi="Arial" w:cs="Arial"/>
          <w:color w:val="000000" w:themeColor="text1"/>
          <w:w w:val="95"/>
        </w:rPr>
        <w:t>brown rust (</w:t>
      </w:r>
      <w:r w:rsidRPr="001421E2">
        <w:rPr>
          <w:rFonts w:ascii="Arial" w:hAnsi="Arial" w:cs="Arial"/>
          <w:color w:val="000000" w:themeColor="text1"/>
          <w:w w:val="95"/>
        </w:rPr>
        <w:t>BR</w:t>
      </w:r>
      <w:r w:rsidR="00691328">
        <w:rPr>
          <w:rFonts w:ascii="Arial" w:hAnsi="Arial" w:cs="Arial"/>
          <w:color w:val="000000" w:themeColor="text1"/>
          <w:w w:val="95"/>
        </w:rPr>
        <w:t>)</w:t>
      </w:r>
      <w:r w:rsidRPr="001421E2">
        <w:rPr>
          <w:rFonts w:ascii="Arial" w:hAnsi="Arial" w:cs="Arial"/>
          <w:color w:val="000000" w:themeColor="text1"/>
          <w:w w:val="95"/>
        </w:rPr>
        <w:t xml:space="preserve">. Green indicates </w:t>
      </w:r>
      <w:r w:rsidR="00691328">
        <w:rPr>
          <w:rFonts w:ascii="Arial" w:hAnsi="Arial" w:cs="Arial"/>
          <w:color w:val="000000" w:themeColor="text1"/>
          <w:w w:val="95"/>
        </w:rPr>
        <w:t>correct</w:t>
      </w:r>
      <w:r w:rsidR="00691328" w:rsidRPr="001421E2">
        <w:rPr>
          <w:rFonts w:ascii="Arial" w:hAnsi="Arial" w:cs="Arial"/>
          <w:color w:val="000000" w:themeColor="text1"/>
          <w:w w:val="95"/>
        </w:rPr>
        <w:t xml:space="preserve"> </w:t>
      </w:r>
      <w:r w:rsidRPr="001421E2">
        <w:rPr>
          <w:rFonts w:ascii="Arial" w:hAnsi="Arial" w:cs="Arial"/>
          <w:color w:val="000000" w:themeColor="text1"/>
          <w:spacing w:val="-2"/>
        </w:rPr>
        <w:t>classification</w:t>
      </w:r>
      <w:r w:rsidRPr="001421E2">
        <w:rPr>
          <w:rFonts w:ascii="Arial" w:hAnsi="Arial" w:cs="Arial"/>
          <w:color w:val="000000" w:themeColor="text1"/>
          <w:spacing w:val="-7"/>
        </w:rPr>
        <w:t xml:space="preserve"> </w:t>
      </w:r>
      <w:r w:rsidRPr="001421E2">
        <w:rPr>
          <w:rFonts w:ascii="Arial" w:hAnsi="Arial" w:cs="Arial"/>
          <w:color w:val="000000" w:themeColor="text1"/>
          <w:spacing w:val="-2"/>
        </w:rPr>
        <w:t>and</w:t>
      </w:r>
      <w:r w:rsidRPr="001421E2">
        <w:rPr>
          <w:rFonts w:ascii="Arial" w:hAnsi="Arial" w:cs="Arial"/>
          <w:color w:val="000000" w:themeColor="text1"/>
          <w:spacing w:val="-7"/>
        </w:rPr>
        <w:t xml:space="preserve"> </w:t>
      </w:r>
      <w:r w:rsidRPr="001421E2">
        <w:rPr>
          <w:rFonts w:ascii="Arial" w:hAnsi="Arial" w:cs="Arial"/>
          <w:color w:val="000000" w:themeColor="text1"/>
          <w:spacing w:val="-2"/>
        </w:rPr>
        <w:t>red</w:t>
      </w:r>
      <w:r w:rsidRPr="001421E2">
        <w:rPr>
          <w:rFonts w:ascii="Arial" w:hAnsi="Arial" w:cs="Arial"/>
          <w:color w:val="000000" w:themeColor="text1"/>
          <w:spacing w:val="-7"/>
        </w:rPr>
        <w:t xml:space="preserve"> </w:t>
      </w:r>
      <w:del w:id="305" w:author="Bock, Clive" w:date="2022-06-20T13:32:00Z">
        <w:r w:rsidRPr="001421E2" w:rsidDel="00535FC0">
          <w:rPr>
            <w:rFonts w:ascii="Arial" w:hAnsi="Arial" w:cs="Arial"/>
            <w:color w:val="000000" w:themeColor="text1"/>
            <w:spacing w:val="-2"/>
          </w:rPr>
          <w:delText>color</w:delText>
        </w:r>
        <w:r w:rsidRPr="001421E2" w:rsidDel="00535FC0">
          <w:rPr>
            <w:rFonts w:ascii="Arial" w:hAnsi="Arial" w:cs="Arial"/>
            <w:color w:val="000000" w:themeColor="text1"/>
            <w:spacing w:val="-7"/>
          </w:rPr>
          <w:delText xml:space="preserve"> </w:delText>
        </w:r>
      </w:del>
      <w:r w:rsidRPr="001421E2">
        <w:rPr>
          <w:rFonts w:ascii="Arial" w:hAnsi="Arial" w:cs="Arial"/>
          <w:color w:val="000000" w:themeColor="text1"/>
          <w:spacing w:val="-2"/>
        </w:rPr>
        <w:t>indicates</w:t>
      </w:r>
      <w:r w:rsidRPr="001421E2">
        <w:rPr>
          <w:rFonts w:ascii="Arial" w:hAnsi="Arial" w:cs="Arial"/>
          <w:color w:val="000000" w:themeColor="text1"/>
          <w:spacing w:val="-7"/>
        </w:rPr>
        <w:t xml:space="preserve"> </w:t>
      </w:r>
      <w:r w:rsidR="00026C84">
        <w:rPr>
          <w:rFonts w:ascii="Arial" w:hAnsi="Arial" w:cs="Arial"/>
          <w:color w:val="000000" w:themeColor="text1"/>
          <w:spacing w:val="-2"/>
        </w:rPr>
        <w:t>incorrect</w:t>
      </w:r>
      <w:r w:rsidR="00026C84" w:rsidRPr="001421E2">
        <w:rPr>
          <w:rFonts w:ascii="Arial" w:hAnsi="Arial" w:cs="Arial"/>
          <w:color w:val="000000" w:themeColor="text1"/>
          <w:spacing w:val="-7"/>
        </w:rPr>
        <w:t xml:space="preserve"> </w:t>
      </w:r>
      <w:r w:rsidRPr="001421E2">
        <w:rPr>
          <w:rFonts w:ascii="Arial" w:hAnsi="Arial" w:cs="Arial"/>
          <w:color w:val="000000" w:themeColor="text1"/>
          <w:spacing w:val="-2"/>
        </w:rPr>
        <w:t>classification.</w:t>
      </w:r>
      <w:r w:rsidRPr="001421E2">
        <w:rPr>
          <w:rFonts w:ascii="Arial" w:hAnsi="Arial" w:cs="Arial"/>
          <w:color w:val="000000" w:themeColor="text1"/>
          <w:spacing w:val="25"/>
        </w:rPr>
        <w:t xml:space="preserve"> </w:t>
      </w:r>
      <w:r w:rsidRPr="001421E2">
        <w:rPr>
          <w:rFonts w:ascii="Arial" w:hAnsi="Arial" w:cs="Arial"/>
          <w:color w:val="000000" w:themeColor="text1"/>
          <w:spacing w:val="-2"/>
        </w:rPr>
        <w:t>For</w:t>
      </w:r>
      <w:r w:rsidRPr="001421E2">
        <w:rPr>
          <w:rFonts w:ascii="Arial" w:hAnsi="Arial" w:cs="Arial"/>
          <w:color w:val="000000" w:themeColor="text1"/>
          <w:spacing w:val="-7"/>
        </w:rPr>
        <w:t xml:space="preserve"> </w:t>
      </w:r>
      <w:r w:rsidRPr="001421E2">
        <w:rPr>
          <w:rFonts w:ascii="Arial" w:hAnsi="Arial" w:cs="Arial"/>
          <w:color w:val="000000" w:themeColor="text1"/>
          <w:spacing w:val="-2"/>
        </w:rPr>
        <w:t>CLS,</w:t>
      </w:r>
      <w:r w:rsidRPr="001421E2">
        <w:rPr>
          <w:rFonts w:ascii="Arial" w:hAnsi="Arial" w:cs="Arial"/>
          <w:color w:val="000000" w:themeColor="text1"/>
          <w:spacing w:val="-7"/>
        </w:rPr>
        <w:t xml:space="preserve"> </w:t>
      </w:r>
      <w:r w:rsidR="00026C84">
        <w:rPr>
          <w:rFonts w:ascii="Arial" w:hAnsi="Arial" w:cs="Arial"/>
          <w:color w:val="000000" w:themeColor="text1"/>
          <w:spacing w:val="-7"/>
        </w:rPr>
        <w:lastRenderedPageBreak/>
        <w:t xml:space="preserve">leaves with </w:t>
      </w:r>
      <w:r w:rsidRPr="001421E2">
        <w:rPr>
          <w:rFonts w:ascii="Arial" w:hAnsi="Arial" w:cs="Arial"/>
          <w:color w:val="000000" w:themeColor="text1"/>
          <w:spacing w:val="-2"/>
        </w:rPr>
        <w:t>mid-age</w:t>
      </w:r>
      <w:r w:rsidRPr="001421E2">
        <w:rPr>
          <w:rFonts w:ascii="Arial" w:hAnsi="Arial" w:cs="Arial"/>
          <w:color w:val="000000" w:themeColor="text1"/>
          <w:spacing w:val="-7"/>
        </w:rPr>
        <w:t xml:space="preserve"> </w:t>
      </w:r>
      <w:r w:rsidRPr="001421E2">
        <w:rPr>
          <w:rFonts w:ascii="Arial" w:hAnsi="Arial" w:cs="Arial"/>
          <w:color w:val="000000" w:themeColor="text1"/>
          <w:spacing w:val="-2"/>
        </w:rPr>
        <w:t>s</w:t>
      </w:r>
      <w:r w:rsidR="00026C84">
        <w:rPr>
          <w:rFonts w:ascii="Arial" w:hAnsi="Arial" w:cs="Arial"/>
          <w:color w:val="000000" w:themeColor="text1"/>
          <w:spacing w:val="-2"/>
        </w:rPr>
        <w:t>ymptoms</w:t>
      </w:r>
      <w:r w:rsidRPr="001421E2">
        <w:rPr>
          <w:rFonts w:ascii="Arial" w:hAnsi="Arial" w:cs="Arial"/>
          <w:color w:val="000000" w:themeColor="text1"/>
          <w:spacing w:val="-7"/>
        </w:rPr>
        <w:t xml:space="preserve"> </w:t>
      </w:r>
      <w:r w:rsidRPr="001421E2">
        <w:rPr>
          <w:rFonts w:ascii="Arial" w:hAnsi="Arial" w:cs="Arial"/>
          <w:color w:val="000000" w:themeColor="text1"/>
          <w:spacing w:val="-2"/>
        </w:rPr>
        <w:t xml:space="preserve">were </w:t>
      </w:r>
      <w:r w:rsidRPr="001421E2">
        <w:rPr>
          <w:rFonts w:ascii="Arial" w:hAnsi="Arial" w:cs="Arial"/>
          <w:color w:val="000000" w:themeColor="text1"/>
          <w:w w:val="90"/>
        </w:rPr>
        <w:t xml:space="preserve">falsely classified as young </w:t>
      </w:r>
      <w:r w:rsidR="00026C84">
        <w:rPr>
          <w:rFonts w:ascii="Arial" w:hAnsi="Arial" w:cs="Arial"/>
          <w:color w:val="000000" w:themeColor="text1"/>
          <w:w w:val="90"/>
        </w:rPr>
        <w:t>symptoms</w:t>
      </w:r>
      <w:r w:rsidR="00026C84" w:rsidRPr="001421E2">
        <w:rPr>
          <w:rFonts w:ascii="Arial" w:hAnsi="Arial" w:cs="Arial"/>
          <w:color w:val="000000" w:themeColor="text1"/>
          <w:w w:val="90"/>
        </w:rPr>
        <w:t xml:space="preserve"> </w:t>
      </w:r>
      <w:r w:rsidRPr="001421E2">
        <w:rPr>
          <w:rFonts w:ascii="Arial" w:hAnsi="Arial" w:cs="Arial"/>
          <w:color w:val="000000" w:themeColor="text1"/>
          <w:w w:val="90"/>
        </w:rPr>
        <w:t xml:space="preserve">while </w:t>
      </w:r>
      <w:r w:rsidR="00026C84">
        <w:rPr>
          <w:rFonts w:ascii="Arial" w:hAnsi="Arial" w:cs="Arial"/>
          <w:color w:val="000000" w:themeColor="text1"/>
          <w:w w:val="90"/>
        </w:rPr>
        <w:t>with</w:t>
      </w:r>
      <w:r w:rsidR="00026C84" w:rsidRPr="001421E2">
        <w:rPr>
          <w:rFonts w:ascii="Arial" w:hAnsi="Arial" w:cs="Arial"/>
          <w:color w:val="000000" w:themeColor="text1"/>
          <w:w w:val="90"/>
        </w:rPr>
        <w:t xml:space="preserve"> </w:t>
      </w:r>
      <w:r w:rsidRPr="001421E2">
        <w:rPr>
          <w:rFonts w:ascii="Arial" w:hAnsi="Arial" w:cs="Arial"/>
          <w:color w:val="000000" w:themeColor="text1"/>
          <w:w w:val="90"/>
        </w:rPr>
        <w:t>BR</w:t>
      </w:r>
      <w:r w:rsidR="00026C84">
        <w:rPr>
          <w:rFonts w:ascii="Arial" w:hAnsi="Arial" w:cs="Arial"/>
          <w:color w:val="000000" w:themeColor="text1"/>
          <w:w w:val="90"/>
        </w:rPr>
        <w:t>, leaves with</w:t>
      </w:r>
      <w:r w:rsidRPr="001421E2">
        <w:rPr>
          <w:rFonts w:ascii="Arial" w:hAnsi="Arial" w:cs="Arial"/>
          <w:color w:val="000000" w:themeColor="text1"/>
          <w:w w:val="90"/>
        </w:rPr>
        <w:t xml:space="preserve"> mid-age s</w:t>
      </w:r>
      <w:r w:rsidR="00026C84">
        <w:rPr>
          <w:rFonts w:ascii="Arial" w:hAnsi="Arial" w:cs="Arial"/>
          <w:color w:val="000000" w:themeColor="text1"/>
          <w:w w:val="90"/>
        </w:rPr>
        <w:t>ymptoms</w:t>
      </w:r>
      <w:r w:rsidRPr="001421E2">
        <w:rPr>
          <w:rFonts w:ascii="Arial" w:hAnsi="Arial" w:cs="Arial"/>
          <w:color w:val="000000" w:themeColor="text1"/>
          <w:w w:val="90"/>
        </w:rPr>
        <w:t xml:space="preserve"> were falsely classified as non-</w:t>
      </w:r>
      <w:r w:rsidRPr="001421E2">
        <w:rPr>
          <w:rFonts w:ascii="Arial" w:hAnsi="Arial" w:cs="Arial"/>
          <w:color w:val="000000" w:themeColor="text1"/>
          <w:w w:val="95"/>
        </w:rPr>
        <w:t>inoculated</w:t>
      </w:r>
      <w:r w:rsidRPr="001421E2">
        <w:rPr>
          <w:rFonts w:ascii="Arial" w:hAnsi="Arial" w:cs="Arial"/>
          <w:color w:val="000000" w:themeColor="text1"/>
          <w:spacing w:val="-3"/>
          <w:w w:val="95"/>
        </w:rPr>
        <w:t xml:space="preserve"> </w:t>
      </w:r>
      <w:r w:rsidR="00026C84">
        <w:rPr>
          <w:rFonts w:ascii="Arial" w:hAnsi="Arial" w:cs="Arial"/>
          <w:color w:val="000000" w:themeColor="text1"/>
          <w:spacing w:val="-3"/>
          <w:w w:val="95"/>
        </w:rPr>
        <w:t xml:space="preserve">leaves </w:t>
      </w:r>
      <w:r w:rsidR="00A832B6">
        <w:rPr>
          <w:rFonts w:ascii="Arial" w:hAnsi="Arial" w:cs="Arial"/>
          <w:color w:val="000000" w:themeColor="text1"/>
          <w:spacing w:val="-3"/>
          <w:w w:val="95"/>
        </w:rPr>
        <w:t xml:space="preserve">or </w:t>
      </w:r>
      <w:r w:rsidRPr="001421E2">
        <w:rPr>
          <w:rFonts w:ascii="Arial" w:hAnsi="Arial" w:cs="Arial"/>
          <w:color w:val="000000" w:themeColor="text1"/>
          <w:w w:val="95"/>
        </w:rPr>
        <w:t>as</w:t>
      </w:r>
      <w:r w:rsidRPr="001421E2">
        <w:rPr>
          <w:rFonts w:ascii="Arial" w:hAnsi="Arial" w:cs="Arial"/>
          <w:color w:val="000000" w:themeColor="text1"/>
          <w:spacing w:val="-3"/>
          <w:w w:val="95"/>
        </w:rPr>
        <w:t xml:space="preserve"> </w:t>
      </w:r>
      <w:r w:rsidR="00A832B6">
        <w:rPr>
          <w:rFonts w:ascii="Arial" w:hAnsi="Arial" w:cs="Arial"/>
          <w:color w:val="000000" w:themeColor="text1"/>
          <w:spacing w:val="-3"/>
          <w:w w:val="95"/>
        </w:rPr>
        <w:t xml:space="preserve">leaves with </w:t>
      </w:r>
      <w:r w:rsidRPr="001421E2">
        <w:rPr>
          <w:rFonts w:ascii="Arial" w:hAnsi="Arial" w:cs="Arial"/>
          <w:color w:val="000000" w:themeColor="text1"/>
          <w:w w:val="95"/>
        </w:rPr>
        <w:t>young</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symptoms</w:t>
      </w:r>
      <w:r w:rsidR="00A832B6">
        <w:rPr>
          <w:rFonts w:ascii="Arial" w:hAnsi="Arial" w:cs="Arial"/>
          <w:color w:val="000000" w:themeColor="text1"/>
          <w:w w:val="95"/>
        </w:rPr>
        <w:t>,</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3"/>
          <w:w w:val="95"/>
        </w:rPr>
        <w:t xml:space="preserve"> </w:t>
      </w:r>
      <w:r w:rsidR="00A832B6">
        <w:rPr>
          <w:rFonts w:ascii="Arial" w:hAnsi="Arial" w:cs="Arial"/>
          <w:color w:val="000000" w:themeColor="text1"/>
          <w:spacing w:val="-3"/>
          <w:w w:val="95"/>
        </w:rPr>
        <w:t xml:space="preserve">leaves with </w:t>
      </w:r>
      <w:r w:rsidRPr="001421E2">
        <w:rPr>
          <w:rFonts w:ascii="Arial" w:hAnsi="Arial" w:cs="Arial"/>
          <w:color w:val="000000" w:themeColor="text1"/>
          <w:w w:val="95"/>
        </w:rPr>
        <w:t>young</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s</w:t>
      </w:r>
      <w:r w:rsidR="00A832B6">
        <w:rPr>
          <w:rFonts w:ascii="Arial" w:hAnsi="Arial" w:cs="Arial"/>
          <w:color w:val="000000" w:themeColor="text1"/>
          <w:w w:val="95"/>
        </w:rPr>
        <w:t xml:space="preserve">ymptoms </w:t>
      </w:r>
      <w:r w:rsidRPr="001421E2">
        <w:rPr>
          <w:rFonts w:ascii="Arial" w:hAnsi="Arial" w:cs="Arial"/>
          <w:color w:val="000000" w:themeColor="text1"/>
          <w:w w:val="95"/>
        </w:rPr>
        <w:t>were</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falsely</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classified</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as</w:t>
      </w:r>
      <w:r w:rsidRPr="001421E2">
        <w:rPr>
          <w:rFonts w:ascii="Arial" w:hAnsi="Arial" w:cs="Arial"/>
          <w:color w:val="000000" w:themeColor="text1"/>
          <w:spacing w:val="-3"/>
          <w:w w:val="95"/>
        </w:rPr>
        <w:t xml:space="preserve"> </w:t>
      </w:r>
      <w:r w:rsidR="00A832B6">
        <w:rPr>
          <w:rFonts w:ascii="Arial" w:hAnsi="Arial" w:cs="Arial"/>
          <w:color w:val="000000" w:themeColor="text1"/>
          <w:spacing w:val="-3"/>
          <w:w w:val="95"/>
        </w:rPr>
        <w:t xml:space="preserve">leaves with </w:t>
      </w:r>
      <w:r w:rsidRPr="001421E2">
        <w:rPr>
          <w:rFonts w:ascii="Arial" w:hAnsi="Arial" w:cs="Arial"/>
          <w:color w:val="000000" w:themeColor="text1"/>
          <w:w w:val="95"/>
        </w:rPr>
        <w:t xml:space="preserve">mid-age </w:t>
      </w:r>
      <w:r w:rsidRPr="001421E2">
        <w:rPr>
          <w:rFonts w:ascii="Arial" w:hAnsi="Arial" w:cs="Arial"/>
          <w:color w:val="000000" w:themeColor="text1"/>
          <w:spacing w:val="-2"/>
        </w:rPr>
        <w:t>symptoms.</w:t>
      </w:r>
    </w:p>
    <w:bookmarkEnd w:id="304"/>
    <w:p w14:paraId="74A939C8" w14:textId="77777777" w:rsidR="00AC04B3" w:rsidRPr="001421E2" w:rsidRDefault="00AC04B3" w:rsidP="00F81C5B">
      <w:pPr>
        <w:spacing w:line="480" w:lineRule="auto"/>
        <w:jc w:val="both"/>
        <w:rPr>
          <w:rFonts w:ascii="Arial" w:hAnsi="Arial" w:cs="Arial"/>
          <w:color w:val="000000" w:themeColor="text1"/>
        </w:rPr>
      </w:pPr>
    </w:p>
    <w:p w14:paraId="3C38E9B9" w14:textId="3F7AFC0B" w:rsidR="00AC04B3" w:rsidRPr="001421E2" w:rsidRDefault="00AC04B3" w:rsidP="00F81C5B">
      <w:pPr>
        <w:spacing w:line="480" w:lineRule="auto"/>
        <w:jc w:val="both"/>
        <w:rPr>
          <w:rFonts w:ascii="Arial" w:hAnsi="Arial" w:cs="Arial"/>
          <w:color w:val="000000" w:themeColor="text1"/>
        </w:rPr>
      </w:pPr>
    </w:p>
    <w:p w14:paraId="5FBF58DE" w14:textId="44D09B49" w:rsidR="00AC04B3" w:rsidRPr="001421E2" w:rsidRDefault="00AC04B3" w:rsidP="00F81C5B">
      <w:pPr>
        <w:spacing w:line="480" w:lineRule="auto"/>
        <w:jc w:val="both"/>
        <w:rPr>
          <w:rFonts w:ascii="Arial" w:hAnsi="Arial" w:cs="Arial"/>
          <w:color w:val="000000" w:themeColor="text1"/>
        </w:rPr>
      </w:pPr>
      <w:r w:rsidRPr="001421E2">
        <w:rPr>
          <w:rFonts w:ascii="Arial" w:hAnsi="Arial" w:cs="Arial"/>
          <w:noProof/>
          <w:color w:val="000000" w:themeColor="text1"/>
          <w:lang w:val="de-DE" w:eastAsia="de-DE"/>
        </w:rPr>
        <w:drawing>
          <wp:inline distT="0" distB="0" distL="0" distR="0" wp14:anchorId="515413A2" wp14:editId="21821448">
            <wp:extent cx="5019674" cy="333565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019674" cy="3335654"/>
                    </a:xfrm>
                    <a:prstGeom prst="rect">
                      <a:avLst/>
                    </a:prstGeom>
                  </pic:spPr>
                </pic:pic>
              </a:graphicData>
            </a:graphic>
          </wp:inline>
        </w:drawing>
      </w:r>
    </w:p>
    <w:p w14:paraId="63E1902C" w14:textId="28F3B71E" w:rsidR="00AC04B3" w:rsidRPr="001421E2" w:rsidRDefault="00AC04B3" w:rsidP="00F81C5B">
      <w:pPr>
        <w:spacing w:line="480" w:lineRule="auto"/>
        <w:jc w:val="both"/>
        <w:rPr>
          <w:rFonts w:ascii="Arial" w:hAnsi="Arial" w:cs="Arial"/>
          <w:color w:val="000000" w:themeColor="text1"/>
        </w:rPr>
      </w:pPr>
      <w:r w:rsidRPr="00F81C5B">
        <w:rPr>
          <w:rFonts w:ascii="Arial" w:hAnsi="Arial" w:cs="Arial"/>
          <w:b/>
          <w:bCs/>
          <w:color w:val="000000" w:themeColor="text1"/>
          <w:w w:val="95"/>
        </w:rPr>
        <w:t>Fig</w:t>
      </w:r>
      <w:r w:rsidR="00F31D89" w:rsidRPr="00F81C5B">
        <w:rPr>
          <w:rFonts w:ascii="Arial" w:hAnsi="Arial" w:cs="Arial"/>
          <w:b/>
          <w:bCs/>
          <w:color w:val="000000" w:themeColor="text1"/>
          <w:w w:val="95"/>
        </w:rPr>
        <w:t>.</w:t>
      </w:r>
      <w:r w:rsidRPr="00F81C5B">
        <w:rPr>
          <w:rFonts w:ascii="Arial" w:hAnsi="Arial" w:cs="Arial"/>
          <w:b/>
          <w:bCs/>
          <w:color w:val="000000" w:themeColor="text1"/>
          <w:w w:val="95"/>
        </w:rPr>
        <w:t xml:space="preserve"> </w:t>
      </w:r>
      <w:r w:rsidR="002F738D">
        <w:rPr>
          <w:rFonts w:ascii="Arial" w:hAnsi="Arial" w:cs="Arial"/>
          <w:b/>
          <w:bCs/>
          <w:color w:val="000000" w:themeColor="text1"/>
          <w:w w:val="95"/>
        </w:rPr>
        <w:t>6</w:t>
      </w:r>
      <w:r w:rsidR="00F31D89" w:rsidRPr="00F81C5B">
        <w:rPr>
          <w:rFonts w:ascii="Arial" w:hAnsi="Arial" w:cs="Arial"/>
          <w:b/>
          <w:bCs/>
          <w:color w:val="000000" w:themeColor="text1"/>
          <w:w w:val="95"/>
        </w:rPr>
        <w:t>.</w:t>
      </w:r>
      <w:r w:rsidRPr="001421E2">
        <w:rPr>
          <w:rFonts w:ascii="Arial" w:hAnsi="Arial" w:cs="Arial"/>
          <w:color w:val="000000" w:themeColor="text1"/>
          <w:spacing w:val="40"/>
        </w:rPr>
        <w:t xml:space="preserve"> </w:t>
      </w:r>
      <w:bookmarkStart w:id="306" w:name="_Hlk105941956"/>
      <w:r w:rsidRPr="001421E2">
        <w:rPr>
          <w:rFonts w:ascii="Arial" w:hAnsi="Arial" w:cs="Arial"/>
          <w:color w:val="000000" w:themeColor="text1"/>
          <w:w w:val="95"/>
        </w:rPr>
        <w:t xml:space="preserve">Dendrogram of </w:t>
      </w:r>
      <w:r w:rsidR="007371CE">
        <w:rPr>
          <w:rFonts w:ascii="Arial" w:hAnsi="Arial" w:cs="Arial"/>
          <w:color w:val="000000" w:themeColor="text1"/>
          <w:w w:val="95"/>
        </w:rPr>
        <w:t xml:space="preserve">the </w:t>
      </w:r>
      <w:r w:rsidRPr="001421E2">
        <w:rPr>
          <w:rFonts w:ascii="Arial" w:hAnsi="Arial" w:cs="Arial"/>
          <w:color w:val="000000" w:themeColor="text1"/>
          <w:w w:val="95"/>
        </w:rPr>
        <w:t xml:space="preserve">spectral information </w:t>
      </w:r>
      <w:r w:rsidR="007371CE">
        <w:rPr>
          <w:rFonts w:ascii="Arial" w:hAnsi="Arial" w:cs="Arial"/>
          <w:color w:val="000000" w:themeColor="text1"/>
          <w:w w:val="95"/>
        </w:rPr>
        <w:t>showing</w:t>
      </w:r>
      <w:r w:rsidR="007371CE" w:rsidRPr="001421E2">
        <w:rPr>
          <w:rFonts w:ascii="Arial" w:hAnsi="Arial" w:cs="Arial"/>
          <w:color w:val="000000" w:themeColor="text1"/>
          <w:w w:val="95"/>
        </w:rPr>
        <w:t xml:space="preserve"> </w:t>
      </w:r>
      <w:r w:rsidR="007371CE">
        <w:rPr>
          <w:rFonts w:ascii="Arial" w:hAnsi="Arial" w:cs="Arial"/>
          <w:color w:val="000000" w:themeColor="text1"/>
          <w:w w:val="95"/>
        </w:rPr>
        <w:t xml:space="preserve">the </w:t>
      </w:r>
      <w:r w:rsidRPr="001421E2">
        <w:rPr>
          <w:rFonts w:ascii="Arial" w:hAnsi="Arial" w:cs="Arial"/>
          <w:color w:val="000000" w:themeColor="text1"/>
          <w:w w:val="95"/>
        </w:rPr>
        <w:t xml:space="preserve">similarities between the different </w:t>
      </w:r>
      <w:r w:rsidR="007371CE">
        <w:rPr>
          <w:rFonts w:ascii="Arial" w:hAnsi="Arial" w:cs="Arial"/>
          <w:color w:val="000000" w:themeColor="text1"/>
          <w:w w:val="95"/>
        </w:rPr>
        <w:t xml:space="preserve">diseases and </w:t>
      </w:r>
      <w:r w:rsidRPr="001421E2">
        <w:rPr>
          <w:rFonts w:ascii="Arial" w:hAnsi="Arial" w:cs="Arial"/>
          <w:color w:val="000000" w:themeColor="text1"/>
          <w:w w:val="95"/>
        </w:rPr>
        <w:t>symptom</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classes.</w:t>
      </w:r>
      <w:r w:rsidRPr="001421E2">
        <w:rPr>
          <w:rFonts w:ascii="Arial" w:hAnsi="Arial" w:cs="Arial"/>
          <w:color w:val="000000" w:themeColor="text1"/>
          <w:spacing w:val="22"/>
        </w:rPr>
        <w:t xml:space="preserve"> </w:t>
      </w:r>
      <w:r w:rsidRPr="001421E2">
        <w:rPr>
          <w:rFonts w:ascii="Arial" w:hAnsi="Arial" w:cs="Arial"/>
          <w:color w:val="000000" w:themeColor="text1"/>
          <w:w w:val="95"/>
        </w:rPr>
        <w:t>The</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similarity</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is</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represented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on</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x-axis</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 xml:space="preserve">clusters </w:t>
      </w:r>
      <w:r w:rsidRPr="001421E2">
        <w:rPr>
          <w:rFonts w:ascii="Arial" w:hAnsi="Arial" w:cs="Arial"/>
          <w:color w:val="000000" w:themeColor="text1"/>
        </w:rPr>
        <w:t>are</w:t>
      </w:r>
      <w:r w:rsidRPr="001421E2">
        <w:rPr>
          <w:rFonts w:ascii="Arial" w:hAnsi="Arial" w:cs="Arial"/>
          <w:color w:val="000000" w:themeColor="text1"/>
          <w:spacing w:val="-15"/>
        </w:rPr>
        <w:t xml:space="preserve"> </w:t>
      </w:r>
      <w:r w:rsidRPr="001421E2">
        <w:rPr>
          <w:rFonts w:ascii="Arial" w:hAnsi="Arial" w:cs="Arial"/>
          <w:color w:val="000000" w:themeColor="text1"/>
        </w:rPr>
        <w:t>displayed</w:t>
      </w:r>
      <w:r w:rsidRPr="001421E2">
        <w:rPr>
          <w:rFonts w:ascii="Arial" w:hAnsi="Arial" w:cs="Arial"/>
          <w:color w:val="000000" w:themeColor="text1"/>
          <w:spacing w:val="-15"/>
        </w:rPr>
        <w:t xml:space="preserve"> </w:t>
      </w:r>
      <w:r w:rsidRPr="001421E2">
        <w:rPr>
          <w:rFonts w:ascii="Arial" w:hAnsi="Arial" w:cs="Arial"/>
          <w:color w:val="000000" w:themeColor="text1"/>
        </w:rPr>
        <w:t>on</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y-axis.</w:t>
      </w:r>
      <w:r w:rsidRPr="001421E2">
        <w:rPr>
          <w:rFonts w:ascii="Arial" w:hAnsi="Arial" w:cs="Arial"/>
          <w:color w:val="000000" w:themeColor="text1"/>
          <w:spacing w:val="10"/>
        </w:rPr>
        <w:t xml:space="preserve"> </w:t>
      </w:r>
      <w:r w:rsidR="007371CE">
        <w:rPr>
          <w:rFonts w:ascii="Arial" w:hAnsi="Arial" w:cs="Arial"/>
          <w:color w:val="000000" w:themeColor="text1"/>
          <w:spacing w:val="10"/>
        </w:rPr>
        <w:t>There are two clusters with a h</w:t>
      </w:r>
      <w:r w:rsidRPr="001421E2">
        <w:rPr>
          <w:rFonts w:ascii="Arial" w:hAnsi="Arial" w:cs="Arial"/>
          <w:color w:val="000000" w:themeColor="text1"/>
        </w:rPr>
        <w:t>igh</w:t>
      </w:r>
      <w:r w:rsidRPr="001421E2">
        <w:rPr>
          <w:rFonts w:ascii="Arial" w:hAnsi="Arial" w:cs="Arial"/>
          <w:color w:val="000000" w:themeColor="text1"/>
          <w:spacing w:val="-15"/>
        </w:rPr>
        <w:t xml:space="preserve"> </w:t>
      </w:r>
      <w:r w:rsidRPr="001421E2">
        <w:rPr>
          <w:rFonts w:ascii="Arial" w:hAnsi="Arial" w:cs="Arial"/>
          <w:color w:val="000000" w:themeColor="text1"/>
        </w:rPr>
        <w:t>similarity</w:t>
      </w:r>
      <w:r w:rsidR="007371CE">
        <w:rPr>
          <w:rFonts w:ascii="Arial" w:hAnsi="Arial" w:cs="Arial"/>
          <w:color w:val="000000" w:themeColor="text1"/>
        </w:rPr>
        <w:t>,</w:t>
      </w:r>
      <w:r w:rsidRPr="001421E2">
        <w:rPr>
          <w:rFonts w:ascii="Arial" w:hAnsi="Arial" w:cs="Arial"/>
          <w:color w:val="000000" w:themeColor="text1"/>
          <w:spacing w:val="-15"/>
        </w:rPr>
        <w:t xml:space="preserve"> </w:t>
      </w:r>
      <w:r w:rsidR="007371CE">
        <w:rPr>
          <w:rFonts w:ascii="Arial" w:hAnsi="Arial" w:cs="Arial"/>
          <w:color w:val="000000" w:themeColor="text1"/>
        </w:rPr>
        <w:t>the first is</w:t>
      </w:r>
      <w:r w:rsidRPr="001421E2">
        <w:rPr>
          <w:rFonts w:ascii="Arial" w:hAnsi="Arial" w:cs="Arial"/>
          <w:color w:val="000000" w:themeColor="text1"/>
          <w:spacing w:val="-15"/>
        </w:rPr>
        <w:t xml:space="preserve"> </w:t>
      </w:r>
      <w:r w:rsidRPr="001421E2">
        <w:rPr>
          <w:rFonts w:ascii="Arial" w:hAnsi="Arial" w:cs="Arial"/>
          <w:color w:val="000000" w:themeColor="text1"/>
        </w:rPr>
        <w:t>between</w:t>
      </w:r>
      <w:r w:rsidRPr="001421E2">
        <w:rPr>
          <w:rFonts w:ascii="Arial" w:hAnsi="Arial" w:cs="Arial"/>
          <w:color w:val="000000" w:themeColor="text1"/>
          <w:spacing w:val="-15"/>
        </w:rPr>
        <w:t xml:space="preserve"> </w:t>
      </w:r>
      <w:r w:rsidRPr="001421E2">
        <w:rPr>
          <w:rFonts w:ascii="Arial" w:hAnsi="Arial" w:cs="Arial"/>
          <w:color w:val="000000" w:themeColor="text1"/>
        </w:rPr>
        <w:t>the</w:t>
      </w:r>
      <w:del w:id="307" w:author="Bock, Clive" w:date="2022-06-20T13:37:00Z">
        <w:r w:rsidRPr="001421E2" w:rsidDel="00FA0D9A">
          <w:rPr>
            <w:rFonts w:ascii="Arial" w:hAnsi="Arial" w:cs="Arial"/>
            <w:color w:val="000000" w:themeColor="text1"/>
            <w:spacing w:val="-15"/>
          </w:rPr>
          <w:delText xml:space="preserve"> </w:delText>
        </w:r>
      </w:del>
      <w:r w:rsidR="007371CE" w:rsidRPr="001421E2">
        <w:rPr>
          <w:rFonts w:ascii="Arial" w:hAnsi="Arial" w:cs="Arial"/>
          <w:color w:val="000000" w:themeColor="text1"/>
          <w:spacing w:val="-15"/>
        </w:rPr>
        <w:t xml:space="preserve"> </w:t>
      </w:r>
      <w:r w:rsidRPr="001421E2">
        <w:rPr>
          <w:rFonts w:ascii="Arial" w:hAnsi="Arial" w:cs="Arial"/>
          <w:color w:val="000000" w:themeColor="text1"/>
        </w:rPr>
        <w:t xml:space="preserve">non-inoculated </w:t>
      </w:r>
      <w:r w:rsidR="007371CE">
        <w:rPr>
          <w:rFonts w:ascii="Arial" w:hAnsi="Arial" w:cs="Arial"/>
          <w:color w:val="000000" w:themeColor="text1"/>
        </w:rPr>
        <w:t xml:space="preserve">leaf group </w:t>
      </w:r>
      <w:r w:rsidRPr="001421E2">
        <w:rPr>
          <w:rFonts w:ascii="Arial" w:hAnsi="Arial" w:cs="Arial"/>
          <w:color w:val="000000" w:themeColor="text1"/>
        </w:rPr>
        <w:t>and all</w:t>
      </w:r>
      <w:r w:rsidR="007371CE">
        <w:rPr>
          <w:rFonts w:ascii="Arial" w:hAnsi="Arial" w:cs="Arial"/>
          <w:color w:val="000000" w:themeColor="text1"/>
        </w:rPr>
        <w:t xml:space="preserve"> the classes of brown rust (</w:t>
      </w:r>
      <w:r w:rsidRPr="001421E2">
        <w:rPr>
          <w:rFonts w:ascii="Arial" w:hAnsi="Arial" w:cs="Arial"/>
          <w:color w:val="000000" w:themeColor="text1"/>
        </w:rPr>
        <w:t>BR</w:t>
      </w:r>
      <w:r w:rsidR="007371CE">
        <w:rPr>
          <w:rFonts w:ascii="Arial" w:hAnsi="Arial" w:cs="Arial"/>
          <w:color w:val="000000" w:themeColor="text1"/>
        </w:rPr>
        <w:t>)</w:t>
      </w:r>
      <w:r w:rsidRPr="001421E2">
        <w:rPr>
          <w:rFonts w:ascii="Arial" w:hAnsi="Arial" w:cs="Arial"/>
          <w:color w:val="000000" w:themeColor="text1"/>
        </w:rPr>
        <w:t xml:space="preserve"> symptoms</w:t>
      </w:r>
      <w:r w:rsidR="007371CE">
        <w:rPr>
          <w:rFonts w:ascii="Arial" w:hAnsi="Arial" w:cs="Arial"/>
          <w:color w:val="000000" w:themeColor="text1"/>
        </w:rPr>
        <w:t>, and the second cluster includes all the classes of</w:t>
      </w:r>
      <w:r w:rsidRPr="001421E2">
        <w:rPr>
          <w:rFonts w:ascii="Arial" w:hAnsi="Arial" w:cs="Arial"/>
          <w:color w:val="000000" w:themeColor="text1"/>
        </w:rPr>
        <w:t xml:space="preserve"> symptoms of </w:t>
      </w:r>
      <w:proofErr w:type="spellStart"/>
      <w:r w:rsidR="007371CE">
        <w:rPr>
          <w:rFonts w:ascii="Arial" w:hAnsi="Arial" w:cs="Arial"/>
          <w:color w:val="000000" w:themeColor="text1"/>
        </w:rPr>
        <w:t>Cercospora</w:t>
      </w:r>
      <w:proofErr w:type="spellEnd"/>
      <w:r w:rsidR="007371CE">
        <w:rPr>
          <w:rFonts w:ascii="Arial" w:hAnsi="Arial" w:cs="Arial"/>
          <w:color w:val="000000" w:themeColor="text1"/>
        </w:rPr>
        <w:t xml:space="preserve"> leaf spot (</w:t>
      </w:r>
      <w:r w:rsidRPr="001421E2">
        <w:rPr>
          <w:rFonts w:ascii="Arial" w:hAnsi="Arial" w:cs="Arial"/>
          <w:color w:val="000000" w:themeColor="text1"/>
        </w:rPr>
        <w:t>CLS</w:t>
      </w:r>
      <w:r w:rsidR="007371CE">
        <w:rPr>
          <w:rFonts w:ascii="Arial" w:hAnsi="Arial" w:cs="Arial"/>
          <w:color w:val="000000" w:themeColor="text1"/>
        </w:rPr>
        <w:t>)</w:t>
      </w:r>
      <w:r w:rsidRPr="001421E2">
        <w:rPr>
          <w:rFonts w:ascii="Arial" w:hAnsi="Arial" w:cs="Arial"/>
          <w:color w:val="000000" w:themeColor="text1"/>
        </w:rPr>
        <w:t>.</w:t>
      </w:r>
      <w:bookmarkEnd w:id="306"/>
    </w:p>
    <w:p w14:paraId="3838A425" w14:textId="77777777" w:rsidR="00AC04B3" w:rsidRPr="001421E2" w:rsidRDefault="00AC04B3" w:rsidP="00F81C5B">
      <w:pPr>
        <w:spacing w:line="480" w:lineRule="auto"/>
        <w:jc w:val="both"/>
        <w:rPr>
          <w:rFonts w:ascii="Arial" w:hAnsi="Arial" w:cs="Arial"/>
          <w:color w:val="000000" w:themeColor="text1"/>
        </w:rPr>
      </w:pPr>
    </w:p>
    <w:p w14:paraId="10D43ACE" w14:textId="47D0C00C" w:rsidR="00113952" w:rsidRPr="00F81C5B" w:rsidRDefault="00AC04B3" w:rsidP="00F81C5B">
      <w:pPr>
        <w:spacing w:line="480" w:lineRule="auto"/>
        <w:jc w:val="both"/>
        <w:rPr>
          <w:rFonts w:ascii="Arial" w:hAnsi="Arial" w:cs="Arial"/>
          <w:b/>
          <w:bCs/>
          <w:color w:val="000000" w:themeColor="text1"/>
          <w:spacing w:val="-2"/>
        </w:rPr>
      </w:pPr>
      <w:r w:rsidRPr="00F81C5B">
        <w:rPr>
          <w:rFonts w:ascii="Arial" w:hAnsi="Arial" w:cs="Arial"/>
          <w:b/>
          <w:bCs/>
          <w:color w:val="000000" w:themeColor="text1"/>
          <w:spacing w:val="-2"/>
        </w:rPr>
        <w:t>D</w:t>
      </w:r>
      <w:r w:rsidR="00884D1E">
        <w:rPr>
          <w:rFonts w:ascii="Arial" w:hAnsi="Arial" w:cs="Arial"/>
          <w:b/>
          <w:bCs/>
          <w:color w:val="000000" w:themeColor="text1"/>
          <w:spacing w:val="-2"/>
        </w:rPr>
        <w:t>ISCUSSION</w:t>
      </w:r>
    </w:p>
    <w:p w14:paraId="1277C28B" w14:textId="1FBA127E" w:rsidR="00113952" w:rsidRPr="001421E2" w:rsidDel="00777303" w:rsidRDefault="00113952" w:rsidP="00F81C5B">
      <w:pPr>
        <w:spacing w:line="480" w:lineRule="auto"/>
        <w:jc w:val="both"/>
        <w:rPr>
          <w:del w:id="308" w:author="Bock, Clive" w:date="2022-06-20T13:37:00Z"/>
          <w:rFonts w:ascii="Arial" w:hAnsi="Arial" w:cs="Arial"/>
          <w:b/>
          <w:bCs/>
          <w:color w:val="000000" w:themeColor="text1"/>
          <w:u w:val="single"/>
        </w:rPr>
      </w:pPr>
    </w:p>
    <w:p w14:paraId="126748F7" w14:textId="5D6705E4" w:rsidR="008B29EB" w:rsidRDefault="00AC04B3">
      <w:pPr>
        <w:spacing w:line="480" w:lineRule="auto"/>
        <w:jc w:val="both"/>
        <w:rPr>
          <w:rFonts w:ascii="Arial" w:hAnsi="Arial" w:cs="Arial"/>
          <w:color w:val="000000" w:themeColor="text1"/>
          <w:w w:val="95"/>
        </w:rPr>
      </w:pPr>
      <w:del w:id="309" w:author="Bock, Clive" w:date="2022-06-20T13:37:00Z">
        <w:r w:rsidRPr="001421E2" w:rsidDel="00777303">
          <w:rPr>
            <w:rFonts w:ascii="Arial" w:hAnsi="Arial" w:cs="Arial"/>
            <w:color w:val="000000" w:themeColor="text1"/>
            <w:w w:val="95"/>
          </w:rPr>
          <w:delText xml:space="preserve"> </w:delText>
        </w:r>
      </w:del>
    </w:p>
    <w:p w14:paraId="4AB5AD18" w14:textId="77777777" w:rsidR="008B29EB" w:rsidRDefault="008B29EB">
      <w:pPr>
        <w:spacing w:line="480" w:lineRule="auto"/>
        <w:jc w:val="both"/>
        <w:rPr>
          <w:rFonts w:ascii="Arial" w:hAnsi="Arial" w:cs="Arial"/>
          <w:color w:val="000000" w:themeColor="text1"/>
          <w:w w:val="95"/>
        </w:rPr>
      </w:pPr>
    </w:p>
    <w:p w14:paraId="50F28C47" w14:textId="476EFB73"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In the present study, </w:t>
      </w:r>
      <w:r w:rsidR="00471536">
        <w:rPr>
          <w:rFonts w:ascii="Arial" w:hAnsi="Arial" w:cs="Arial"/>
          <w:color w:val="000000" w:themeColor="text1"/>
        </w:rPr>
        <w:t>HSI</w:t>
      </w:r>
      <w:r w:rsidRPr="001421E2">
        <w:rPr>
          <w:rFonts w:ascii="Arial" w:hAnsi="Arial" w:cs="Arial"/>
          <w:color w:val="000000" w:themeColor="text1"/>
        </w:rPr>
        <w:t xml:space="preserve"> in the UV-range was used to assess </w:t>
      </w:r>
      <w:r w:rsidR="00F445F0">
        <w:rPr>
          <w:rFonts w:ascii="Arial" w:hAnsi="Arial" w:cs="Arial"/>
          <w:color w:val="000000" w:themeColor="text1"/>
        </w:rPr>
        <w:t xml:space="preserve">reflected </w:t>
      </w:r>
      <w:r w:rsidRPr="001421E2">
        <w:rPr>
          <w:rFonts w:ascii="Arial" w:hAnsi="Arial" w:cs="Arial"/>
          <w:color w:val="000000" w:themeColor="text1"/>
        </w:rPr>
        <w:t xml:space="preserve">spectral changes </w:t>
      </w:r>
      <w:r w:rsidR="00F445F0">
        <w:rPr>
          <w:rFonts w:ascii="Arial" w:hAnsi="Arial" w:cs="Arial"/>
          <w:color w:val="000000" w:themeColor="text1"/>
        </w:rPr>
        <w:t>from</w:t>
      </w:r>
      <w:r w:rsidR="00F445F0" w:rsidRPr="001421E2">
        <w:rPr>
          <w:rFonts w:ascii="Arial" w:hAnsi="Arial" w:cs="Arial"/>
          <w:color w:val="000000" w:themeColor="text1"/>
        </w:rPr>
        <w:t xml:space="preserve"> </w:t>
      </w:r>
      <w:r w:rsidRPr="001421E2">
        <w:rPr>
          <w:rFonts w:ascii="Arial" w:hAnsi="Arial" w:cs="Arial"/>
          <w:color w:val="000000" w:themeColor="text1"/>
        </w:rPr>
        <w:t xml:space="preserve">sugar beet leaves with symptoms of CLS and BR. </w:t>
      </w:r>
      <w:r w:rsidR="00F445F0">
        <w:rPr>
          <w:rFonts w:ascii="Arial" w:hAnsi="Arial" w:cs="Arial"/>
          <w:color w:val="000000" w:themeColor="text1"/>
        </w:rPr>
        <w:t xml:space="preserve">Both </w:t>
      </w:r>
      <w:r w:rsidRPr="001421E2">
        <w:rPr>
          <w:rFonts w:ascii="Arial" w:hAnsi="Arial" w:cs="Arial"/>
          <w:color w:val="000000" w:themeColor="text1"/>
        </w:rPr>
        <w:t>CLS and BR develop sub-epidermal</w:t>
      </w:r>
      <w:r w:rsidRPr="001421E2">
        <w:rPr>
          <w:rFonts w:ascii="Arial" w:hAnsi="Arial" w:cs="Arial"/>
          <w:color w:val="000000" w:themeColor="text1"/>
          <w:spacing w:val="-15"/>
        </w:rPr>
        <w:t xml:space="preserve"> </w:t>
      </w:r>
      <w:r w:rsidR="00F445F0">
        <w:rPr>
          <w:rFonts w:ascii="Arial" w:hAnsi="Arial" w:cs="Arial"/>
          <w:color w:val="000000" w:themeColor="text1"/>
          <w:spacing w:val="-15"/>
        </w:rPr>
        <w:t xml:space="preserve">leaf structure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influence</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host</w:t>
      </w:r>
      <w:r w:rsidRPr="001421E2">
        <w:rPr>
          <w:rFonts w:ascii="Arial" w:hAnsi="Arial" w:cs="Arial"/>
          <w:color w:val="000000" w:themeColor="text1"/>
          <w:spacing w:val="-15"/>
        </w:rPr>
        <w:t xml:space="preserve"> </w:t>
      </w:r>
      <w:r w:rsidRPr="001421E2">
        <w:rPr>
          <w:rFonts w:ascii="Arial" w:hAnsi="Arial" w:cs="Arial"/>
          <w:color w:val="000000" w:themeColor="text1"/>
        </w:rPr>
        <w:t>plant</w:t>
      </w:r>
      <w:r w:rsidRPr="001421E2">
        <w:rPr>
          <w:rFonts w:ascii="Arial" w:hAnsi="Arial" w:cs="Arial"/>
          <w:color w:val="000000" w:themeColor="text1"/>
          <w:spacing w:val="-15"/>
        </w:rPr>
        <w:t xml:space="preserve"> </w:t>
      </w:r>
      <w:r w:rsidR="00F445F0">
        <w:rPr>
          <w:rFonts w:ascii="Arial" w:hAnsi="Arial" w:cs="Arial"/>
          <w:color w:val="000000" w:themeColor="text1"/>
        </w:rPr>
        <w:t>despite</w:t>
      </w:r>
      <w:r w:rsidRPr="001421E2">
        <w:rPr>
          <w:rFonts w:ascii="Arial" w:hAnsi="Arial" w:cs="Arial"/>
          <w:color w:val="000000" w:themeColor="text1"/>
          <w:spacing w:val="-15"/>
        </w:rPr>
        <w:t xml:space="preserve"> </w:t>
      </w:r>
      <w:r w:rsidRPr="001421E2">
        <w:rPr>
          <w:rFonts w:ascii="Arial" w:hAnsi="Arial" w:cs="Arial"/>
          <w:color w:val="000000" w:themeColor="text1"/>
        </w:rPr>
        <w:t>differing</w:t>
      </w:r>
      <w:r w:rsidRPr="001421E2">
        <w:rPr>
          <w:rFonts w:ascii="Arial" w:hAnsi="Arial" w:cs="Arial"/>
          <w:color w:val="000000" w:themeColor="text1"/>
          <w:spacing w:val="-15"/>
        </w:rPr>
        <w:t xml:space="preserve"> </w:t>
      </w:r>
      <w:r w:rsidRPr="001421E2">
        <w:rPr>
          <w:rFonts w:ascii="Arial" w:hAnsi="Arial" w:cs="Arial"/>
          <w:color w:val="000000" w:themeColor="text1"/>
        </w:rPr>
        <w:t>lifestyle</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00F445F0">
        <w:rPr>
          <w:rFonts w:ascii="Arial" w:hAnsi="Arial" w:cs="Arial"/>
          <w:color w:val="000000" w:themeColor="text1"/>
          <w:spacing w:val="-15"/>
        </w:rPr>
        <w:t xml:space="preserve">two </w:t>
      </w:r>
      <w:r w:rsidRPr="001421E2">
        <w:rPr>
          <w:rFonts w:ascii="Arial" w:hAnsi="Arial" w:cs="Arial"/>
          <w:color w:val="000000" w:themeColor="text1"/>
        </w:rPr>
        <w:t>pathogens</w:t>
      </w:r>
      <w:r w:rsidRPr="001421E2">
        <w:rPr>
          <w:rFonts w:ascii="Arial" w:hAnsi="Arial" w:cs="Arial"/>
          <w:color w:val="000000" w:themeColor="text1"/>
          <w:spacing w:val="-15"/>
        </w:rPr>
        <w:t xml:space="preserve"> </w:t>
      </w:r>
      <w:r w:rsidR="00F445F0">
        <w:rPr>
          <w:rFonts w:ascii="Arial" w:hAnsi="Arial" w:cs="Arial"/>
          <w:color w:val="000000" w:themeColor="text1"/>
        </w:rPr>
        <w:t>causing the disease</w:t>
      </w:r>
      <w:r w:rsidRPr="001421E2">
        <w:rPr>
          <w:rFonts w:ascii="Arial" w:hAnsi="Arial" w:cs="Arial"/>
          <w:color w:val="000000" w:themeColor="text1"/>
        </w:rPr>
        <w:t>.</w:t>
      </w:r>
      <w:r w:rsidRPr="001421E2">
        <w:rPr>
          <w:rFonts w:ascii="Arial" w:hAnsi="Arial" w:cs="Arial"/>
          <w:color w:val="000000" w:themeColor="text1"/>
          <w:spacing w:val="26"/>
        </w:rPr>
        <w:t xml:space="preserve"> </w:t>
      </w:r>
      <w:r w:rsidRPr="001421E2">
        <w:rPr>
          <w:rFonts w:ascii="Arial" w:hAnsi="Arial" w:cs="Arial"/>
          <w:color w:val="000000" w:themeColor="text1"/>
        </w:rPr>
        <w:t>Both</w:t>
      </w:r>
      <w:r w:rsidRPr="001421E2">
        <w:rPr>
          <w:rFonts w:ascii="Arial" w:hAnsi="Arial" w:cs="Arial"/>
          <w:color w:val="000000" w:themeColor="text1"/>
          <w:spacing w:val="-9"/>
        </w:rPr>
        <w:t xml:space="preserve"> </w:t>
      </w:r>
      <w:r w:rsidRPr="001421E2">
        <w:rPr>
          <w:rFonts w:ascii="Arial" w:hAnsi="Arial" w:cs="Arial"/>
          <w:color w:val="000000" w:themeColor="text1"/>
        </w:rPr>
        <w:t>diseases</w:t>
      </w:r>
      <w:r w:rsidRPr="001421E2">
        <w:rPr>
          <w:rFonts w:ascii="Arial" w:hAnsi="Arial" w:cs="Arial"/>
          <w:color w:val="000000" w:themeColor="text1"/>
          <w:spacing w:val="-10"/>
        </w:rPr>
        <w:t xml:space="preserve"> </w:t>
      </w:r>
      <w:r w:rsidRPr="001421E2">
        <w:rPr>
          <w:rFonts w:ascii="Arial" w:hAnsi="Arial" w:cs="Arial"/>
          <w:color w:val="000000" w:themeColor="text1"/>
        </w:rPr>
        <w:t>progressed</w:t>
      </w:r>
      <w:r w:rsidRPr="001421E2">
        <w:rPr>
          <w:rFonts w:ascii="Arial" w:hAnsi="Arial" w:cs="Arial"/>
          <w:color w:val="000000" w:themeColor="text1"/>
          <w:spacing w:val="-9"/>
        </w:rPr>
        <w:t xml:space="preserve"> </w:t>
      </w:r>
      <w:r w:rsidRPr="001421E2">
        <w:rPr>
          <w:rFonts w:ascii="Arial" w:hAnsi="Arial" w:cs="Arial"/>
          <w:color w:val="000000" w:themeColor="text1"/>
        </w:rPr>
        <w:t>as</w:t>
      </w:r>
      <w:r w:rsidRPr="001421E2">
        <w:rPr>
          <w:rFonts w:ascii="Arial" w:hAnsi="Arial" w:cs="Arial"/>
          <w:color w:val="000000" w:themeColor="text1"/>
          <w:spacing w:val="-9"/>
        </w:rPr>
        <w:t xml:space="preserve"> </w:t>
      </w:r>
      <w:r w:rsidRPr="001421E2">
        <w:rPr>
          <w:rFonts w:ascii="Arial" w:hAnsi="Arial" w:cs="Arial"/>
          <w:color w:val="000000" w:themeColor="text1"/>
        </w:rPr>
        <w:t>previously</w:t>
      </w:r>
      <w:r w:rsidRPr="001421E2">
        <w:rPr>
          <w:rFonts w:ascii="Arial" w:hAnsi="Arial" w:cs="Arial"/>
          <w:color w:val="000000" w:themeColor="text1"/>
          <w:spacing w:val="-9"/>
        </w:rPr>
        <w:t xml:space="preserve"> </w:t>
      </w:r>
      <w:r w:rsidRPr="001421E2">
        <w:rPr>
          <w:rFonts w:ascii="Arial" w:hAnsi="Arial" w:cs="Arial"/>
          <w:color w:val="000000" w:themeColor="text1"/>
        </w:rPr>
        <w:t>described</w:t>
      </w:r>
      <w:r w:rsidRPr="001421E2">
        <w:rPr>
          <w:rFonts w:ascii="Arial" w:hAnsi="Arial" w:cs="Arial"/>
          <w:color w:val="000000" w:themeColor="text1"/>
          <w:spacing w:val="-9"/>
        </w:rPr>
        <w:t xml:space="preserve"> </w:t>
      </w:r>
      <w:hyperlink w:anchor="_bookmark44" w:history="1">
        <w:r w:rsidRPr="001421E2">
          <w:rPr>
            <w:rFonts w:ascii="Arial" w:hAnsi="Arial" w:cs="Arial"/>
            <w:color w:val="000000" w:themeColor="text1"/>
          </w:rPr>
          <w:t>(Mahlein</w:t>
        </w:r>
        <w:r w:rsidRPr="001421E2">
          <w:rPr>
            <w:rFonts w:ascii="Arial" w:hAnsi="Arial" w:cs="Arial"/>
            <w:color w:val="000000" w:themeColor="text1"/>
            <w:spacing w:val="-9"/>
          </w:rPr>
          <w:t xml:space="preserve"> </w:t>
        </w:r>
        <w:r w:rsidRPr="001421E2">
          <w:rPr>
            <w:rFonts w:ascii="Arial" w:hAnsi="Arial" w:cs="Arial"/>
            <w:color w:val="000000" w:themeColor="text1"/>
          </w:rPr>
          <w:t>et</w:t>
        </w:r>
        <w:r w:rsidRPr="001421E2">
          <w:rPr>
            <w:rFonts w:ascii="Arial" w:hAnsi="Arial" w:cs="Arial"/>
            <w:color w:val="000000" w:themeColor="text1"/>
            <w:spacing w:val="-9"/>
          </w:rPr>
          <w:t xml:space="preserve"> </w:t>
        </w:r>
        <w:r w:rsidRPr="001421E2">
          <w:rPr>
            <w:rFonts w:ascii="Arial" w:hAnsi="Arial" w:cs="Arial"/>
            <w:color w:val="000000" w:themeColor="text1"/>
          </w:rPr>
          <w:t>al.</w:t>
        </w:r>
      </w:hyperlink>
      <w:r w:rsidRPr="001421E2">
        <w:rPr>
          <w:rFonts w:ascii="Arial" w:hAnsi="Arial" w:cs="Arial"/>
          <w:color w:val="000000" w:themeColor="text1"/>
          <w:spacing w:val="-9"/>
        </w:rPr>
        <w:t xml:space="preserve"> </w:t>
      </w:r>
      <w:hyperlink w:anchor="_bookmark44" w:history="1">
        <w:r w:rsidRPr="001421E2">
          <w:rPr>
            <w:rFonts w:ascii="Arial" w:hAnsi="Arial" w:cs="Arial"/>
            <w:color w:val="000000" w:themeColor="text1"/>
          </w:rPr>
          <w:t>2012)</w:t>
        </w:r>
      </w:hyperlink>
      <w:r w:rsidRPr="001421E2">
        <w:rPr>
          <w:rFonts w:ascii="Arial" w:hAnsi="Arial" w:cs="Arial"/>
          <w:color w:val="000000" w:themeColor="text1"/>
          <w:spacing w:val="-9"/>
        </w:rPr>
        <w:t xml:space="preserve"> </w:t>
      </w:r>
      <w:r w:rsidRPr="001421E2">
        <w:rPr>
          <w:rFonts w:ascii="Arial" w:hAnsi="Arial" w:cs="Arial"/>
          <w:color w:val="000000" w:themeColor="text1"/>
        </w:rPr>
        <w:t>and were</w:t>
      </w:r>
      <w:r w:rsidRPr="001421E2">
        <w:rPr>
          <w:rFonts w:ascii="Arial" w:hAnsi="Arial" w:cs="Arial"/>
          <w:color w:val="000000" w:themeColor="text1"/>
          <w:spacing w:val="-15"/>
        </w:rPr>
        <w:t xml:space="preserve"> </w:t>
      </w:r>
      <w:r w:rsidRPr="001421E2">
        <w:rPr>
          <w:rFonts w:ascii="Arial" w:hAnsi="Arial" w:cs="Arial"/>
          <w:color w:val="000000" w:themeColor="text1"/>
        </w:rPr>
        <w:t>divided</w:t>
      </w:r>
      <w:r w:rsidRPr="001421E2">
        <w:rPr>
          <w:rFonts w:ascii="Arial" w:hAnsi="Arial" w:cs="Arial"/>
          <w:color w:val="000000" w:themeColor="text1"/>
          <w:spacing w:val="-15"/>
        </w:rPr>
        <w:t xml:space="preserve"> </w:t>
      </w:r>
      <w:r w:rsidRPr="001421E2">
        <w:rPr>
          <w:rFonts w:ascii="Arial" w:hAnsi="Arial" w:cs="Arial"/>
          <w:color w:val="000000" w:themeColor="text1"/>
        </w:rPr>
        <w:t>into</w:t>
      </w:r>
      <w:r w:rsidRPr="001421E2">
        <w:rPr>
          <w:rFonts w:ascii="Arial" w:hAnsi="Arial" w:cs="Arial"/>
          <w:color w:val="000000" w:themeColor="text1"/>
          <w:spacing w:val="-15"/>
        </w:rPr>
        <w:t xml:space="preserve"> </w:t>
      </w:r>
      <w:r w:rsidRPr="001421E2">
        <w:rPr>
          <w:rFonts w:ascii="Arial" w:hAnsi="Arial" w:cs="Arial"/>
          <w:color w:val="000000" w:themeColor="text1"/>
        </w:rPr>
        <w:t>four</w:t>
      </w:r>
      <w:r w:rsidRPr="001421E2">
        <w:rPr>
          <w:rFonts w:ascii="Arial" w:hAnsi="Arial" w:cs="Arial"/>
          <w:color w:val="000000" w:themeColor="text1"/>
          <w:spacing w:val="-15"/>
        </w:rPr>
        <w:t xml:space="preserve"> </w:t>
      </w:r>
      <w:r w:rsidRPr="001421E2">
        <w:rPr>
          <w:rFonts w:ascii="Arial" w:hAnsi="Arial" w:cs="Arial"/>
          <w:color w:val="000000" w:themeColor="text1"/>
        </w:rPr>
        <w:t>symptom</w:t>
      </w:r>
      <w:r w:rsidRPr="001421E2">
        <w:rPr>
          <w:rFonts w:ascii="Arial" w:hAnsi="Arial" w:cs="Arial"/>
          <w:color w:val="000000" w:themeColor="text1"/>
          <w:spacing w:val="-15"/>
        </w:rPr>
        <w:t xml:space="preserve"> </w:t>
      </w:r>
      <w:r w:rsidRPr="001421E2">
        <w:rPr>
          <w:rFonts w:ascii="Arial" w:hAnsi="Arial" w:cs="Arial"/>
          <w:color w:val="000000" w:themeColor="text1"/>
        </w:rPr>
        <w:t>classes</w:t>
      </w:r>
      <w:r w:rsidR="008842BD">
        <w:rPr>
          <w:rFonts w:ascii="Arial" w:hAnsi="Arial" w:cs="Arial"/>
          <w:color w:val="000000" w:themeColor="text1"/>
        </w:rPr>
        <w:t xml:space="preserve"> since previous studies (</w:t>
      </w:r>
      <w:hyperlink w:anchor="_bookmark10" w:history="1">
        <w:r w:rsidR="008842BD" w:rsidRPr="001421E2">
          <w:rPr>
            <w:rFonts w:ascii="Arial" w:hAnsi="Arial" w:cs="Arial"/>
            <w:color w:val="000000" w:themeColor="text1"/>
          </w:rPr>
          <w:t>Brugger</w:t>
        </w:r>
        <w:r w:rsidR="008842BD" w:rsidRPr="001421E2">
          <w:rPr>
            <w:rFonts w:ascii="Arial" w:hAnsi="Arial" w:cs="Arial"/>
            <w:color w:val="000000" w:themeColor="text1"/>
            <w:spacing w:val="-15"/>
          </w:rPr>
          <w:t xml:space="preserve"> </w:t>
        </w:r>
        <w:r w:rsidR="008842BD" w:rsidRPr="001421E2">
          <w:rPr>
            <w:rFonts w:ascii="Arial" w:hAnsi="Arial" w:cs="Arial"/>
            <w:color w:val="000000" w:themeColor="text1"/>
          </w:rPr>
          <w:t>et</w:t>
        </w:r>
        <w:r w:rsidR="008842BD" w:rsidRPr="001421E2">
          <w:rPr>
            <w:rFonts w:ascii="Arial" w:hAnsi="Arial" w:cs="Arial"/>
            <w:color w:val="000000" w:themeColor="text1"/>
            <w:spacing w:val="-15"/>
          </w:rPr>
          <w:t xml:space="preserve"> </w:t>
        </w:r>
        <w:r w:rsidR="008842BD" w:rsidRPr="001421E2">
          <w:rPr>
            <w:rFonts w:ascii="Arial" w:hAnsi="Arial" w:cs="Arial"/>
            <w:color w:val="000000" w:themeColor="text1"/>
          </w:rPr>
          <w:t>al.,</w:t>
        </w:r>
        <w:r w:rsidR="008842BD" w:rsidRPr="001421E2">
          <w:rPr>
            <w:rFonts w:ascii="Arial" w:hAnsi="Arial" w:cs="Arial"/>
            <w:color w:val="000000" w:themeColor="text1"/>
            <w:spacing w:val="-15"/>
          </w:rPr>
          <w:t xml:space="preserve"> </w:t>
        </w:r>
      </w:hyperlink>
      <w:hyperlink w:anchor="_bookmark10" w:history="1">
        <w:r w:rsidR="008842BD" w:rsidRPr="001421E2">
          <w:rPr>
            <w:rFonts w:ascii="Arial" w:hAnsi="Arial" w:cs="Arial"/>
            <w:color w:val="000000" w:themeColor="text1"/>
          </w:rPr>
          <w:t>2019a)</w:t>
        </w:r>
      </w:hyperlink>
      <w:r w:rsidR="008842BD">
        <w:rPr>
          <w:rFonts w:ascii="Arial" w:hAnsi="Arial" w:cs="Arial"/>
          <w:color w:val="000000" w:themeColor="text1"/>
        </w:rPr>
        <w:t xml:space="preserve"> revealed that sugar beet leaves exhibit tissue damage after HSI measurements with UV-light</w:t>
      </w:r>
      <w:r w:rsidR="006C14E1">
        <w:rPr>
          <w:rFonts w:ascii="Arial" w:hAnsi="Arial" w:cs="Arial"/>
          <w:color w:val="000000" w:themeColor="text1"/>
        </w:rPr>
        <w:t>.</w:t>
      </w:r>
      <w:r w:rsidRPr="001421E2">
        <w:rPr>
          <w:rFonts w:ascii="Arial" w:hAnsi="Arial" w:cs="Arial"/>
          <w:color w:val="000000" w:themeColor="text1"/>
          <w:spacing w:val="40"/>
        </w:rPr>
        <w:t xml:space="preserve"> </w:t>
      </w:r>
      <w:r w:rsidR="002D7A3B">
        <w:rPr>
          <w:rFonts w:ascii="Arial" w:hAnsi="Arial" w:cs="Arial"/>
          <w:color w:val="000000" w:themeColor="text1"/>
          <w:w w:val="95"/>
        </w:rPr>
        <w:t>T</w:t>
      </w:r>
      <w:r w:rsidRPr="001421E2">
        <w:rPr>
          <w:rFonts w:ascii="Arial" w:hAnsi="Arial" w:cs="Arial"/>
          <w:color w:val="000000" w:themeColor="text1"/>
          <w:w w:val="95"/>
        </w:rPr>
        <w:t xml:space="preserve">he </w:t>
      </w:r>
      <w:r w:rsidR="002D7A3B">
        <w:rPr>
          <w:rFonts w:ascii="Arial" w:hAnsi="Arial" w:cs="Arial"/>
          <w:color w:val="000000" w:themeColor="text1"/>
          <w:w w:val="95"/>
        </w:rPr>
        <w:t>precise</w:t>
      </w:r>
      <w:r w:rsidR="002D7A3B" w:rsidRPr="001421E2">
        <w:rPr>
          <w:rFonts w:ascii="Arial" w:hAnsi="Arial" w:cs="Arial"/>
          <w:color w:val="000000" w:themeColor="text1"/>
          <w:w w:val="95"/>
        </w:rPr>
        <w:t xml:space="preserve"> </w:t>
      </w:r>
      <w:r w:rsidRPr="001421E2">
        <w:rPr>
          <w:rFonts w:ascii="Arial" w:hAnsi="Arial" w:cs="Arial"/>
          <w:color w:val="000000" w:themeColor="text1"/>
          <w:w w:val="95"/>
        </w:rPr>
        <w:t xml:space="preserve">definition of the symptom classes </w:t>
      </w:r>
      <w:r w:rsidR="002D7A3B">
        <w:rPr>
          <w:rFonts w:ascii="Arial" w:hAnsi="Arial" w:cs="Arial"/>
          <w:color w:val="000000" w:themeColor="text1"/>
          <w:w w:val="95"/>
        </w:rPr>
        <w:t>based on</w:t>
      </w:r>
      <w:r w:rsidRPr="001421E2">
        <w:rPr>
          <w:rFonts w:ascii="Arial" w:hAnsi="Arial" w:cs="Arial"/>
          <w:color w:val="000000" w:themeColor="text1"/>
          <w:w w:val="95"/>
        </w:rPr>
        <w:t xml:space="preserve"> visual characteristics </w:t>
      </w:r>
      <w:r w:rsidR="002D7A3B">
        <w:rPr>
          <w:rFonts w:ascii="Arial" w:hAnsi="Arial" w:cs="Arial"/>
          <w:color w:val="000000" w:themeColor="text1"/>
          <w:w w:val="95"/>
        </w:rPr>
        <w:t xml:space="preserve">of the disease as it progressed </w:t>
      </w:r>
      <w:r w:rsidRPr="001421E2">
        <w:rPr>
          <w:rFonts w:ascii="Arial" w:hAnsi="Arial" w:cs="Arial"/>
          <w:color w:val="000000" w:themeColor="text1"/>
          <w:w w:val="95"/>
        </w:rPr>
        <w:t xml:space="preserve">allowed for </w:t>
      </w:r>
      <w:r w:rsidR="002D7A3B">
        <w:rPr>
          <w:rFonts w:ascii="Arial" w:hAnsi="Arial" w:cs="Arial"/>
          <w:color w:val="000000" w:themeColor="text1"/>
          <w:w w:val="95"/>
        </w:rPr>
        <w:t>appropriate</w:t>
      </w:r>
      <w:r w:rsidRPr="001421E2">
        <w:rPr>
          <w:rFonts w:ascii="Arial" w:hAnsi="Arial" w:cs="Arial"/>
          <w:color w:val="000000" w:themeColor="text1"/>
          <w:w w:val="95"/>
        </w:rPr>
        <w:t xml:space="preserve"> hyperspectral measurements at the </w:t>
      </w:r>
      <w:r w:rsidRPr="001421E2">
        <w:rPr>
          <w:rFonts w:ascii="Arial" w:hAnsi="Arial" w:cs="Arial"/>
          <w:color w:val="000000" w:themeColor="text1"/>
        </w:rPr>
        <w:t>same time</w:t>
      </w:r>
      <w:r w:rsidR="002D7A3B">
        <w:rPr>
          <w:rFonts w:ascii="Arial" w:hAnsi="Arial" w:cs="Arial"/>
          <w:color w:val="000000" w:themeColor="text1"/>
        </w:rPr>
        <w:t>s</w:t>
      </w:r>
      <w:r w:rsidRPr="001421E2">
        <w:rPr>
          <w:rFonts w:ascii="Arial" w:hAnsi="Arial" w:cs="Arial"/>
          <w:color w:val="000000" w:themeColor="text1"/>
        </w:rPr>
        <w:t xml:space="preserve"> </w:t>
      </w:r>
      <w:r w:rsidR="002D7A3B">
        <w:rPr>
          <w:rFonts w:ascii="Arial" w:hAnsi="Arial" w:cs="Arial"/>
          <w:color w:val="000000" w:themeColor="text1"/>
        </w:rPr>
        <w:t xml:space="preserve">to ascertain changes in </w:t>
      </w:r>
      <w:r w:rsidRPr="001421E2">
        <w:rPr>
          <w:rFonts w:ascii="Arial" w:hAnsi="Arial" w:cs="Arial"/>
          <w:color w:val="000000" w:themeColor="text1"/>
        </w:rPr>
        <w:t>infection.</w:t>
      </w:r>
      <w:r w:rsidRPr="001421E2">
        <w:rPr>
          <w:rFonts w:ascii="Arial" w:hAnsi="Arial" w:cs="Arial"/>
          <w:color w:val="000000" w:themeColor="text1"/>
          <w:spacing w:val="40"/>
        </w:rPr>
        <w:t xml:space="preserve"> </w:t>
      </w:r>
      <w:r w:rsidR="009B37DF">
        <w:rPr>
          <w:rFonts w:ascii="Arial" w:hAnsi="Arial" w:cs="Arial"/>
          <w:color w:val="000000" w:themeColor="text1"/>
        </w:rPr>
        <w:t>B</w:t>
      </w:r>
      <w:r w:rsidRPr="001421E2">
        <w:rPr>
          <w:rFonts w:ascii="Arial" w:hAnsi="Arial" w:cs="Arial"/>
          <w:color w:val="000000" w:themeColor="text1"/>
          <w:w w:val="95"/>
        </w:rPr>
        <w:t xml:space="preserve">oth diseases </w:t>
      </w:r>
      <w:r w:rsidR="009B37DF">
        <w:rPr>
          <w:rFonts w:ascii="Arial" w:hAnsi="Arial" w:cs="Arial"/>
          <w:color w:val="000000" w:themeColor="text1"/>
          <w:w w:val="95"/>
        </w:rPr>
        <w:t>had unique</w:t>
      </w:r>
      <w:r w:rsidRPr="001421E2">
        <w:rPr>
          <w:rFonts w:ascii="Arial" w:hAnsi="Arial" w:cs="Arial"/>
          <w:color w:val="000000" w:themeColor="text1"/>
          <w:w w:val="95"/>
        </w:rPr>
        <w:t xml:space="preserve"> changes in spectral signatures</w:t>
      </w:r>
      <w:r w:rsidR="009B37DF">
        <w:rPr>
          <w:rFonts w:ascii="Arial" w:hAnsi="Arial" w:cs="Arial"/>
          <w:color w:val="000000" w:themeColor="text1"/>
          <w:w w:val="95"/>
        </w:rPr>
        <w:t xml:space="preserve"> with each symptom class</w:t>
      </w:r>
      <w:r w:rsidRPr="001421E2">
        <w:rPr>
          <w:rFonts w:ascii="Arial" w:hAnsi="Arial" w:cs="Arial"/>
          <w:color w:val="000000" w:themeColor="text1"/>
          <w:w w:val="95"/>
        </w:rPr>
        <w:t xml:space="preserve">. </w:t>
      </w:r>
      <w:r w:rsidRPr="001421E2">
        <w:rPr>
          <w:rFonts w:ascii="Arial" w:hAnsi="Arial" w:cs="Arial"/>
          <w:color w:val="000000" w:themeColor="text1"/>
          <w:spacing w:val="-2"/>
        </w:rPr>
        <w:t>While</w:t>
      </w:r>
      <w:r w:rsidRPr="001421E2">
        <w:rPr>
          <w:rFonts w:ascii="Arial" w:hAnsi="Arial" w:cs="Arial"/>
          <w:color w:val="000000" w:themeColor="text1"/>
          <w:spacing w:val="-8"/>
        </w:rPr>
        <w:t xml:space="preserve"> </w:t>
      </w:r>
      <w:r w:rsidR="009830AB">
        <w:rPr>
          <w:rFonts w:ascii="Arial" w:hAnsi="Arial" w:cs="Arial"/>
          <w:color w:val="000000" w:themeColor="text1"/>
          <w:spacing w:val="-2"/>
        </w:rPr>
        <w:t>all</w:t>
      </w:r>
      <w:r w:rsidRPr="001421E2">
        <w:rPr>
          <w:rFonts w:ascii="Arial" w:hAnsi="Arial" w:cs="Arial"/>
          <w:color w:val="000000" w:themeColor="text1"/>
          <w:spacing w:val="-8"/>
        </w:rPr>
        <w:t xml:space="preserve"> </w:t>
      </w:r>
      <w:r w:rsidR="009830AB">
        <w:rPr>
          <w:rFonts w:ascii="Arial" w:hAnsi="Arial" w:cs="Arial"/>
          <w:color w:val="000000" w:themeColor="text1"/>
          <w:spacing w:val="-8"/>
        </w:rPr>
        <w:t xml:space="preserve">CLS </w:t>
      </w:r>
      <w:r w:rsidRPr="001421E2">
        <w:rPr>
          <w:rFonts w:ascii="Arial" w:hAnsi="Arial" w:cs="Arial"/>
          <w:color w:val="000000" w:themeColor="text1"/>
          <w:spacing w:val="-2"/>
        </w:rPr>
        <w:t>symptom</w:t>
      </w:r>
      <w:r w:rsidRPr="001421E2">
        <w:rPr>
          <w:rFonts w:ascii="Arial" w:hAnsi="Arial" w:cs="Arial"/>
          <w:color w:val="000000" w:themeColor="text1"/>
          <w:spacing w:val="-7"/>
        </w:rPr>
        <w:t xml:space="preserve"> </w:t>
      </w:r>
      <w:r w:rsidRPr="001421E2">
        <w:rPr>
          <w:rFonts w:ascii="Arial" w:hAnsi="Arial" w:cs="Arial"/>
          <w:color w:val="000000" w:themeColor="text1"/>
          <w:spacing w:val="-2"/>
        </w:rPr>
        <w:t>class</w:t>
      </w:r>
      <w:r w:rsidR="009830AB">
        <w:rPr>
          <w:rFonts w:ascii="Arial" w:hAnsi="Arial" w:cs="Arial"/>
          <w:color w:val="000000" w:themeColor="text1"/>
          <w:spacing w:val="-2"/>
        </w:rPr>
        <w:t>es</w:t>
      </w:r>
      <w:r w:rsidRPr="001421E2">
        <w:rPr>
          <w:rFonts w:ascii="Arial" w:hAnsi="Arial" w:cs="Arial"/>
          <w:color w:val="000000" w:themeColor="text1"/>
          <w:spacing w:val="-7"/>
        </w:rPr>
        <w:t xml:space="preserve"> </w:t>
      </w:r>
      <w:del w:id="310" w:author="Bock, Clive" w:date="2022-06-20T13:38:00Z">
        <w:r w:rsidRPr="001421E2" w:rsidDel="00777303">
          <w:rPr>
            <w:rFonts w:ascii="Arial" w:hAnsi="Arial" w:cs="Arial"/>
            <w:color w:val="000000" w:themeColor="text1"/>
            <w:spacing w:val="-7"/>
          </w:rPr>
          <w:delText xml:space="preserve"> </w:delText>
        </w:r>
      </w:del>
      <w:r w:rsidR="009830AB">
        <w:rPr>
          <w:rFonts w:ascii="Arial" w:hAnsi="Arial" w:cs="Arial"/>
          <w:color w:val="000000" w:themeColor="text1"/>
          <w:spacing w:val="-7"/>
        </w:rPr>
        <w:t xml:space="preserve">were generally </w:t>
      </w:r>
      <w:r w:rsidR="009830AB">
        <w:rPr>
          <w:rFonts w:ascii="Arial" w:hAnsi="Arial" w:cs="Arial"/>
          <w:color w:val="000000" w:themeColor="text1"/>
          <w:spacing w:val="-2"/>
        </w:rPr>
        <w:t>characterized</w:t>
      </w:r>
      <w:r w:rsidR="009830AB" w:rsidRPr="001421E2">
        <w:rPr>
          <w:rFonts w:ascii="Arial" w:hAnsi="Arial" w:cs="Arial"/>
          <w:color w:val="000000" w:themeColor="text1"/>
          <w:spacing w:val="-8"/>
        </w:rPr>
        <w:t xml:space="preserve"> </w:t>
      </w:r>
      <w:r w:rsidRPr="001421E2">
        <w:rPr>
          <w:rFonts w:ascii="Arial" w:hAnsi="Arial" w:cs="Arial"/>
          <w:color w:val="000000" w:themeColor="text1"/>
          <w:spacing w:val="-2"/>
        </w:rPr>
        <w:t>by</w:t>
      </w:r>
      <w:r w:rsidRPr="001421E2">
        <w:rPr>
          <w:rFonts w:ascii="Arial" w:hAnsi="Arial" w:cs="Arial"/>
          <w:color w:val="000000" w:themeColor="text1"/>
          <w:spacing w:val="-8"/>
        </w:rPr>
        <w:t xml:space="preserve"> </w:t>
      </w:r>
      <w:r w:rsidRPr="001421E2">
        <w:rPr>
          <w:rFonts w:ascii="Arial" w:hAnsi="Arial" w:cs="Arial"/>
          <w:color w:val="000000" w:themeColor="text1"/>
          <w:spacing w:val="-2"/>
        </w:rPr>
        <w:t>changes</w:t>
      </w:r>
      <w:r w:rsidRPr="001421E2">
        <w:rPr>
          <w:rFonts w:ascii="Arial" w:hAnsi="Arial" w:cs="Arial"/>
          <w:color w:val="000000" w:themeColor="text1"/>
          <w:spacing w:val="-8"/>
        </w:rPr>
        <w:t xml:space="preserve"> </w:t>
      </w:r>
      <w:r w:rsidRPr="001421E2">
        <w:rPr>
          <w:rFonts w:ascii="Arial" w:hAnsi="Arial" w:cs="Arial"/>
          <w:color w:val="000000" w:themeColor="text1"/>
          <w:spacing w:val="-2"/>
        </w:rPr>
        <w:t>in</w:t>
      </w:r>
      <w:r w:rsidRPr="001421E2">
        <w:rPr>
          <w:rFonts w:ascii="Arial" w:hAnsi="Arial" w:cs="Arial"/>
          <w:color w:val="000000" w:themeColor="text1"/>
          <w:spacing w:val="-8"/>
        </w:rPr>
        <w:t xml:space="preserve"> </w:t>
      </w:r>
      <w:r w:rsidRPr="001421E2">
        <w:rPr>
          <w:rFonts w:ascii="Arial" w:hAnsi="Arial" w:cs="Arial"/>
          <w:color w:val="000000" w:themeColor="text1"/>
          <w:spacing w:val="-2"/>
        </w:rPr>
        <w:t xml:space="preserve">reflectance </w:t>
      </w:r>
      <w:del w:id="311" w:author="Bock, Clive" w:date="2022-06-20T13:38:00Z">
        <w:r w:rsidR="009830AB" w:rsidDel="00777303">
          <w:rPr>
            <w:rFonts w:ascii="Arial" w:hAnsi="Arial" w:cs="Arial"/>
            <w:color w:val="000000" w:themeColor="text1"/>
            <w:spacing w:val="-2"/>
          </w:rPr>
          <w:delText xml:space="preserve">for </w:delText>
        </w:r>
      </w:del>
      <w:ins w:id="312" w:author="Bock, Clive" w:date="2022-06-20T13:38:00Z">
        <w:r w:rsidR="00777303">
          <w:rPr>
            <w:rFonts w:ascii="Arial" w:hAnsi="Arial" w:cs="Arial"/>
            <w:color w:val="000000" w:themeColor="text1"/>
            <w:spacing w:val="-2"/>
          </w:rPr>
          <w:t xml:space="preserve">at </w:t>
        </w:r>
      </w:ins>
      <w:r w:rsidR="009830AB">
        <w:rPr>
          <w:rFonts w:ascii="Arial" w:hAnsi="Arial" w:cs="Arial"/>
          <w:color w:val="000000" w:themeColor="text1"/>
          <w:spacing w:val="-2"/>
        </w:rPr>
        <w:t xml:space="preserve">wavelengths </w:t>
      </w:r>
      <w:r w:rsidRPr="001421E2">
        <w:rPr>
          <w:rFonts w:ascii="Arial" w:hAnsi="Arial" w:cs="Arial"/>
          <w:color w:val="000000" w:themeColor="text1"/>
        </w:rPr>
        <w:t>from 250</w:t>
      </w:r>
      <w:r w:rsidR="009830AB">
        <w:rPr>
          <w:rFonts w:ascii="Arial" w:hAnsi="Arial" w:cs="Arial"/>
          <w:color w:val="000000" w:themeColor="text1"/>
        </w:rPr>
        <w:t xml:space="preserve"> to </w:t>
      </w:r>
      <w:r w:rsidRPr="001421E2">
        <w:rPr>
          <w:rFonts w:ascii="Arial" w:hAnsi="Arial" w:cs="Arial"/>
          <w:color w:val="000000" w:themeColor="text1"/>
        </w:rPr>
        <w:t>410 nm and 430</w:t>
      </w:r>
      <w:r w:rsidR="009830AB">
        <w:rPr>
          <w:rFonts w:ascii="Arial" w:hAnsi="Arial" w:cs="Arial"/>
          <w:color w:val="000000" w:themeColor="text1"/>
        </w:rPr>
        <w:t xml:space="preserve"> to </w:t>
      </w:r>
      <w:r w:rsidRPr="001421E2">
        <w:rPr>
          <w:rFonts w:ascii="Arial" w:hAnsi="Arial" w:cs="Arial"/>
          <w:color w:val="000000" w:themeColor="text1"/>
        </w:rPr>
        <w:t xml:space="preserve">500 nm, BR </w:t>
      </w:r>
      <w:r w:rsidR="009830AB">
        <w:rPr>
          <w:rFonts w:ascii="Arial" w:hAnsi="Arial" w:cs="Arial"/>
          <w:color w:val="000000" w:themeColor="text1"/>
        </w:rPr>
        <w:t>had</w:t>
      </w:r>
      <w:r w:rsidR="009830AB" w:rsidRPr="001421E2">
        <w:rPr>
          <w:rFonts w:ascii="Arial" w:hAnsi="Arial" w:cs="Arial"/>
          <w:color w:val="000000" w:themeColor="text1"/>
        </w:rPr>
        <w:t xml:space="preserve"> </w:t>
      </w:r>
      <w:r w:rsidR="008B29EB">
        <w:rPr>
          <w:rFonts w:ascii="Arial" w:hAnsi="Arial" w:cs="Arial"/>
          <w:color w:val="000000" w:themeColor="text1"/>
        </w:rPr>
        <w:t>less pronounced</w:t>
      </w:r>
      <w:r w:rsidR="008B29EB" w:rsidRPr="001421E2">
        <w:rPr>
          <w:rFonts w:ascii="Arial" w:hAnsi="Arial" w:cs="Arial"/>
          <w:color w:val="000000" w:themeColor="text1"/>
        </w:rPr>
        <w:t xml:space="preserve"> </w:t>
      </w:r>
      <w:r w:rsidRPr="001421E2">
        <w:rPr>
          <w:rFonts w:ascii="Arial" w:hAnsi="Arial" w:cs="Arial"/>
          <w:color w:val="000000" w:themeColor="text1"/>
        </w:rPr>
        <w:t xml:space="preserve">changes </w:t>
      </w:r>
      <w:r w:rsidR="009830AB">
        <w:rPr>
          <w:rFonts w:ascii="Arial" w:hAnsi="Arial" w:cs="Arial"/>
          <w:color w:val="000000" w:themeColor="text1"/>
        </w:rPr>
        <w:t xml:space="preserve">in reflectance </w:t>
      </w:r>
      <w:r w:rsidRPr="001421E2">
        <w:rPr>
          <w:rFonts w:ascii="Arial" w:hAnsi="Arial" w:cs="Arial"/>
          <w:color w:val="000000" w:themeColor="text1"/>
        </w:rPr>
        <w:t>between the symptom</w:t>
      </w:r>
      <w:r w:rsidRPr="001421E2">
        <w:rPr>
          <w:rFonts w:ascii="Arial" w:hAnsi="Arial" w:cs="Arial"/>
          <w:color w:val="000000" w:themeColor="text1"/>
          <w:spacing w:val="-15"/>
        </w:rPr>
        <w:t xml:space="preserve"> </w:t>
      </w:r>
      <w:r w:rsidRPr="001421E2">
        <w:rPr>
          <w:rFonts w:ascii="Arial" w:hAnsi="Arial" w:cs="Arial"/>
          <w:color w:val="000000" w:themeColor="text1"/>
        </w:rPr>
        <w:t>classes.</w:t>
      </w:r>
      <w:r w:rsidRPr="001421E2">
        <w:rPr>
          <w:rFonts w:ascii="Arial" w:hAnsi="Arial" w:cs="Arial"/>
          <w:color w:val="000000" w:themeColor="text1"/>
          <w:spacing w:val="14"/>
        </w:rPr>
        <w:t xml:space="preserve"> </w:t>
      </w:r>
      <w:r w:rsidR="009830AB">
        <w:rPr>
          <w:rFonts w:ascii="Arial" w:hAnsi="Arial" w:cs="Arial"/>
          <w:color w:val="000000" w:themeColor="text1"/>
        </w:rPr>
        <w:t>D</w:t>
      </w:r>
      <w:r w:rsidRPr="001421E2">
        <w:rPr>
          <w:rFonts w:ascii="Arial" w:hAnsi="Arial" w:cs="Arial"/>
          <w:color w:val="000000" w:themeColor="text1"/>
        </w:rPr>
        <w:t>ifferent</w:t>
      </w:r>
      <w:r w:rsidRPr="001421E2">
        <w:rPr>
          <w:rFonts w:ascii="Arial" w:hAnsi="Arial" w:cs="Arial"/>
          <w:color w:val="000000" w:themeColor="text1"/>
          <w:spacing w:val="-15"/>
        </w:rPr>
        <w:t xml:space="preserve"> </w:t>
      </w:r>
      <w:r w:rsidR="009830AB">
        <w:rPr>
          <w:rFonts w:ascii="Arial" w:hAnsi="Arial" w:cs="Arial"/>
          <w:color w:val="000000" w:themeColor="text1"/>
        </w:rPr>
        <w:t>pathogens</w:t>
      </w:r>
      <w:r w:rsidR="009830AB" w:rsidRPr="001421E2">
        <w:rPr>
          <w:rFonts w:ascii="Arial" w:hAnsi="Arial" w:cs="Arial"/>
          <w:color w:val="000000" w:themeColor="text1"/>
          <w:spacing w:val="-15"/>
        </w:rPr>
        <w:t xml:space="preserve"> </w:t>
      </w:r>
      <w:r w:rsidR="009830AB">
        <w:rPr>
          <w:rFonts w:ascii="Arial" w:hAnsi="Arial" w:cs="Arial"/>
          <w:color w:val="000000" w:themeColor="text1"/>
        </w:rPr>
        <w:t>cause</w:t>
      </w:r>
      <w:r w:rsidRPr="001421E2">
        <w:rPr>
          <w:rFonts w:ascii="Arial" w:hAnsi="Arial" w:cs="Arial"/>
          <w:color w:val="000000" w:themeColor="text1"/>
          <w:spacing w:val="-15"/>
        </w:rPr>
        <w:t xml:space="preserve"> </w:t>
      </w:r>
      <w:r w:rsidRPr="001421E2">
        <w:rPr>
          <w:rFonts w:ascii="Arial" w:hAnsi="Arial" w:cs="Arial"/>
          <w:color w:val="000000" w:themeColor="text1"/>
        </w:rPr>
        <w:t>specific</w:t>
      </w:r>
      <w:r w:rsidRPr="001421E2">
        <w:rPr>
          <w:rFonts w:ascii="Arial" w:hAnsi="Arial" w:cs="Arial"/>
          <w:color w:val="000000" w:themeColor="text1"/>
          <w:spacing w:val="-15"/>
        </w:rPr>
        <w:t xml:space="preserve"> </w:t>
      </w:r>
      <w:r w:rsidRPr="001421E2">
        <w:rPr>
          <w:rFonts w:ascii="Arial" w:hAnsi="Arial" w:cs="Arial"/>
          <w:color w:val="000000" w:themeColor="text1"/>
        </w:rPr>
        <w:t>physiological</w:t>
      </w:r>
      <w:r w:rsidRPr="001421E2">
        <w:rPr>
          <w:rFonts w:ascii="Arial" w:hAnsi="Arial" w:cs="Arial"/>
          <w:color w:val="000000" w:themeColor="text1"/>
          <w:spacing w:val="-15"/>
        </w:rPr>
        <w:t xml:space="preserve"> </w:t>
      </w:r>
      <w:r w:rsidRPr="001421E2">
        <w:rPr>
          <w:rFonts w:ascii="Arial" w:hAnsi="Arial" w:cs="Arial"/>
          <w:color w:val="000000" w:themeColor="text1"/>
        </w:rPr>
        <w:t>changes</w:t>
      </w:r>
      <w:r w:rsidRPr="001421E2">
        <w:rPr>
          <w:rFonts w:ascii="Arial" w:hAnsi="Arial" w:cs="Arial"/>
          <w:color w:val="000000" w:themeColor="text1"/>
          <w:spacing w:val="-15"/>
        </w:rPr>
        <w:t xml:space="preserve"> </w:t>
      </w:r>
      <w:r w:rsidR="009830AB">
        <w:rPr>
          <w:rFonts w:ascii="Arial" w:hAnsi="Arial" w:cs="Arial"/>
          <w:color w:val="000000" w:themeColor="text1"/>
        </w:rPr>
        <w:t>in</w:t>
      </w:r>
      <w:r w:rsidR="009830AB" w:rsidRPr="001421E2">
        <w:rPr>
          <w:rFonts w:ascii="Arial" w:hAnsi="Arial" w:cs="Arial"/>
          <w:color w:val="000000" w:themeColor="text1"/>
          <w:spacing w:val="-15"/>
        </w:rPr>
        <w:t xml:space="preserve"> </w:t>
      </w:r>
      <w:r w:rsidR="008B29EB">
        <w:rPr>
          <w:rFonts w:ascii="Arial" w:hAnsi="Arial" w:cs="Arial"/>
          <w:color w:val="000000" w:themeColor="text1"/>
          <w:spacing w:val="-15"/>
        </w:rPr>
        <w:t>a</w:t>
      </w:r>
      <w:r w:rsidRPr="001421E2">
        <w:rPr>
          <w:rFonts w:ascii="Arial" w:hAnsi="Arial" w:cs="Arial"/>
          <w:color w:val="000000" w:themeColor="text1"/>
          <w:spacing w:val="-15"/>
        </w:rPr>
        <w:t xml:space="preserve"> </w:t>
      </w:r>
      <w:r w:rsidRPr="001421E2">
        <w:rPr>
          <w:rFonts w:ascii="Arial" w:hAnsi="Arial" w:cs="Arial"/>
          <w:color w:val="000000" w:themeColor="text1"/>
        </w:rPr>
        <w:t xml:space="preserve">plant, </w:t>
      </w:r>
      <w:r w:rsidR="009830AB">
        <w:rPr>
          <w:rFonts w:ascii="Arial" w:hAnsi="Arial" w:cs="Arial"/>
          <w:color w:val="000000" w:themeColor="text1"/>
          <w:spacing w:val="-7"/>
        </w:rPr>
        <w:t xml:space="preserve">so </w:t>
      </w:r>
      <w:r w:rsidRPr="001421E2">
        <w:rPr>
          <w:rFonts w:ascii="Arial" w:hAnsi="Arial" w:cs="Arial"/>
          <w:color w:val="000000" w:themeColor="text1"/>
          <w:spacing w:val="-2"/>
        </w:rPr>
        <w:t>differentiation</w:t>
      </w:r>
      <w:r w:rsidRPr="001421E2">
        <w:rPr>
          <w:rFonts w:ascii="Arial" w:hAnsi="Arial" w:cs="Arial"/>
          <w:color w:val="000000" w:themeColor="text1"/>
          <w:spacing w:val="-8"/>
        </w:rPr>
        <w:t xml:space="preserve"> </w:t>
      </w:r>
      <w:r w:rsidRPr="001421E2">
        <w:rPr>
          <w:rFonts w:ascii="Arial" w:hAnsi="Arial" w:cs="Arial"/>
          <w:color w:val="000000" w:themeColor="text1"/>
          <w:spacing w:val="-2"/>
        </w:rPr>
        <w:t>between</w:t>
      </w:r>
      <w:r w:rsidRPr="001421E2">
        <w:rPr>
          <w:rFonts w:ascii="Arial" w:hAnsi="Arial" w:cs="Arial"/>
          <w:color w:val="000000" w:themeColor="text1"/>
          <w:spacing w:val="-8"/>
        </w:rPr>
        <w:t xml:space="preserve"> </w:t>
      </w:r>
      <w:r w:rsidRPr="001421E2">
        <w:rPr>
          <w:rFonts w:ascii="Arial" w:hAnsi="Arial" w:cs="Arial"/>
          <w:color w:val="000000" w:themeColor="text1"/>
          <w:spacing w:val="-2"/>
        </w:rPr>
        <w:t>diseases</w:t>
      </w:r>
      <w:r w:rsidRPr="001421E2">
        <w:rPr>
          <w:rFonts w:ascii="Arial" w:hAnsi="Arial" w:cs="Arial"/>
          <w:color w:val="000000" w:themeColor="text1"/>
          <w:spacing w:val="-8"/>
        </w:rPr>
        <w:t xml:space="preserve"> </w:t>
      </w:r>
      <w:r w:rsidR="009830AB">
        <w:rPr>
          <w:rFonts w:ascii="Arial" w:hAnsi="Arial" w:cs="Arial"/>
          <w:color w:val="000000" w:themeColor="text1"/>
          <w:spacing w:val="-2"/>
        </w:rPr>
        <w:t>is</w:t>
      </w:r>
      <w:r w:rsidRPr="001421E2">
        <w:rPr>
          <w:rFonts w:ascii="Arial" w:hAnsi="Arial" w:cs="Arial"/>
          <w:color w:val="000000" w:themeColor="text1"/>
          <w:spacing w:val="-8"/>
        </w:rPr>
        <w:t xml:space="preserve"> </w:t>
      </w:r>
      <w:r w:rsidRPr="001421E2">
        <w:rPr>
          <w:rFonts w:ascii="Arial" w:hAnsi="Arial" w:cs="Arial"/>
          <w:color w:val="000000" w:themeColor="text1"/>
          <w:spacing w:val="-2"/>
        </w:rPr>
        <w:t>possible</w:t>
      </w:r>
      <w:r w:rsidRPr="001421E2">
        <w:rPr>
          <w:rFonts w:ascii="Arial" w:hAnsi="Arial" w:cs="Arial"/>
          <w:color w:val="000000" w:themeColor="text1"/>
          <w:spacing w:val="-7"/>
        </w:rPr>
        <w:t xml:space="preserve"> </w:t>
      </w:r>
      <w:r w:rsidR="009830AB">
        <w:rPr>
          <w:rFonts w:ascii="Arial" w:hAnsi="Arial" w:cs="Arial"/>
          <w:color w:val="000000" w:themeColor="text1"/>
          <w:spacing w:val="-2"/>
        </w:rPr>
        <w:t xml:space="preserve">based on the resulting unique </w:t>
      </w:r>
      <w:r w:rsidRPr="001421E2">
        <w:rPr>
          <w:rFonts w:ascii="Arial" w:hAnsi="Arial" w:cs="Arial"/>
          <w:color w:val="000000" w:themeColor="text1"/>
          <w:spacing w:val="-2"/>
        </w:rPr>
        <w:t>reflectance</w:t>
      </w:r>
      <w:r w:rsidRPr="001421E2">
        <w:rPr>
          <w:rFonts w:ascii="Arial" w:hAnsi="Arial" w:cs="Arial"/>
          <w:color w:val="000000" w:themeColor="text1"/>
          <w:spacing w:val="-8"/>
        </w:rPr>
        <w:t xml:space="preserve"> </w:t>
      </w:r>
      <w:r w:rsidRPr="001421E2">
        <w:rPr>
          <w:rFonts w:ascii="Arial" w:hAnsi="Arial" w:cs="Arial"/>
          <w:color w:val="000000" w:themeColor="text1"/>
          <w:spacing w:val="-2"/>
        </w:rPr>
        <w:t xml:space="preserve">patterns </w:t>
      </w:r>
      <w:hyperlink w:anchor="_bookmark29" w:history="1">
        <w:r w:rsidRPr="001421E2">
          <w:rPr>
            <w:rFonts w:ascii="Arial" w:hAnsi="Arial" w:cs="Arial"/>
            <w:color w:val="000000" w:themeColor="text1"/>
            <w:spacing w:val="-2"/>
          </w:rPr>
          <w:t>(Jones</w:t>
        </w:r>
        <w:r w:rsidRPr="001421E2">
          <w:rPr>
            <w:rFonts w:ascii="Arial" w:hAnsi="Arial" w:cs="Arial"/>
            <w:color w:val="000000" w:themeColor="text1"/>
            <w:spacing w:val="5"/>
          </w:rPr>
          <w:t xml:space="preserve"> </w:t>
        </w:r>
        <w:r w:rsidRPr="001421E2">
          <w:rPr>
            <w:rFonts w:ascii="Arial" w:hAnsi="Arial" w:cs="Arial"/>
            <w:color w:val="000000" w:themeColor="text1"/>
            <w:spacing w:val="-2"/>
          </w:rPr>
          <w:t>and</w:t>
        </w:r>
        <w:r w:rsidRPr="001421E2">
          <w:rPr>
            <w:rFonts w:ascii="Arial" w:hAnsi="Arial" w:cs="Arial"/>
            <w:color w:val="000000" w:themeColor="text1"/>
            <w:spacing w:val="5"/>
          </w:rPr>
          <w:t xml:space="preserve"> </w:t>
        </w:r>
        <w:proofErr w:type="spellStart"/>
        <w:r w:rsidRPr="001421E2">
          <w:rPr>
            <w:rFonts w:ascii="Arial" w:hAnsi="Arial" w:cs="Arial"/>
            <w:color w:val="000000" w:themeColor="text1"/>
            <w:spacing w:val="-2"/>
          </w:rPr>
          <w:t>Dangl</w:t>
        </w:r>
        <w:proofErr w:type="spellEnd"/>
        <w:r w:rsidRPr="001421E2">
          <w:rPr>
            <w:rFonts w:ascii="Arial" w:hAnsi="Arial" w:cs="Arial"/>
            <w:color w:val="000000" w:themeColor="text1"/>
            <w:spacing w:val="6"/>
          </w:rPr>
          <w:t xml:space="preserve"> </w:t>
        </w:r>
      </w:hyperlink>
      <w:hyperlink w:anchor="_bookmark29" w:history="1">
        <w:r w:rsidRPr="001421E2">
          <w:rPr>
            <w:rFonts w:ascii="Arial" w:hAnsi="Arial" w:cs="Arial"/>
            <w:color w:val="000000" w:themeColor="text1"/>
            <w:spacing w:val="-2"/>
          </w:rPr>
          <w:t>2006).</w:t>
        </w:r>
      </w:hyperlink>
      <w:r w:rsidRPr="001421E2">
        <w:rPr>
          <w:rFonts w:ascii="Arial" w:hAnsi="Arial" w:cs="Arial"/>
          <w:color w:val="000000" w:themeColor="text1"/>
          <w:spacing w:val="36"/>
        </w:rPr>
        <w:t xml:space="preserve"> </w:t>
      </w:r>
      <w:proofErr w:type="spellStart"/>
      <w:r w:rsidRPr="001421E2">
        <w:rPr>
          <w:rFonts w:ascii="Arial" w:hAnsi="Arial" w:cs="Arial"/>
          <w:color w:val="000000" w:themeColor="text1"/>
          <w:spacing w:val="-2"/>
        </w:rPr>
        <w:t>Perthotrophic</w:t>
      </w:r>
      <w:proofErr w:type="spellEnd"/>
      <w:r w:rsidRPr="001421E2">
        <w:rPr>
          <w:rFonts w:ascii="Arial" w:hAnsi="Arial" w:cs="Arial"/>
          <w:color w:val="000000" w:themeColor="text1"/>
          <w:spacing w:val="5"/>
        </w:rPr>
        <w:t xml:space="preserve"> </w:t>
      </w:r>
      <w:r w:rsidRPr="001421E2">
        <w:rPr>
          <w:rFonts w:ascii="Arial" w:hAnsi="Arial" w:cs="Arial"/>
          <w:color w:val="000000" w:themeColor="text1"/>
          <w:spacing w:val="-2"/>
        </w:rPr>
        <w:t>fungi</w:t>
      </w:r>
      <w:r w:rsidRPr="001421E2">
        <w:rPr>
          <w:rFonts w:ascii="Arial" w:hAnsi="Arial" w:cs="Arial"/>
          <w:color w:val="000000" w:themeColor="text1"/>
          <w:spacing w:val="6"/>
        </w:rPr>
        <w:t xml:space="preserve"> </w:t>
      </w:r>
      <w:r w:rsidRPr="001421E2">
        <w:rPr>
          <w:rFonts w:ascii="Arial" w:hAnsi="Arial" w:cs="Arial"/>
          <w:color w:val="000000" w:themeColor="text1"/>
          <w:spacing w:val="-2"/>
        </w:rPr>
        <w:t>like</w:t>
      </w:r>
      <w:r w:rsidRPr="001421E2">
        <w:rPr>
          <w:rFonts w:ascii="Arial" w:hAnsi="Arial" w:cs="Arial"/>
          <w:color w:val="000000" w:themeColor="text1"/>
          <w:spacing w:val="5"/>
        </w:rPr>
        <w:t xml:space="preserve"> </w:t>
      </w:r>
      <w:r w:rsidRPr="001421E2">
        <w:rPr>
          <w:rFonts w:ascii="Arial" w:hAnsi="Arial" w:cs="Arial"/>
          <w:i/>
          <w:color w:val="000000" w:themeColor="text1"/>
          <w:spacing w:val="-2"/>
        </w:rPr>
        <w:t>C.</w:t>
      </w:r>
      <w:r w:rsidRPr="001421E2">
        <w:rPr>
          <w:rFonts w:ascii="Arial" w:hAnsi="Arial" w:cs="Arial"/>
          <w:i/>
          <w:color w:val="000000" w:themeColor="text1"/>
          <w:spacing w:val="10"/>
        </w:rPr>
        <w:t xml:space="preserve"> </w:t>
      </w:r>
      <w:proofErr w:type="spellStart"/>
      <w:r w:rsidRPr="001421E2">
        <w:rPr>
          <w:rFonts w:ascii="Arial" w:hAnsi="Arial" w:cs="Arial"/>
          <w:i/>
          <w:color w:val="000000" w:themeColor="text1"/>
          <w:spacing w:val="-2"/>
        </w:rPr>
        <w:t>beticola</w:t>
      </w:r>
      <w:proofErr w:type="spellEnd"/>
      <w:r w:rsidRPr="001421E2">
        <w:rPr>
          <w:rFonts w:ascii="Arial" w:hAnsi="Arial" w:cs="Arial"/>
          <w:i/>
          <w:color w:val="000000" w:themeColor="text1"/>
          <w:spacing w:val="19"/>
        </w:rPr>
        <w:t xml:space="preserve"> </w:t>
      </w:r>
      <w:r w:rsidRPr="001421E2">
        <w:rPr>
          <w:rFonts w:ascii="Arial" w:hAnsi="Arial" w:cs="Arial"/>
          <w:color w:val="000000" w:themeColor="text1"/>
          <w:spacing w:val="-2"/>
        </w:rPr>
        <w:t>penetrate</w:t>
      </w:r>
      <w:r w:rsidRPr="001421E2">
        <w:rPr>
          <w:rFonts w:ascii="Arial" w:hAnsi="Arial" w:cs="Arial"/>
          <w:color w:val="000000" w:themeColor="text1"/>
          <w:spacing w:val="6"/>
        </w:rPr>
        <w:t xml:space="preserve"> </w:t>
      </w:r>
      <w:r w:rsidRPr="001421E2">
        <w:rPr>
          <w:rFonts w:ascii="Arial" w:hAnsi="Arial" w:cs="Arial"/>
          <w:color w:val="000000" w:themeColor="text1"/>
          <w:spacing w:val="-2"/>
        </w:rPr>
        <w:t>leaves</w:t>
      </w:r>
      <w:r w:rsidRPr="001421E2">
        <w:rPr>
          <w:rFonts w:ascii="Arial" w:hAnsi="Arial" w:cs="Arial"/>
          <w:color w:val="000000" w:themeColor="text1"/>
          <w:spacing w:val="5"/>
        </w:rPr>
        <w:t xml:space="preserve"> </w:t>
      </w:r>
      <w:r w:rsidRPr="001421E2">
        <w:rPr>
          <w:rFonts w:ascii="Arial" w:hAnsi="Arial" w:cs="Arial"/>
          <w:color w:val="000000" w:themeColor="text1"/>
          <w:spacing w:val="-2"/>
        </w:rPr>
        <w:t>through</w:t>
      </w:r>
      <w:r w:rsidRPr="001421E2">
        <w:rPr>
          <w:rFonts w:ascii="Arial" w:hAnsi="Arial" w:cs="Arial"/>
          <w:color w:val="000000" w:themeColor="text1"/>
          <w:spacing w:val="6"/>
        </w:rPr>
        <w:t xml:space="preserve"> </w:t>
      </w:r>
      <w:r w:rsidRPr="001421E2">
        <w:rPr>
          <w:rFonts w:ascii="Arial" w:hAnsi="Arial" w:cs="Arial"/>
          <w:color w:val="000000" w:themeColor="text1"/>
          <w:spacing w:val="-5"/>
        </w:rPr>
        <w:t>the</w:t>
      </w:r>
      <w:r w:rsidR="009830AB">
        <w:rPr>
          <w:rFonts w:ascii="Arial" w:hAnsi="Arial" w:cs="Arial"/>
          <w:color w:val="000000" w:themeColor="text1"/>
          <w:w w:val="95"/>
        </w:rPr>
        <w:t xml:space="preserve"> </w:t>
      </w:r>
      <w:r w:rsidRPr="001421E2">
        <w:rPr>
          <w:rFonts w:ascii="Arial" w:hAnsi="Arial" w:cs="Arial"/>
          <w:color w:val="000000" w:themeColor="text1"/>
          <w:w w:val="95"/>
        </w:rPr>
        <w:t>stoma and produce toxins and hydrolytic enzymes, which lead</w:t>
      </w:r>
      <w:r w:rsidR="008B29EB">
        <w:rPr>
          <w:rFonts w:ascii="Arial" w:hAnsi="Arial" w:cs="Arial"/>
          <w:color w:val="000000" w:themeColor="text1"/>
          <w:w w:val="95"/>
        </w:rPr>
        <w:t>s</w:t>
      </w:r>
      <w:r w:rsidRPr="001421E2">
        <w:rPr>
          <w:rFonts w:ascii="Arial" w:hAnsi="Arial" w:cs="Arial"/>
          <w:color w:val="000000" w:themeColor="text1"/>
          <w:w w:val="95"/>
        </w:rPr>
        <w:t xml:space="preserve"> to cell death and consequent </w:t>
      </w:r>
      <w:r w:rsidRPr="001421E2">
        <w:rPr>
          <w:rFonts w:ascii="Arial" w:hAnsi="Arial" w:cs="Arial"/>
          <w:color w:val="000000" w:themeColor="text1"/>
        </w:rPr>
        <w:t>nutrient</w:t>
      </w:r>
      <w:r w:rsidRPr="001421E2">
        <w:rPr>
          <w:rFonts w:ascii="Arial" w:hAnsi="Arial" w:cs="Arial"/>
          <w:color w:val="000000" w:themeColor="text1"/>
          <w:spacing w:val="-15"/>
        </w:rPr>
        <w:t xml:space="preserve"> </w:t>
      </w:r>
      <w:r w:rsidRPr="001421E2">
        <w:rPr>
          <w:rFonts w:ascii="Arial" w:hAnsi="Arial" w:cs="Arial"/>
          <w:color w:val="000000" w:themeColor="text1"/>
        </w:rPr>
        <w:t>uptake</w:t>
      </w:r>
      <w:r w:rsidRPr="001421E2">
        <w:rPr>
          <w:rFonts w:ascii="Arial" w:hAnsi="Arial" w:cs="Arial"/>
          <w:color w:val="000000" w:themeColor="text1"/>
          <w:spacing w:val="-15"/>
        </w:rPr>
        <w:t xml:space="preserve"> </w:t>
      </w:r>
      <w:r w:rsidR="008B29EB">
        <w:rPr>
          <w:rFonts w:ascii="Arial" w:hAnsi="Arial" w:cs="Arial"/>
          <w:color w:val="000000" w:themeColor="text1"/>
        </w:rPr>
        <w:t>by</w:t>
      </w:r>
      <w:r w:rsidR="008B29EB"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fung</w:t>
      </w:r>
      <w:r w:rsidR="008B29EB">
        <w:rPr>
          <w:rFonts w:ascii="Arial" w:hAnsi="Arial" w:cs="Arial"/>
          <w:color w:val="000000" w:themeColor="text1"/>
        </w:rPr>
        <w:t>us</w:t>
      </w:r>
      <w:r w:rsidRPr="001421E2">
        <w:rPr>
          <w:rFonts w:ascii="Arial" w:hAnsi="Arial" w:cs="Arial"/>
          <w:color w:val="000000" w:themeColor="text1"/>
          <w:spacing w:val="-15"/>
        </w:rPr>
        <w:t xml:space="preserve"> </w:t>
      </w:r>
      <w:hyperlink w:anchor="_bookmark31" w:history="1">
        <w:r w:rsidRPr="001421E2">
          <w:rPr>
            <w:rFonts w:ascii="Arial" w:hAnsi="Arial" w:cs="Arial"/>
            <w:color w:val="000000" w:themeColor="text1"/>
          </w:rPr>
          <w:t>(</w:t>
        </w:r>
        <w:proofErr w:type="spellStart"/>
        <w:r w:rsidRPr="001421E2">
          <w:rPr>
            <w:rFonts w:ascii="Arial" w:hAnsi="Arial" w:cs="Arial"/>
            <w:color w:val="000000" w:themeColor="text1"/>
          </w:rPr>
          <w:t>Knogg</w:t>
        </w:r>
      </w:hyperlink>
      <w:r w:rsidRPr="001421E2">
        <w:rPr>
          <w:rFonts w:ascii="Arial" w:hAnsi="Arial" w:cs="Arial"/>
          <w:color w:val="000000" w:themeColor="text1"/>
        </w:rPr>
        <w:t>e</w:t>
      </w:r>
      <w:proofErr w:type="spellEnd"/>
      <w:r w:rsidRPr="001421E2">
        <w:rPr>
          <w:rFonts w:ascii="Arial" w:hAnsi="Arial" w:cs="Arial"/>
          <w:color w:val="000000" w:themeColor="text1"/>
          <w:spacing w:val="-15"/>
        </w:rPr>
        <w:t xml:space="preserve"> </w:t>
      </w:r>
      <w:hyperlink w:anchor="_bookmark31" w:history="1">
        <w:r w:rsidRPr="001421E2">
          <w:rPr>
            <w:rFonts w:ascii="Arial" w:hAnsi="Arial" w:cs="Arial"/>
            <w:color w:val="000000" w:themeColor="text1"/>
          </w:rPr>
          <w:t>1996).</w:t>
        </w:r>
      </w:hyperlink>
      <w:r w:rsidRPr="001421E2">
        <w:rPr>
          <w:rFonts w:ascii="Arial" w:hAnsi="Arial" w:cs="Arial"/>
          <w:color w:val="000000" w:themeColor="text1"/>
          <w:spacing w:val="-15"/>
        </w:rPr>
        <w:t xml:space="preserve"> </w:t>
      </w:r>
      <w:r w:rsidRPr="001421E2">
        <w:rPr>
          <w:rFonts w:ascii="Arial" w:hAnsi="Arial" w:cs="Arial"/>
          <w:color w:val="000000" w:themeColor="text1"/>
        </w:rPr>
        <w:t>As</w:t>
      </w:r>
      <w:r w:rsidRPr="001421E2">
        <w:rPr>
          <w:rFonts w:ascii="Arial" w:hAnsi="Arial" w:cs="Arial"/>
          <w:color w:val="000000" w:themeColor="text1"/>
          <w:spacing w:val="-15"/>
        </w:rPr>
        <w:t xml:space="preserve"> </w:t>
      </w:r>
      <w:r w:rsidRPr="001421E2">
        <w:rPr>
          <w:rFonts w:ascii="Arial" w:hAnsi="Arial" w:cs="Arial"/>
          <w:color w:val="000000" w:themeColor="text1"/>
        </w:rPr>
        <w:t>a</w:t>
      </w:r>
      <w:r w:rsidRPr="001421E2">
        <w:rPr>
          <w:rFonts w:ascii="Arial" w:hAnsi="Arial" w:cs="Arial"/>
          <w:color w:val="000000" w:themeColor="text1"/>
          <w:spacing w:val="-15"/>
        </w:rPr>
        <w:t xml:space="preserve"> </w:t>
      </w:r>
      <w:r w:rsidRPr="001421E2">
        <w:rPr>
          <w:rFonts w:ascii="Arial" w:hAnsi="Arial" w:cs="Arial"/>
          <w:color w:val="000000" w:themeColor="text1"/>
        </w:rPr>
        <w:t>consequence,</w:t>
      </w:r>
      <w:r w:rsidRPr="001421E2">
        <w:rPr>
          <w:rFonts w:ascii="Arial" w:hAnsi="Arial" w:cs="Arial"/>
          <w:color w:val="000000" w:themeColor="text1"/>
          <w:spacing w:val="-15"/>
        </w:rPr>
        <w:t xml:space="preserve"> </w:t>
      </w:r>
      <w:r w:rsidRPr="001421E2">
        <w:rPr>
          <w:rFonts w:ascii="Arial" w:hAnsi="Arial" w:cs="Arial"/>
          <w:color w:val="000000" w:themeColor="text1"/>
        </w:rPr>
        <w:t>necrotic</w:t>
      </w:r>
      <w:r w:rsidRPr="001421E2">
        <w:rPr>
          <w:rFonts w:ascii="Arial" w:hAnsi="Arial" w:cs="Arial"/>
          <w:color w:val="000000" w:themeColor="text1"/>
          <w:spacing w:val="-15"/>
        </w:rPr>
        <w:t xml:space="preserve"> </w:t>
      </w:r>
      <w:r w:rsidRPr="001421E2">
        <w:rPr>
          <w:rFonts w:ascii="Arial" w:hAnsi="Arial" w:cs="Arial"/>
          <w:color w:val="000000" w:themeColor="text1"/>
        </w:rPr>
        <w:t>tissue develops.</w:t>
      </w:r>
      <w:r w:rsidRPr="001421E2">
        <w:rPr>
          <w:rFonts w:ascii="Arial" w:hAnsi="Arial" w:cs="Arial"/>
          <w:color w:val="000000" w:themeColor="text1"/>
          <w:spacing w:val="37"/>
        </w:rPr>
        <w:t xml:space="preserve"> </w:t>
      </w:r>
      <w:r w:rsidRPr="001421E2">
        <w:rPr>
          <w:rFonts w:ascii="Arial" w:hAnsi="Arial" w:cs="Arial"/>
          <w:color w:val="000000" w:themeColor="text1"/>
        </w:rPr>
        <w:t>In contrast, rust fungi,</w:t>
      </w:r>
      <w:r w:rsidR="008B29EB">
        <w:rPr>
          <w:rFonts w:ascii="Arial" w:hAnsi="Arial" w:cs="Arial"/>
          <w:color w:val="000000" w:themeColor="text1"/>
        </w:rPr>
        <w:t xml:space="preserve"> in this case</w:t>
      </w:r>
      <w:r w:rsidRPr="001421E2">
        <w:rPr>
          <w:rFonts w:ascii="Arial" w:hAnsi="Arial" w:cs="Arial"/>
          <w:color w:val="000000" w:themeColor="text1"/>
        </w:rPr>
        <w:t xml:space="preserve"> </w:t>
      </w:r>
      <w:r w:rsidRPr="001421E2">
        <w:rPr>
          <w:rFonts w:ascii="Arial" w:hAnsi="Arial" w:cs="Arial"/>
          <w:i/>
          <w:color w:val="000000" w:themeColor="text1"/>
        </w:rPr>
        <w:t xml:space="preserve">U. </w:t>
      </w:r>
      <w:proofErr w:type="spellStart"/>
      <w:r w:rsidRPr="001421E2">
        <w:rPr>
          <w:rFonts w:ascii="Arial" w:hAnsi="Arial" w:cs="Arial"/>
          <w:i/>
          <w:color w:val="000000" w:themeColor="text1"/>
        </w:rPr>
        <w:t>betae</w:t>
      </w:r>
      <w:proofErr w:type="spellEnd"/>
      <w:r w:rsidR="008B29EB">
        <w:rPr>
          <w:rFonts w:ascii="Arial" w:hAnsi="Arial" w:cs="Arial"/>
          <w:iCs/>
          <w:color w:val="000000" w:themeColor="text1"/>
        </w:rPr>
        <w:t>,</w:t>
      </w:r>
      <w:r w:rsidRPr="001421E2">
        <w:rPr>
          <w:rFonts w:ascii="Arial" w:hAnsi="Arial" w:cs="Arial"/>
          <w:i/>
          <w:color w:val="000000" w:themeColor="text1"/>
        </w:rPr>
        <w:t xml:space="preserve"> </w:t>
      </w:r>
      <w:r w:rsidRPr="001421E2">
        <w:rPr>
          <w:rFonts w:ascii="Arial" w:hAnsi="Arial" w:cs="Arial"/>
          <w:color w:val="000000" w:themeColor="text1"/>
        </w:rPr>
        <w:t xml:space="preserve">are biotrophic </w:t>
      </w:r>
      <w:r w:rsidR="008B29EB">
        <w:rPr>
          <w:rFonts w:ascii="Arial" w:hAnsi="Arial" w:cs="Arial"/>
          <w:color w:val="000000" w:themeColor="text1"/>
        </w:rPr>
        <w:t>and</w:t>
      </w:r>
      <w:r w:rsidRPr="001421E2">
        <w:rPr>
          <w:rFonts w:ascii="Arial" w:hAnsi="Arial" w:cs="Arial"/>
          <w:color w:val="000000" w:themeColor="text1"/>
        </w:rPr>
        <w:t xml:space="preserve"> depend</w:t>
      </w:r>
      <w:r w:rsidRPr="001421E2">
        <w:rPr>
          <w:rFonts w:ascii="Arial" w:hAnsi="Arial" w:cs="Arial"/>
          <w:color w:val="000000" w:themeColor="text1"/>
          <w:spacing w:val="-15"/>
        </w:rPr>
        <w:t xml:space="preserve"> </w:t>
      </w:r>
      <w:r w:rsidRPr="001421E2">
        <w:rPr>
          <w:rFonts w:ascii="Arial" w:hAnsi="Arial" w:cs="Arial"/>
          <w:color w:val="000000" w:themeColor="text1"/>
        </w:rPr>
        <w:t>on</w:t>
      </w:r>
      <w:r w:rsidRPr="001421E2">
        <w:rPr>
          <w:rFonts w:ascii="Arial" w:hAnsi="Arial" w:cs="Arial"/>
          <w:color w:val="000000" w:themeColor="text1"/>
          <w:spacing w:val="-14"/>
        </w:rPr>
        <w:t xml:space="preserve"> </w:t>
      </w:r>
      <w:r w:rsidRPr="001421E2">
        <w:rPr>
          <w:rFonts w:ascii="Arial" w:hAnsi="Arial" w:cs="Arial"/>
          <w:color w:val="000000" w:themeColor="text1"/>
        </w:rPr>
        <w:t>living</w:t>
      </w:r>
      <w:r w:rsidRPr="001421E2">
        <w:rPr>
          <w:rFonts w:ascii="Arial" w:hAnsi="Arial" w:cs="Arial"/>
          <w:color w:val="000000" w:themeColor="text1"/>
          <w:spacing w:val="-15"/>
        </w:rPr>
        <w:t xml:space="preserve"> </w:t>
      </w:r>
      <w:r w:rsidR="008B29EB">
        <w:rPr>
          <w:rFonts w:ascii="Arial" w:hAnsi="Arial" w:cs="Arial"/>
          <w:color w:val="000000" w:themeColor="text1"/>
          <w:spacing w:val="-15"/>
        </w:rPr>
        <w:t xml:space="preserve">host </w:t>
      </w:r>
      <w:r w:rsidRPr="001421E2">
        <w:rPr>
          <w:rFonts w:ascii="Arial" w:hAnsi="Arial" w:cs="Arial"/>
          <w:color w:val="000000" w:themeColor="text1"/>
        </w:rPr>
        <w:t>tissue</w:t>
      </w:r>
      <w:r w:rsidRPr="001421E2">
        <w:rPr>
          <w:rFonts w:ascii="Arial" w:hAnsi="Arial" w:cs="Arial"/>
          <w:color w:val="000000" w:themeColor="text1"/>
          <w:spacing w:val="-15"/>
        </w:rPr>
        <w:t xml:space="preserve"> </w:t>
      </w:r>
      <w:r w:rsidRPr="001421E2">
        <w:rPr>
          <w:rFonts w:ascii="Arial" w:hAnsi="Arial" w:cs="Arial"/>
          <w:color w:val="000000" w:themeColor="text1"/>
        </w:rPr>
        <w:t>throughout</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life</w:t>
      </w:r>
      <w:r w:rsidRPr="001421E2">
        <w:rPr>
          <w:rFonts w:ascii="Arial" w:hAnsi="Arial" w:cs="Arial"/>
          <w:color w:val="000000" w:themeColor="text1"/>
          <w:spacing w:val="-15"/>
        </w:rPr>
        <w:t xml:space="preserve"> </w:t>
      </w:r>
      <w:r w:rsidRPr="001421E2">
        <w:rPr>
          <w:rFonts w:ascii="Arial" w:hAnsi="Arial" w:cs="Arial"/>
          <w:color w:val="000000" w:themeColor="text1"/>
        </w:rPr>
        <w:t>cycle</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4"/>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pathogen</w:t>
      </w:r>
      <w:r w:rsidRPr="001421E2">
        <w:rPr>
          <w:rFonts w:ascii="Arial" w:hAnsi="Arial" w:cs="Arial"/>
          <w:color w:val="000000" w:themeColor="text1"/>
          <w:spacing w:val="-15"/>
        </w:rPr>
        <w:t xml:space="preserve"> </w:t>
      </w:r>
      <w:hyperlink w:anchor="_bookmark43" w:history="1">
        <w:r w:rsidRPr="001421E2">
          <w:rPr>
            <w:rFonts w:ascii="Arial" w:hAnsi="Arial" w:cs="Arial"/>
            <w:color w:val="000000" w:themeColor="text1"/>
          </w:rPr>
          <w:t>(Mahlein</w:t>
        </w:r>
        <w:r w:rsidRPr="001421E2">
          <w:rPr>
            <w:rFonts w:ascii="Arial" w:hAnsi="Arial" w:cs="Arial"/>
            <w:color w:val="000000" w:themeColor="text1"/>
            <w:spacing w:val="-15"/>
          </w:rPr>
          <w:t xml:space="preserve"> </w:t>
        </w:r>
        <w:r w:rsidRPr="001421E2">
          <w:rPr>
            <w:rFonts w:ascii="Arial" w:hAnsi="Arial" w:cs="Arial"/>
            <w:color w:val="000000" w:themeColor="text1"/>
          </w:rPr>
          <w:t>et</w:t>
        </w:r>
        <w:r w:rsidRPr="001421E2">
          <w:rPr>
            <w:rFonts w:ascii="Arial" w:hAnsi="Arial" w:cs="Arial"/>
            <w:color w:val="000000" w:themeColor="text1"/>
            <w:spacing w:val="-15"/>
          </w:rPr>
          <w:t xml:space="preserve"> </w:t>
        </w:r>
        <w:r w:rsidRPr="001421E2">
          <w:rPr>
            <w:rFonts w:ascii="Arial" w:hAnsi="Arial" w:cs="Arial"/>
            <w:color w:val="000000" w:themeColor="text1"/>
          </w:rPr>
          <w:t>al.</w:t>
        </w:r>
        <w:r w:rsidRPr="001421E2">
          <w:rPr>
            <w:rFonts w:ascii="Arial" w:hAnsi="Arial" w:cs="Arial"/>
            <w:color w:val="000000" w:themeColor="text1"/>
            <w:spacing w:val="-15"/>
          </w:rPr>
          <w:t xml:space="preserve"> </w:t>
        </w:r>
      </w:hyperlink>
      <w:hyperlink w:anchor="_bookmark43" w:history="1">
        <w:r w:rsidRPr="001421E2">
          <w:rPr>
            <w:rFonts w:ascii="Arial" w:hAnsi="Arial" w:cs="Arial"/>
            <w:color w:val="000000" w:themeColor="text1"/>
          </w:rPr>
          <w:t>2010).</w:t>
        </w:r>
      </w:hyperlink>
      <w:r w:rsidRPr="001421E2">
        <w:rPr>
          <w:rFonts w:ascii="Arial" w:hAnsi="Arial" w:cs="Arial"/>
          <w:color w:val="000000" w:themeColor="text1"/>
        </w:rPr>
        <w:t xml:space="preserve"> The</w:t>
      </w:r>
      <w:r w:rsidRPr="001421E2">
        <w:rPr>
          <w:rFonts w:ascii="Arial" w:hAnsi="Arial" w:cs="Arial"/>
          <w:color w:val="000000" w:themeColor="text1"/>
          <w:spacing w:val="-14"/>
        </w:rPr>
        <w:t xml:space="preserve"> </w:t>
      </w:r>
      <w:r w:rsidRPr="001421E2">
        <w:rPr>
          <w:rFonts w:ascii="Arial" w:hAnsi="Arial" w:cs="Arial"/>
          <w:color w:val="000000" w:themeColor="text1"/>
        </w:rPr>
        <w:t>different</w:t>
      </w:r>
      <w:r w:rsidRPr="001421E2">
        <w:rPr>
          <w:rFonts w:ascii="Arial" w:hAnsi="Arial" w:cs="Arial"/>
          <w:color w:val="000000" w:themeColor="text1"/>
          <w:spacing w:val="-14"/>
        </w:rPr>
        <w:t xml:space="preserve"> </w:t>
      </w:r>
      <w:r w:rsidRPr="001421E2">
        <w:rPr>
          <w:rFonts w:ascii="Arial" w:hAnsi="Arial" w:cs="Arial"/>
          <w:color w:val="000000" w:themeColor="text1"/>
        </w:rPr>
        <w:t>strategies</w:t>
      </w:r>
      <w:r w:rsidRPr="001421E2">
        <w:rPr>
          <w:rFonts w:ascii="Arial" w:hAnsi="Arial" w:cs="Arial"/>
          <w:color w:val="000000" w:themeColor="text1"/>
          <w:spacing w:val="-14"/>
        </w:rPr>
        <w:t xml:space="preserve"> </w:t>
      </w:r>
      <w:r w:rsidRPr="001421E2">
        <w:rPr>
          <w:rFonts w:ascii="Arial" w:hAnsi="Arial" w:cs="Arial"/>
          <w:color w:val="000000" w:themeColor="text1"/>
        </w:rPr>
        <w:t>of</w:t>
      </w:r>
      <w:r w:rsidRPr="001421E2">
        <w:rPr>
          <w:rFonts w:ascii="Arial" w:hAnsi="Arial" w:cs="Arial"/>
          <w:color w:val="000000" w:themeColor="text1"/>
          <w:spacing w:val="-14"/>
        </w:rPr>
        <w:t xml:space="preserve"> </w:t>
      </w:r>
      <w:r w:rsidRPr="001421E2">
        <w:rPr>
          <w:rFonts w:ascii="Arial" w:hAnsi="Arial" w:cs="Arial"/>
          <w:color w:val="000000" w:themeColor="text1"/>
        </w:rPr>
        <w:t>the</w:t>
      </w:r>
      <w:r w:rsidRPr="001421E2">
        <w:rPr>
          <w:rFonts w:ascii="Arial" w:hAnsi="Arial" w:cs="Arial"/>
          <w:color w:val="000000" w:themeColor="text1"/>
          <w:spacing w:val="-14"/>
        </w:rPr>
        <w:t xml:space="preserve"> </w:t>
      </w:r>
      <w:r w:rsidRPr="001421E2">
        <w:rPr>
          <w:rFonts w:ascii="Arial" w:hAnsi="Arial" w:cs="Arial"/>
          <w:color w:val="000000" w:themeColor="text1"/>
        </w:rPr>
        <w:t>pathogens</w:t>
      </w:r>
      <w:r w:rsidRPr="001421E2">
        <w:rPr>
          <w:rFonts w:ascii="Arial" w:hAnsi="Arial" w:cs="Arial"/>
          <w:color w:val="000000" w:themeColor="text1"/>
          <w:spacing w:val="-14"/>
        </w:rPr>
        <w:t xml:space="preserve"> </w:t>
      </w:r>
      <w:r w:rsidR="008B29EB">
        <w:rPr>
          <w:rFonts w:ascii="Arial" w:hAnsi="Arial" w:cs="Arial"/>
          <w:color w:val="000000" w:themeColor="text1"/>
        </w:rPr>
        <w:t>results in</w:t>
      </w:r>
      <w:r w:rsidRPr="001421E2">
        <w:rPr>
          <w:rFonts w:ascii="Arial" w:hAnsi="Arial" w:cs="Arial"/>
          <w:color w:val="000000" w:themeColor="text1"/>
          <w:spacing w:val="-14"/>
        </w:rPr>
        <w:t xml:space="preserve"> </w:t>
      </w:r>
      <w:r w:rsidR="008B29EB">
        <w:rPr>
          <w:rFonts w:ascii="Arial" w:hAnsi="Arial" w:cs="Arial"/>
          <w:color w:val="000000" w:themeColor="text1"/>
        </w:rPr>
        <w:t>unique</w:t>
      </w:r>
      <w:r w:rsidR="008B29EB" w:rsidRPr="001421E2">
        <w:rPr>
          <w:rFonts w:ascii="Arial" w:hAnsi="Arial" w:cs="Arial"/>
          <w:color w:val="000000" w:themeColor="text1"/>
          <w:spacing w:val="-14"/>
        </w:rPr>
        <w:t xml:space="preserve"> </w:t>
      </w:r>
      <w:r w:rsidRPr="001421E2">
        <w:rPr>
          <w:rFonts w:ascii="Arial" w:hAnsi="Arial" w:cs="Arial"/>
          <w:color w:val="000000" w:themeColor="text1"/>
        </w:rPr>
        <w:t>changes</w:t>
      </w:r>
      <w:r w:rsidRPr="001421E2">
        <w:rPr>
          <w:rFonts w:ascii="Arial" w:hAnsi="Arial" w:cs="Arial"/>
          <w:color w:val="000000" w:themeColor="text1"/>
          <w:spacing w:val="-14"/>
        </w:rPr>
        <w:t xml:space="preserve"> </w:t>
      </w:r>
      <w:r w:rsidR="008B29EB">
        <w:rPr>
          <w:rFonts w:ascii="Arial" w:hAnsi="Arial" w:cs="Arial"/>
          <w:color w:val="000000" w:themeColor="text1"/>
        </w:rPr>
        <w:t>in</w:t>
      </w:r>
      <w:r w:rsidR="008B29EB" w:rsidRPr="001421E2">
        <w:rPr>
          <w:rFonts w:ascii="Arial" w:hAnsi="Arial" w:cs="Arial"/>
          <w:color w:val="000000" w:themeColor="text1"/>
          <w:spacing w:val="-14"/>
        </w:rPr>
        <w:t xml:space="preserve"> </w:t>
      </w:r>
      <w:r w:rsidRPr="001421E2">
        <w:rPr>
          <w:rFonts w:ascii="Arial" w:hAnsi="Arial" w:cs="Arial"/>
          <w:color w:val="000000" w:themeColor="text1"/>
        </w:rPr>
        <w:t>spectral</w:t>
      </w:r>
      <w:r w:rsidRPr="001421E2">
        <w:rPr>
          <w:rFonts w:ascii="Arial" w:hAnsi="Arial" w:cs="Arial"/>
          <w:color w:val="000000" w:themeColor="text1"/>
          <w:spacing w:val="-14"/>
        </w:rPr>
        <w:t xml:space="preserve"> </w:t>
      </w:r>
      <w:r w:rsidRPr="001421E2">
        <w:rPr>
          <w:rFonts w:ascii="Arial" w:hAnsi="Arial" w:cs="Arial"/>
          <w:color w:val="000000" w:themeColor="text1"/>
        </w:rPr>
        <w:t>signatures during</w:t>
      </w:r>
      <w:r w:rsidRPr="001421E2">
        <w:rPr>
          <w:rFonts w:ascii="Arial" w:hAnsi="Arial" w:cs="Arial"/>
          <w:color w:val="000000" w:themeColor="text1"/>
          <w:spacing w:val="-15"/>
        </w:rPr>
        <w:t xml:space="preserve"> </w:t>
      </w:r>
      <w:r w:rsidRPr="001421E2">
        <w:rPr>
          <w:rFonts w:ascii="Arial" w:hAnsi="Arial" w:cs="Arial"/>
          <w:color w:val="000000" w:themeColor="text1"/>
        </w:rPr>
        <w:t>pathogenesis.</w:t>
      </w:r>
      <w:r w:rsidRPr="001421E2">
        <w:rPr>
          <w:rFonts w:ascii="Arial" w:hAnsi="Arial" w:cs="Arial"/>
          <w:color w:val="000000" w:themeColor="text1"/>
          <w:spacing w:val="-15"/>
        </w:rPr>
        <w:t xml:space="preserve"> </w:t>
      </w:r>
      <w:r w:rsidR="008B29EB">
        <w:rPr>
          <w:rFonts w:ascii="Arial" w:hAnsi="Arial" w:cs="Arial"/>
          <w:color w:val="000000" w:themeColor="text1"/>
          <w:spacing w:val="-15"/>
        </w:rPr>
        <w:t xml:space="preserve">In a previous study, </w:t>
      </w:r>
      <w:r w:rsidRPr="001421E2">
        <w:rPr>
          <w:rFonts w:ascii="Arial" w:hAnsi="Arial" w:cs="Arial"/>
          <w:color w:val="000000" w:themeColor="text1"/>
        </w:rPr>
        <w:t>CLS</w:t>
      </w:r>
      <w:r w:rsidRPr="001421E2">
        <w:rPr>
          <w:rFonts w:ascii="Arial" w:hAnsi="Arial" w:cs="Arial"/>
          <w:color w:val="000000" w:themeColor="text1"/>
          <w:spacing w:val="-15"/>
        </w:rPr>
        <w:t xml:space="preserve"> </w:t>
      </w:r>
      <w:r w:rsidR="008B29EB">
        <w:rPr>
          <w:rFonts w:ascii="Arial" w:hAnsi="Arial" w:cs="Arial"/>
          <w:color w:val="000000" w:themeColor="text1"/>
          <w:spacing w:val="-15"/>
        </w:rPr>
        <w:t xml:space="preserve">was characterized </w:t>
      </w:r>
      <w:ins w:id="313" w:author="Bock, Clive" w:date="2022-06-20T13:39:00Z">
        <w:r w:rsidR="00777303">
          <w:rPr>
            <w:rFonts w:ascii="Arial" w:hAnsi="Arial" w:cs="Arial"/>
            <w:color w:val="000000" w:themeColor="text1"/>
            <w:spacing w:val="-15"/>
          </w:rPr>
          <w:t xml:space="preserve">by </w:t>
        </w:r>
      </w:ins>
      <w:r w:rsidRPr="001421E2">
        <w:rPr>
          <w:rFonts w:ascii="Arial" w:hAnsi="Arial" w:cs="Arial"/>
          <w:color w:val="000000" w:themeColor="text1"/>
        </w:rPr>
        <w:t>an</w:t>
      </w:r>
      <w:r w:rsidRPr="001421E2">
        <w:rPr>
          <w:rFonts w:ascii="Arial" w:hAnsi="Arial" w:cs="Arial"/>
          <w:color w:val="000000" w:themeColor="text1"/>
          <w:spacing w:val="-15"/>
        </w:rPr>
        <w:t xml:space="preserve"> </w:t>
      </w:r>
      <w:r w:rsidRPr="001421E2">
        <w:rPr>
          <w:rFonts w:ascii="Arial" w:hAnsi="Arial" w:cs="Arial"/>
          <w:color w:val="000000" w:themeColor="text1"/>
        </w:rPr>
        <w:t>increase</w:t>
      </w:r>
      <w:r w:rsidRPr="001421E2">
        <w:rPr>
          <w:rFonts w:ascii="Arial" w:hAnsi="Arial" w:cs="Arial"/>
          <w:color w:val="000000" w:themeColor="text1"/>
          <w:spacing w:val="-15"/>
        </w:rPr>
        <w:t xml:space="preserve"> </w:t>
      </w:r>
      <w:r w:rsidRPr="001421E2">
        <w:rPr>
          <w:rFonts w:ascii="Arial" w:hAnsi="Arial" w:cs="Arial"/>
          <w:color w:val="000000" w:themeColor="text1"/>
        </w:rPr>
        <w:t>in</w:t>
      </w:r>
      <w:r w:rsidRPr="001421E2">
        <w:rPr>
          <w:rFonts w:ascii="Arial" w:hAnsi="Arial" w:cs="Arial"/>
          <w:color w:val="000000" w:themeColor="text1"/>
          <w:spacing w:val="-15"/>
        </w:rPr>
        <w:t xml:space="preserve"> </w:t>
      </w:r>
      <w:r w:rsidRPr="001421E2">
        <w:rPr>
          <w:rFonts w:ascii="Arial" w:hAnsi="Arial" w:cs="Arial"/>
          <w:color w:val="000000" w:themeColor="text1"/>
        </w:rPr>
        <w:t>reflection</w:t>
      </w:r>
      <w:r w:rsidRPr="001421E2">
        <w:rPr>
          <w:rFonts w:ascii="Arial" w:hAnsi="Arial" w:cs="Arial"/>
          <w:color w:val="000000" w:themeColor="text1"/>
          <w:spacing w:val="-15"/>
        </w:rPr>
        <w:t xml:space="preserve"> </w:t>
      </w:r>
      <w:r w:rsidR="008B29EB">
        <w:rPr>
          <w:rFonts w:ascii="Arial" w:hAnsi="Arial" w:cs="Arial"/>
          <w:color w:val="000000" w:themeColor="text1"/>
          <w:spacing w:val="-15"/>
        </w:rPr>
        <w:t>at wavelengths fr</w:t>
      </w:r>
      <w:r w:rsidRPr="001421E2">
        <w:rPr>
          <w:rFonts w:ascii="Arial" w:hAnsi="Arial" w:cs="Arial"/>
          <w:color w:val="000000" w:themeColor="text1"/>
        </w:rPr>
        <w:t>om</w:t>
      </w:r>
      <w:r w:rsidRPr="001421E2">
        <w:rPr>
          <w:rFonts w:ascii="Arial" w:hAnsi="Arial" w:cs="Arial"/>
          <w:color w:val="000000" w:themeColor="text1"/>
          <w:spacing w:val="-15"/>
        </w:rPr>
        <w:t xml:space="preserve"> </w:t>
      </w:r>
      <w:r w:rsidRPr="001421E2">
        <w:rPr>
          <w:rFonts w:ascii="Arial" w:hAnsi="Arial" w:cs="Arial"/>
          <w:color w:val="000000" w:themeColor="text1"/>
        </w:rPr>
        <w:t>400</w:t>
      </w:r>
      <w:r w:rsidR="008B29EB">
        <w:rPr>
          <w:rFonts w:ascii="Arial" w:hAnsi="Arial" w:cs="Arial"/>
          <w:color w:val="000000" w:themeColor="text1"/>
        </w:rPr>
        <w:t xml:space="preserve"> to </w:t>
      </w:r>
      <w:r w:rsidRPr="001421E2">
        <w:rPr>
          <w:rFonts w:ascii="Arial" w:hAnsi="Arial" w:cs="Arial"/>
          <w:color w:val="000000" w:themeColor="text1"/>
        </w:rPr>
        <w:t>500 nm</w:t>
      </w:r>
      <w:r w:rsidR="008B29EB">
        <w:rPr>
          <w:rFonts w:ascii="Arial" w:hAnsi="Arial" w:cs="Arial"/>
          <w:color w:val="000000" w:themeColor="text1"/>
        </w:rPr>
        <w:t>,</w:t>
      </w:r>
      <w:r w:rsidRPr="001421E2">
        <w:rPr>
          <w:rFonts w:ascii="Arial" w:hAnsi="Arial" w:cs="Arial"/>
          <w:color w:val="000000" w:themeColor="text1"/>
          <w:spacing w:val="-5"/>
        </w:rPr>
        <w:t xml:space="preserve"> </w:t>
      </w:r>
      <w:r w:rsidRPr="001421E2">
        <w:rPr>
          <w:rFonts w:ascii="Arial" w:hAnsi="Arial" w:cs="Arial"/>
          <w:color w:val="000000" w:themeColor="text1"/>
        </w:rPr>
        <w:t>while</w:t>
      </w:r>
      <w:r w:rsidRPr="001421E2">
        <w:rPr>
          <w:rFonts w:ascii="Arial" w:hAnsi="Arial" w:cs="Arial"/>
          <w:color w:val="000000" w:themeColor="text1"/>
          <w:spacing w:val="-5"/>
        </w:rPr>
        <w:t xml:space="preserve"> </w:t>
      </w:r>
      <w:r w:rsidRPr="001421E2">
        <w:rPr>
          <w:rFonts w:ascii="Arial" w:hAnsi="Arial" w:cs="Arial"/>
          <w:color w:val="000000" w:themeColor="text1"/>
        </w:rPr>
        <w:t>BR</w:t>
      </w:r>
      <w:r w:rsidRPr="001421E2">
        <w:rPr>
          <w:rFonts w:ascii="Arial" w:hAnsi="Arial" w:cs="Arial"/>
          <w:color w:val="000000" w:themeColor="text1"/>
          <w:spacing w:val="-5"/>
        </w:rPr>
        <w:t xml:space="preserve"> </w:t>
      </w:r>
      <w:r w:rsidRPr="001421E2">
        <w:rPr>
          <w:rFonts w:ascii="Arial" w:hAnsi="Arial" w:cs="Arial"/>
          <w:color w:val="000000" w:themeColor="text1"/>
        </w:rPr>
        <w:t>was</w:t>
      </w:r>
      <w:r w:rsidRPr="001421E2">
        <w:rPr>
          <w:rFonts w:ascii="Arial" w:hAnsi="Arial" w:cs="Arial"/>
          <w:color w:val="000000" w:themeColor="text1"/>
          <w:spacing w:val="-5"/>
        </w:rPr>
        <w:t xml:space="preserve"> </w:t>
      </w:r>
      <w:r w:rsidRPr="001421E2">
        <w:rPr>
          <w:rFonts w:ascii="Arial" w:hAnsi="Arial" w:cs="Arial"/>
          <w:color w:val="000000" w:themeColor="text1"/>
        </w:rPr>
        <w:t>characterized</w:t>
      </w:r>
      <w:r w:rsidRPr="001421E2">
        <w:rPr>
          <w:rFonts w:ascii="Arial" w:hAnsi="Arial" w:cs="Arial"/>
          <w:color w:val="000000" w:themeColor="text1"/>
          <w:spacing w:val="-5"/>
        </w:rPr>
        <w:t xml:space="preserve"> </w:t>
      </w:r>
      <w:r w:rsidRPr="001421E2">
        <w:rPr>
          <w:rFonts w:ascii="Arial" w:hAnsi="Arial" w:cs="Arial"/>
          <w:color w:val="000000" w:themeColor="text1"/>
        </w:rPr>
        <w:t>by</w:t>
      </w:r>
      <w:r w:rsidRPr="001421E2">
        <w:rPr>
          <w:rFonts w:ascii="Arial" w:hAnsi="Arial" w:cs="Arial"/>
          <w:color w:val="000000" w:themeColor="text1"/>
          <w:spacing w:val="-5"/>
        </w:rPr>
        <w:t xml:space="preserve"> </w:t>
      </w:r>
      <w:r w:rsidRPr="001421E2">
        <w:rPr>
          <w:rFonts w:ascii="Arial" w:hAnsi="Arial" w:cs="Arial"/>
          <w:color w:val="000000" w:themeColor="text1"/>
        </w:rPr>
        <w:t>constant</w:t>
      </w:r>
      <w:r w:rsidRPr="001421E2">
        <w:rPr>
          <w:rFonts w:ascii="Arial" w:hAnsi="Arial" w:cs="Arial"/>
          <w:color w:val="000000" w:themeColor="text1"/>
          <w:spacing w:val="-5"/>
        </w:rPr>
        <w:t xml:space="preserve"> </w:t>
      </w:r>
      <w:r w:rsidRPr="001421E2">
        <w:rPr>
          <w:rFonts w:ascii="Arial" w:hAnsi="Arial" w:cs="Arial"/>
          <w:color w:val="000000" w:themeColor="text1"/>
        </w:rPr>
        <w:t>reflection</w:t>
      </w:r>
      <w:r w:rsidRPr="001421E2">
        <w:rPr>
          <w:rFonts w:ascii="Arial" w:hAnsi="Arial" w:cs="Arial"/>
          <w:color w:val="000000" w:themeColor="text1"/>
          <w:spacing w:val="-5"/>
        </w:rPr>
        <w:t xml:space="preserve"> </w:t>
      </w:r>
      <w:r w:rsidRPr="001421E2">
        <w:rPr>
          <w:rFonts w:ascii="Arial" w:hAnsi="Arial" w:cs="Arial"/>
          <w:color w:val="000000" w:themeColor="text1"/>
        </w:rPr>
        <w:t>in</w:t>
      </w:r>
      <w:r w:rsidRPr="001421E2">
        <w:rPr>
          <w:rFonts w:ascii="Arial" w:hAnsi="Arial" w:cs="Arial"/>
          <w:color w:val="000000" w:themeColor="text1"/>
          <w:spacing w:val="-5"/>
        </w:rPr>
        <w:t xml:space="preserve"> </w:t>
      </w:r>
      <w:r w:rsidRPr="001421E2">
        <w:rPr>
          <w:rFonts w:ascii="Arial" w:hAnsi="Arial" w:cs="Arial"/>
          <w:color w:val="000000" w:themeColor="text1"/>
        </w:rPr>
        <w:t>th</w:t>
      </w:r>
      <w:r w:rsidR="008B29EB">
        <w:rPr>
          <w:rFonts w:ascii="Arial" w:hAnsi="Arial" w:cs="Arial"/>
          <w:color w:val="000000" w:themeColor="text1"/>
        </w:rPr>
        <w:t>e same</w:t>
      </w:r>
      <w:r w:rsidRPr="001421E2">
        <w:rPr>
          <w:rFonts w:ascii="Arial" w:hAnsi="Arial" w:cs="Arial"/>
          <w:color w:val="000000" w:themeColor="text1"/>
          <w:spacing w:val="-5"/>
        </w:rPr>
        <w:t xml:space="preserve"> </w:t>
      </w:r>
      <w:r w:rsidRPr="001421E2">
        <w:rPr>
          <w:rFonts w:ascii="Arial" w:hAnsi="Arial" w:cs="Arial"/>
          <w:color w:val="000000" w:themeColor="text1"/>
        </w:rPr>
        <w:t>range</w:t>
      </w:r>
      <w:r w:rsidRPr="001421E2">
        <w:rPr>
          <w:rFonts w:ascii="Arial" w:hAnsi="Arial" w:cs="Arial"/>
          <w:color w:val="000000" w:themeColor="text1"/>
          <w:spacing w:val="-5"/>
        </w:rPr>
        <w:t xml:space="preserve"> </w:t>
      </w:r>
      <w:hyperlink w:anchor="_bookmark44" w:history="1">
        <w:r w:rsidRPr="001421E2">
          <w:rPr>
            <w:rFonts w:ascii="Arial" w:hAnsi="Arial" w:cs="Arial"/>
            <w:color w:val="000000" w:themeColor="text1"/>
          </w:rPr>
          <w:t>(Mahlein</w:t>
        </w:r>
        <w:r w:rsidRPr="001421E2">
          <w:rPr>
            <w:rFonts w:ascii="Arial" w:hAnsi="Arial" w:cs="Arial"/>
            <w:color w:val="000000" w:themeColor="text1"/>
            <w:spacing w:val="-5"/>
          </w:rPr>
          <w:t xml:space="preserve"> </w:t>
        </w:r>
        <w:r w:rsidRPr="001421E2">
          <w:rPr>
            <w:rFonts w:ascii="Arial" w:hAnsi="Arial" w:cs="Arial"/>
            <w:color w:val="000000" w:themeColor="text1"/>
          </w:rPr>
          <w:t>et</w:t>
        </w:r>
        <w:r w:rsidRPr="001421E2">
          <w:rPr>
            <w:rFonts w:ascii="Arial" w:hAnsi="Arial" w:cs="Arial"/>
            <w:color w:val="000000" w:themeColor="text1"/>
            <w:spacing w:val="-5"/>
          </w:rPr>
          <w:t xml:space="preserve"> </w:t>
        </w:r>
        <w:r w:rsidRPr="001421E2">
          <w:rPr>
            <w:rFonts w:ascii="Arial" w:hAnsi="Arial" w:cs="Arial"/>
            <w:color w:val="000000" w:themeColor="text1"/>
          </w:rPr>
          <w:t>al.</w:t>
        </w:r>
        <w:r w:rsidRPr="001421E2">
          <w:rPr>
            <w:rFonts w:ascii="Arial" w:hAnsi="Arial" w:cs="Arial"/>
            <w:color w:val="000000" w:themeColor="text1"/>
            <w:spacing w:val="-5"/>
          </w:rPr>
          <w:t xml:space="preserve"> </w:t>
        </w:r>
      </w:hyperlink>
      <w:hyperlink w:anchor="_bookmark44" w:history="1">
        <w:r w:rsidRPr="001421E2">
          <w:rPr>
            <w:rFonts w:ascii="Arial" w:hAnsi="Arial" w:cs="Arial"/>
            <w:color w:val="000000" w:themeColor="text1"/>
          </w:rPr>
          <w:t>2012).</w:t>
        </w:r>
      </w:hyperlink>
      <w:r w:rsidRPr="001421E2">
        <w:rPr>
          <w:rFonts w:ascii="Arial" w:hAnsi="Arial" w:cs="Arial"/>
          <w:color w:val="000000" w:themeColor="text1"/>
        </w:rPr>
        <w:t xml:space="preserve"> </w:t>
      </w:r>
      <w:r w:rsidRPr="001421E2">
        <w:rPr>
          <w:rFonts w:ascii="Arial" w:hAnsi="Arial" w:cs="Arial"/>
          <w:color w:val="000000" w:themeColor="text1"/>
          <w:spacing w:val="-2"/>
        </w:rPr>
        <w:t>The</w:t>
      </w:r>
      <w:r w:rsidRPr="001421E2">
        <w:rPr>
          <w:rFonts w:ascii="Arial" w:hAnsi="Arial" w:cs="Arial"/>
          <w:color w:val="000000" w:themeColor="text1"/>
          <w:spacing w:val="-8"/>
        </w:rPr>
        <w:t xml:space="preserve"> </w:t>
      </w:r>
      <w:r w:rsidR="008B29EB">
        <w:rPr>
          <w:rFonts w:ascii="Arial" w:hAnsi="Arial" w:cs="Arial"/>
          <w:color w:val="000000" w:themeColor="text1"/>
          <w:spacing w:val="-8"/>
        </w:rPr>
        <w:t xml:space="preserve">same </w:t>
      </w:r>
      <w:r w:rsidRPr="001421E2">
        <w:rPr>
          <w:rFonts w:ascii="Arial" w:hAnsi="Arial" w:cs="Arial"/>
          <w:color w:val="000000" w:themeColor="text1"/>
          <w:spacing w:val="-2"/>
        </w:rPr>
        <w:t>patterns</w:t>
      </w:r>
      <w:r w:rsidRPr="001421E2">
        <w:rPr>
          <w:rFonts w:ascii="Arial" w:hAnsi="Arial" w:cs="Arial"/>
          <w:color w:val="000000" w:themeColor="text1"/>
          <w:spacing w:val="-8"/>
        </w:rPr>
        <w:t xml:space="preserve"> </w:t>
      </w:r>
      <w:r w:rsidR="008B29EB">
        <w:rPr>
          <w:rFonts w:ascii="Arial" w:hAnsi="Arial" w:cs="Arial"/>
          <w:color w:val="000000" w:themeColor="text1"/>
          <w:spacing w:val="-2"/>
        </w:rPr>
        <w:t>were observed</w:t>
      </w:r>
      <w:r w:rsidRPr="001421E2">
        <w:rPr>
          <w:rFonts w:ascii="Arial" w:hAnsi="Arial" w:cs="Arial"/>
          <w:color w:val="000000" w:themeColor="text1"/>
          <w:spacing w:val="-8"/>
        </w:rPr>
        <w:t xml:space="preserve"> </w:t>
      </w:r>
      <w:del w:id="314" w:author="Bock, Clive" w:date="2022-06-20T13:39:00Z">
        <w:r w:rsidRPr="001421E2" w:rsidDel="00777303">
          <w:rPr>
            <w:rFonts w:ascii="Arial" w:hAnsi="Arial" w:cs="Arial"/>
            <w:color w:val="000000" w:themeColor="text1"/>
            <w:spacing w:val="-2"/>
          </w:rPr>
          <w:delText>seen</w:delText>
        </w:r>
        <w:r w:rsidRPr="001421E2" w:rsidDel="00777303">
          <w:rPr>
            <w:rFonts w:ascii="Arial" w:hAnsi="Arial" w:cs="Arial"/>
            <w:color w:val="000000" w:themeColor="text1"/>
            <w:spacing w:val="-8"/>
          </w:rPr>
          <w:delText xml:space="preserve"> </w:delText>
        </w:r>
      </w:del>
      <w:r w:rsidRPr="001421E2">
        <w:rPr>
          <w:rFonts w:ascii="Arial" w:hAnsi="Arial" w:cs="Arial"/>
          <w:color w:val="000000" w:themeColor="text1"/>
          <w:spacing w:val="-2"/>
        </w:rPr>
        <w:t>in</w:t>
      </w:r>
      <w:r w:rsidRPr="001421E2">
        <w:rPr>
          <w:rFonts w:ascii="Arial" w:hAnsi="Arial" w:cs="Arial"/>
          <w:color w:val="000000" w:themeColor="text1"/>
          <w:spacing w:val="-8"/>
        </w:rPr>
        <w:t xml:space="preserve"> </w:t>
      </w:r>
      <w:r w:rsidR="008B29EB">
        <w:rPr>
          <w:rFonts w:ascii="Arial" w:hAnsi="Arial" w:cs="Arial"/>
          <w:color w:val="000000" w:themeColor="text1"/>
          <w:spacing w:val="-2"/>
        </w:rPr>
        <w:t>our</w:t>
      </w:r>
      <w:r w:rsidR="008B29EB" w:rsidRPr="001421E2">
        <w:rPr>
          <w:rFonts w:ascii="Arial" w:hAnsi="Arial" w:cs="Arial"/>
          <w:color w:val="000000" w:themeColor="text1"/>
          <w:spacing w:val="-8"/>
        </w:rPr>
        <w:t xml:space="preserve"> </w:t>
      </w:r>
      <w:r w:rsidRPr="001421E2">
        <w:rPr>
          <w:rFonts w:ascii="Arial" w:hAnsi="Arial" w:cs="Arial"/>
          <w:color w:val="000000" w:themeColor="text1"/>
          <w:spacing w:val="-2"/>
        </w:rPr>
        <w:t>study</w:t>
      </w:r>
      <w:r w:rsidRPr="001421E2">
        <w:rPr>
          <w:rFonts w:ascii="Arial" w:hAnsi="Arial" w:cs="Arial"/>
          <w:color w:val="000000" w:themeColor="text1"/>
          <w:spacing w:val="-8"/>
        </w:rPr>
        <w:t xml:space="preserve"> </w:t>
      </w:r>
      <w:r w:rsidRPr="001421E2">
        <w:rPr>
          <w:rFonts w:ascii="Arial" w:hAnsi="Arial" w:cs="Arial"/>
          <w:color w:val="000000" w:themeColor="text1"/>
          <w:spacing w:val="-2"/>
        </w:rPr>
        <w:t>(Fig</w:t>
      </w:r>
      <w:r w:rsidR="008B29EB">
        <w:rPr>
          <w:rFonts w:ascii="Arial" w:hAnsi="Arial" w:cs="Arial"/>
          <w:color w:val="000000" w:themeColor="text1"/>
          <w:spacing w:val="-2"/>
        </w:rPr>
        <w:t>.</w:t>
      </w:r>
      <w:r w:rsidRPr="001421E2">
        <w:rPr>
          <w:rFonts w:ascii="Arial" w:hAnsi="Arial" w:cs="Arial"/>
          <w:color w:val="000000" w:themeColor="text1"/>
          <w:spacing w:val="-8"/>
        </w:rPr>
        <w:t xml:space="preserve"> </w:t>
      </w:r>
      <w:hyperlink w:anchor="_bookmark2" w:history="1">
        <w:r w:rsidR="002F738D">
          <w:rPr>
            <w:rFonts w:ascii="Arial" w:hAnsi="Arial" w:cs="Arial"/>
            <w:color w:val="000000" w:themeColor="text1"/>
            <w:spacing w:val="-2"/>
          </w:rPr>
          <w:t>4</w:t>
        </w:r>
        <w:r w:rsidRPr="001421E2">
          <w:rPr>
            <w:rFonts w:ascii="Arial" w:hAnsi="Arial" w:cs="Arial"/>
            <w:color w:val="000000" w:themeColor="text1"/>
            <w:spacing w:val="-2"/>
          </w:rPr>
          <w:t>),</w:t>
        </w:r>
        <w:r w:rsidRPr="001421E2">
          <w:rPr>
            <w:rFonts w:ascii="Arial" w:hAnsi="Arial" w:cs="Arial"/>
            <w:color w:val="000000" w:themeColor="text1"/>
            <w:spacing w:val="-7"/>
          </w:rPr>
          <w:t xml:space="preserve"> </w:t>
        </w:r>
      </w:hyperlink>
      <w:r w:rsidRPr="001421E2">
        <w:rPr>
          <w:rFonts w:ascii="Arial" w:hAnsi="Arial" w:cs="Arial"/>
          <w:color w:val="000000" w:themeColor="text1"/>
          <w:spacing w:val="-2"/>
        </w:rPr>
        <w:t>demonstrating</w:t>
      </w:r>
      <w:r w:rsidRPr="001421E2">
        <w:rPr>
          <w:rFonts w:ascii="Arial" w:hAnsi="Arial" w:cs="Arial"/>
          <w:color w:val="000000" w:themeColor="text1"/>
          <w:spacing w:val="-8"/>
        </w:rPr>
        <w:t xml:space="preserve"> </w:t>
      </w:r>
      <w:r w:rsidRPr="001421E2">
        <w:rPr>
          <w:rFonts w:ascii="Arial" w:hAnsi="Arial" w:cs="Arial"/>
          <w:color w:val="000000" w:themeColor="text1"/>
          <w:spacing w:val="-2"/>
        </w:rPr>
        <w:t>the</w:t>
      </w:r>
      <w:r w:rsidRPr="001421E2">
        <w:rPr>
          <w:rFonts w:ascii="Arial" w:hAnsi="Arial" w:cs="Arial"/>
          <w:color w:val="000000" w:themeColor="text1"/>
          <w:spacing w:val="-8"/>
        </w:rPr>
        <w:t xml:space="preserve"> </w:t>
      </w:r>
      <w:r w:rsidRPr="001421E2">
        <w:rPr>
          <w:rFonts w:ascii="Arial" w:hAnsi="Arial" w:cs="Arial"/>
          <w:color w:val="000000" w:themeColor="text1"/>
          <w:spacing w:val="-2"/>
        </w:rPr>
        <w:t>reliability</w:t>
      </w:r>
      <w:r w:rsidRPr="001421E2">
        <w:rPr>
          <w:rFonts w:ascii="Arial" w:hAnsi="Arial" w:cs="Arial"/>
          <w:color w:val="000000" w:themeColor="text1"/>
          <w:spacing w:val="-8"/>
        </w:rPr>
        <w:t xml:space="preserve"> </w:t>
      </w:r>
      <w:r w:rsidRPr="001421E2">
        <w:rPr>
          <w:rFonts w:ascii="Arial" w:hAnsi="Arial" w:cs="Arial"/>
          <w:color w:val="000000" w:themeColor="text1"/>
          <w:spacing w:val="-2"/>
        </w:rPr>
        <w:t>of</w:t>
      </w:r>
      <w:r w:rsidRPr="001421E2">
        <w:rPr>
          <w:rFonts w:ascii="Arial" w:hAnsi="Arial" w:cs="Arial"/>
          <w:color w:val="000000" w:themeColor="text1"/>
          <w:spacing w:val="-8"/>
        </w:rPr>
        <w:t xml:space="preserve"> </w:t>
      </w:r>
      <w:r w:rsidRPr="001421E2">
        <w:rPr>
          <w:rFonts w:ascii="Arial" w:hAnsi="Arial" w:cs="Arial"/>
          <w:color w:val="000000" w:themeColor="text1"/>
          <w:spacing w:val="-2"/>
        </w:rPr>
        <w:t>the</w:t>
      </w:r>
      <w:r w:rsidRPr="001421E2">
        <w:rPr>
          <w:rFonts w:ascii="Arial" w:hAnsi="Arial" w:cs="Arial"/>
          <w:color w:val="000000" w:themeColor="text1"/>
          <w:spacing w:val="-7"/>
        </w:rPr>
        <w:t xml:space="preserve"> </w:t>
      </w:r>
      <w:r w:rsidRPr="001421E2">
        <w:rPr>
          <w:rFonts w:ascii="Arial" w:hAnsi="Arial" w:cs="Arial"/>
          <w:color w:val="000000" w:themeColor="text1"/>
        </w:rPr>
        <w:t>hyperspectral</w:t>
      </w:r>
      <w:r w:rsidRPr="001421E2">
        <w:rPr>
          <w:rFonts w:ascii="Arial" w:hAnsi="Arial" w:cs="Arial"/>
          <w:color w:val="000000" w:themeColor="text1"/>
          <w:spacing w:val="-7"/>
        </w:rPr>
        <w:t xml:space="preserve"> </w:t>
      </w:r>
      <w:r w:rsidRPr="001421E2">
        <w:rPr>
          <w:rFonts w:ascii="Arial" w:hAnsi="Arial" w:cs="Arial"/>
          <w:color w:val="000000" w:themeColor="text1"/>
        </w:rPr>
        <w:t>sensor</w:t>
      </w:r>
      <w:r w:rsidRPr="001421E2">
        <w:rPr>
          <w:rFonts w:ascii="Arial" w:hAnsi="Arial" w:cs="Arial"/>
          <w:color w:val="000000" w:themeColor="text1"/>
          <w:spacing w:val="-7"/>
        </w:rPr>
        <w:t xml:space="preserve"> </w:t>
      </w:r>
      <w:r w:rsidRPr="001421E2">
        <w:rPr>
          <w:rFonts w:ascii="Arial" w:hAnsi="Arial" w:cs="Arial"/>
          <w:color w:val="000000" w:themeColor="text1"/>
        </w:rPr>
        <w:t>in</w:t>
      </w:r>
      <w:r w:rsidRPr="001421E2">
        <w:rPr>
          <w:rFonts w:ascii="Arial" w:hAnsi="Arial" w:cs="Arial"/>
          <w:color w:val="000000" w:themeColor="text1"/>
          <w:spacing w:val="-6"/>
        </w:rPr>
        <w:t xml:space="preserve"> </w:t>
      </w:r>
      <w:r w:rsidRPr="001421E2">
        <w:rPr>
          <w:rFonts w:ascii="Arial" w:hAnsi="Arial" w:cs="Arial"/>
          <w:color w:val="000000" w:themeColor="text1"/>
        </w:rPr>
        <w:t>the</w:t>
      </w:r>
      <w:r w:rsidRPr="001421E2">
        <w:rPr>
          <w:rFonts w:ascii="Arial" w:hAnsi="Arial" w:cs="Arial"/>
          <w:color w:val="000000" w:themeColor="text1"/>
          <w:spacing w:val="-7"/>
        </w:rPr>
        <w:t xml:space="preserve"> </w:t>
      </w:r>
      <w:r w:rsidRPr="001421E2">
        <w:rPr>
          <w:rFonts w:ascii="Arial" w:hAnsi="Arial" w:cs="Arial"/>
          <w:color w:val="000000" w:themeColor="text1"/>
        </w:rPr>
        <w:t>UV-range.</w:t>
      </w:r>
    </w:p>
    <w:p w14:paraId="03FC657A" w14:textId="4537E693" w:rsidR="00AC04B3" w:rsidRPr="001421E2" w:rsidRDefault="00AC04B3" w:rsidP="00F81C5B">
      <w:pPr>
        <w:spacing w:line="480" w:lineRule="auto"/>
        <w:ind w:firstLine="708"/>
        <w:jc w:val="both"/>
        <w:rPr>
          <w:rFonts w:ascii="Arial" w:hAnsi="Arial" w:cs="Arial"/>
          <w:color w:val="000000" w:themeColor="text1"/>
        </w:rPr>
      </w:pPr>
      <w:del w:id="315" w:author="Bock, Clive" w:date="2022-06-20T13:39:00Z">
        <w:r w:rsidRPr="001421E2" w:rsidDel="00777303">
          <w:rPr>
            <w:rFonts w:ascii="Arial" w:hAnsi="Arial" w:cs="Arial"/>
            <w:color w:val="000000" w:themeColor="text1"/>
            <w:w w:val="95"/>
          </w:rPr>
          <w:delText xml:space="preserve">In the present study, </w:delText>
        </w:r>
        <w:r w:rsidR="00AA569E" w:rsidDel="00777303">
          <w:rPr>
            <w:rFonts w:ascii="Arial" w:hAnsi="Arial" w:cs="Arial"/>
            <w:color w:val="000000" w:themeColor="text1"/>
            <w:w w:val="95"/>
          </w:rPr>
          <w:delText>t</w:delText>
        </w:r>
      </w:del>
      <w:ins w:id="316" w:author="Bock, Clive" w:date="2022-06-20T13:39:00Z">
        <w:r w:rsidR="00777303">
          <w:rPr>
            <w:rFonts w:ascii="Arial" w:hAnsi="Arial" w:cs="Arial"/>
            <w:color w:val="000000" w:themeColor="text1"/>
            <w:w w:val="95"/>
          </w:rPr>
          <w:t>T</w:t>
        </w:r>
      </w:ins>
      <w:r w:rsidR="00AA569E">
        <w:rPr>
          <w:rFonts w:ascii="Arial" w:hAnsi="Arial" w:cs="Arial"/>
          <w:color w:val="000000" w:themeColor="text1"/>
          <w:w w:val="95"/>
        </w:rPr>
        <w:t xml:space="preserve">here was </w:t>
      </w:r>
      <w:r w:rsidRPr="001421E2">
        <w:rPr>
          <w:rFonts w:ascii="Arial" w:hAnsi="Arial" w:cs="Arial"/>
          <w:color w:val="000000" w:themeColor="text1"/>
          <w:w w:val="95"/>
        </w:rPr>
        <w:t>a</w:t>
      </w:r>
      <w:r w:rsidR="00AA569E">
        <w:rPr>
          <w:rFonts w:ascii="Arial" w:hAnsi="Arial" w:cs="Arial"/>
          <w:color w:val="000000" w:themeColor="text1"/>
          <w:w w:val="95"/>
        </w:rPr>
        <w:t xml:space="preserve"> pronounced </w:t>
      </w:r>
      <w:r w:rsidRPr="001421E2">
        <w:rPr>
          <w:rFonts w:ascii="Arial" w:hAnsi="Arial" w:cs="Arial"/>
          <w:color w:val="000000" w:themeColor="text1"/>
          <w:w w:val="95"/>
        </w:rPr>
        <w:t xml:space="preserve">increase in reflectance </w:t>
      </w:r>
      <w:r w:rsidR="00AA569E">
        <w:rPr>
          <w:rFonts w:ascii="Arial" w:hAnsi="Arial" w:cs="Arial"/>
          <w:color w:val="000000" w:themeColor="text1"/>
          <w:w w:val="95"/>
        </w:rPr>
        <w:t>for leaves with</w:t>
      </w:r>
      <w:r w:rsidRPr="001421E2">
        <w:rPr>
          <w:rFonts w:ascii="Arial" w:hAnsi="Arial" w:cs="Arial"/>
          <w:color w:val="000000" w:themeColor="text1"/>
          <w:w w:val="95"/>
        </w:rPr>
        <w:t xml:space="preserve"> mid-age symptoms of CLS </w:t>
      </w:r>
      <w:r w:rsidR="00AA569E">
        <w:rPr>
          <w:rFonts w:ascii="Arial" w:hAnsi="Arial" w:cs="Arial"/>
          <w:color w:val="000000" w:themeColor="text1"/>
          <w:w w:val="95"/>
        </w:rPr>
        <w:t xml:space="preserve">at wavelengths </w:t>
      </w:r>
      <w:r w:rsidRPr="001421E2">
        <w:rPr>
          <w:rFonts w:ascii="Arial" w:hAnsi="Arial" w:cs="Arial"/>
          <w:color w:val="000000" w:themeColor="text1"/>
          <w:w w:val="95"/>
        </w:rPr>
        <w:t>from</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250</w:t>
      </w:r>
      <w:r w:rsidR="00AA569E">
        <w:rPr>
          <w:rFonts w:ascii="Arial" w:hAnsi="Arial" w:cs="Arial"/>
          <w:color w:val="000000" w:themeColor="text1"/>
          <w:w w:val="95"/>
        </w:rPr>
        <w:t xml:space="preserve"> to </w:t>
      </w:r>
      <w:r w:rsidRPr="001421E2">
        <w:rPr>
          <w:rFonts w:ascii="Arial" w:hAnsi="Arial" w:cs="Arial"/>
          <w:color w:val="000000" w:themeColor="text1"/>
          <w:w w:val="95"/>
        </w:rPr>
        <w:t>350</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nm,</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which</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can</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be</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linked</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a</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decrease</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flavonoids.</w:t>
      </w:r>
      <w:r w:rsidRPr="001421E2">
        <w:rPr>
          <w:rFonts w:ascii="Arial" w:hAnsi="Arial" w:cs="Arial"/>
          <w:color w:val="000000" w:themeColor="text1"/>
          <w:spacing w:val="22"/>
        </w:rPr>
        <w:t xml:space="preserve"> </w:t>
      </w:r>
      <w:r w:rsidRPr="001421E2">
        <w:rPr>
          <w:rFonts w:ascii="Arial" w:hAnsi="Arial" w:cs="Arial"/>
          <w:color w:val="000000" w:themeColor="text1"/>
          <w:w w:val="95"/>
        </w:rPr>
        <w:t>In</w:t>
      </w:r>
      <w:r w:rsidRPr="001421E2">
        <w:rPr>
          <w:rFonts w:ascii="Arial" w:hAnsi="Arial" w:cs="Arial"/>
          <w:color w:val="000000" w:themeColor="text1"/>
          <w:spacing w:val="-6"/>
          <w:w w:val="95"/>
        </w:rPr>
        <w:t xml:space="preserve"> </w:t>
      </w:r>
      <w:r w:rsidR="00AA569E">
        <w:rPr>
          <w:rFonts w:ascii="Arial" w:hAnsi="Arial" w:cs="Arial"/>
          <w:color w:val="000000" w:themeColor="text1"/>
          <w:spacing w:val="-6"/>
          <w:w w:val="95"/>
        </w:rPr>
        <w:t xml:space="preserve">the </w:t>
      </w:r>
      <w:r w:rsidRPr="001421E2">
        <w:rPr>
          <w:rFonts w:ascii="Arial" w:hAnsi="Arial" w:cs="Arial"/>
          <w:color w:val="000000" w:themeColor="text1"/>
          <w:w w:val="95"/>
        </w:rPr>
        <w:t>early</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stages</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6"/>
          <w:w w:val="95"/>
        </w:rPr>
        <w:t xml:space="preserve"> </w:t>
      </w:r>
      <w:r w:rsidRPr="001421E2">
        <w:rPr>
          <w:rFonts w:ascii="Arial" w:hAnsi="Arial" w:cs="Arial"/>
          <w:color w:val="000000" w:themeColor="text1"/>
          <w:w w:val="95"/>
        </w:rPr>
        <w:t xml:space="preserve">infection, the plant attempts to defend itself against the pathogen, which can lead to </w:t>
      </w:r>
      <w:r w:rsidRPr="001421E2">
        <w:rPr>
          <w:rFonts w:ascii="Arial" w:hAnsi="Arial" w:cs="Arial"/>
          <w:color w:val="000000" w:themeColor="text1"/>
          <w:w w:val="95"/>
        </w:rPr>
        <w:lastRenderedPageBreak/>
        <w:t>changes similar</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those</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seen</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3"/>
          <w:w w:val="95"/>
        </w:rPr>
        <w:t xml:space="preserve"> </w:t>
      </w:r>
      <w:r w:rsidR="00AA569E">
        <w:rPr>
          <w:rFonts w:ascii="Arial" w:hAnsi="Arial" w:cs="Arial"/>
          <w:color w:val="000000" w:themeColor="text1"/>
          <w:spacing w:val="-3"/>
          <w:w w:val="95"/>
        </w:rPr>
        <w:t xml:space="preserve">a </w:t>
      </w:r>
      <w:r w:rsidRPr="001421E2">
        <w:rPr>
          <w:rFonts w:ascii="Arial" w:hAnsi="Arial" w:cs="Arial"/>
          <w:color w:val="000000" w:themeColor="text1"/>
          <w:w w:val="95"/>
        </w:rPr>
        <w:t>resistance</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response,</w:t>
      </w:r>
      <w:r w:rsidRPr="001421E2">
        <w:rPr>
          <w:rFonts w:ascii="Arial" w:hAnsi="Arial" w:cs="Arial"/>
          <w:color w:val="000000" w:themeColor="text1"/>
          <w:spacing w:val="-1"/>
          <w:w w:val="95"/>
        </w:rPr>
        <w:t xml:space="preserve"> </w:t>
      </w:r>
      <w:r w:rsidR="00AA569E">
        <w:rPr>
          <w:rFonts w:ascii="Arial" w:hAnsi="Arial" w:cs="Arial"/>
          <w:color w:val="000000" w:themeColor="text1"/>
          <w:spacing w:val="-1"/>
          <w:w w:val="95"/>
        </w:rPr>
        <w:t xml:space="preserve">as </w:t>
      </w:r>
      <w:r w:rsidRPr="001421E2">
        <w:rPr>
          <w:rFonts w:ascii="Arial" w:hAnsi="Arial" w:cs="Arial"/>
          <w:color w:val="000000" w:themeColor="text1"/>
          <w:w w:val="95"/>
        </w:rPr>
        <w:t>characterized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previous</w:t>
      </w:r>
      <w:r w:rsidRPr="001421E2">
        <w:rPr>
          <w:rFonts w:ascii="Arial" w:hAnsi="Arial" w:cs="Arial"/>
          <w:color w:val="000000" w:themeColor="text1"/>
          <w:spacing w:val="-3"/>
          <w:w w:val="95"/>
        </w:rPr>
        <w:t xml:space="preserve"> </w:t>
      </w:r>
      <w:r w:rsidRPr="001421E2">
        <w:rPr>
          <w:rFonts w:ascii="Arial" w:hAnsi="Arial" w:cs="Arial"/>
          <w:color w:val="000000" w:themeColor="text1"/>
          <w:w w:val="95"/>
        </w:rPr>
        <w:t>studies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by</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an</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 xml:space="preserve">increase </w:t>
      </w:r>
      <w:r w:rsidRPr="001421E2">
        <w:rPr>
          <w:rFonts w:ascii="Arial" w:hAnsi="Arial" w:cs="Arial"/>
          <w:color w:val="000000" w:themeColor="text1"/>
        </w:rPr>
        <w:t>in</w:t>
      </w:r>
      <w:r w:rsidRPr="001421E2">
        <w:rPr>
          <w:rFonts w:ascii="Arial" w:hAnsi="Arial" w:cs="Arial"/>
          <w:color w:val="000000" w:themeColor="text1"/>
          <w:spacing w:val="-2"/>
        </w:rPr>
        <w:t xml:space="preserve"> </w:t>
      </w:r>
      <w:r w:rsidRPr="001421E2">
        <w:rPr>
          <w:rFonts w:ascii="Arial" w:hAnsi="Arial" w:cs="Arial"/>
          <w:color w:val="000000" w:themeColor="text1"/>
        </w:rPr>
        <w:t>total</w:t>
      </w:r>
      <w:r w:rsidRPr="001421E2">
        <w:rPr>
          <w:rFonts w:ascii="Arial" w:hAnsi="Arial" w:cs="Arial"/>
          <w:color w:val="000000" w:themeColor="text1"/>
          <w:spacing w:val="-2"/>
        </w:rPr>
        <w:t xml:space="preserve"> </w:t>
      </w:r>
      <w:r w:rsidRPr="001421E2">
        <w:rPr>
          <w:rFonts w:ascii="Arial" w:hAnsi="Arial" w:cs="Arial"/>
          <w:color w:val="000000" w:themeColor="text1"/>
        </w:rPr>
        <w:t>phenolic</w:t>
      </w:r>
      <w:r w:rsidRPr="001421E2">
        <w:rPr>
          <w:rFonts w:ascii="Arial" w:hAnsi="Arial" w:cs="Arial"/>
          <w:color w:val="000000" w:themeColor="text1"/>
          <w:spacing w:val="-2"/>
        </w:rPr>
        <w:t xml:space="preserve"> </w:t>
      </w:r>
      <w:r w:rsidRPr="001421E2">
        <w:rPr>
          <w:rFonts w:ascii="Arial" w:hAnsi="Arial" w:cs="Arial"/>
          <w:color w:val="000000" w:themeColor="text1"/>
        </w:rPr>
        <w:t>content</w:t>
      </w:r>
      <w:r w:rsidRPr="001421E2">
        <w:rPr>
          <w:rFonts w:ascii="Arial" w:hAnsi="Arial" w:cs="Arial"/>
          <w:color w:val="000000" w:themeColor="text1"/>
          <w:spacing w:val="-2"/>
        </w:rPr>
        <w:t xml:space="preserve"> </w:t>
      </w:r>
      <w:r w:rsidRPr="001421E2">
        <w:rPr>
          <w:rFonts w:ascii="Arial" w:hAnsi="Arial" w:cs="Arial"/>
          <w:color w:val="000000" w:themeColor="text1"/>
        </w:rPr>
        <w:t>due</w:t>
      </w:r>
      <w:r w:rsidRPr="001421E2">
        <w:rPr>
          <w:rFonts w:ascii="Arial" w:hAnsi="Arial" w:cs="Arial"/>
          <w:color w:val="000000" w:themeColor="text1"/>
          <w:spacing w:val="-2"/>
        </w:rPr>
        <w:t xml:space="preserve"> </w:t>
      </w:r>
      <w:r w:rsidRPr="001421E2">
        <w:rPr>
          <w:rFonts w:ascii="Arial" w:hAnsi="Arial" w:cs="Arial"/>
          <w:color w:val="000000" w:themeColor="text1"/>
        </w:rPr>
        <w:t>to</w:t>
      </w:r>
      <w:r w:rsidRPr="001421E2">
        <w:rPr>
          <w:rFonts w:ascii="Arial" w:hAnsi="Arial" w:cs="Arial"/>
          <w:color w:val="000000" w:themeColor="text1"/>
          <w:spacing w:val="-2"/>
        </w:rPr>
        <w:t xml:space="preserve"> </w:t>
      </w:r>
      <w:r w:rsidRPr="001421E2">
        <w:rPr>
          <w:rFonts w:ascii="Arial" w:hAnsi="Arial" w:cs="Arial"/>
          <w:color w:val="000000" w:themeColor="text1"/>
        </w:rPr>
        <w:t>increased</w:t>
      </w:r>
      <w:r w:rsidRPr="001421E2">
        <w:rPr>
          <w:rFonts w:ascii="Arial" w:hAnsi="Arial" w:cs="Arial"/>
          <w:color w:val="000000" w:themeColor="text1"/>
          <w:spacing w:val="-2"/>
        </w:rPr>
        <w:t xml:space="preserve"> </w:t>
      </w:r>
      <w:r w:rsidR="00AA569E">
        <w:rPr>
          <w:rFonts w:ascii="Arial" w:hAnsi="Arial" w:cs="Arial"/>
          <w:color w:val="000000" w:themeColor="text1"/>
          <w:spacing w:val="-2"/>
        </w:rPr>
        <w:t xml:space="preserve">lignin </w:t>
      </w:r>
      <w:r w:rsidRPr="001421E2">
        <w:rPr>
          <w:rFonts w:ascii="Arial" w:hAnsi="Arial" w:cs="Arial"/>
          <w:color w:val="000000" w:themeColor="text1"/>
        </w:rPr>
        <w:t>synthesis</w:t>
      </w:r>
      <w:r w:rsidRPr="001421E2">
        <w:rPr>
          <w:rFonts w:ascii="Arial" w:hAnsi="Arial" w:cs="Arial"/>
          <w:color w:val="000000" w:themeColor="text1"/>
          <w:spacing w:val="-2"/>
        </w:rPr>
        <w:t xml:space="preserve"> </w:t>
      </w:r>
      <w:hyperlink w:anchor="_bookmark9" w:history="1">
        <w:r w:rsidRPr="001421E2">
          <w:rPr>
            <w:rFonts w:ascii="Arial" w:hAnsi="Arial" w:cs="Arial"/>
            <w:color w:val="000000" w:themeColor="text1"/>
          </w:rPr>
          <w:t>(</w:t>
        </w:r>
      </w:hyperlink>
      <w:hyperlink w:anchor="_bookmark41" w:history="1">
        <w:r w:rsidRPr="001421E2">
          <w:rPr>
            <w:rFonts w:ascii="Arial" w:hAnsi="Arial" w:cs="Arial"/>
            <w:color w:val="000000" w:themeColor="text1"/>
          </w:rPr>
          <w:t>Mahatma</w:t>
        </w:r>
        <w:r w:rsidRPr="001421E2">
          <w:rPr>
            <w:rFonts w:ascii="Arial" w:hAnsi="Arial" w:cs="Arial"/>
            <w:color w:val="000000" w:themeColor="text1"/>
            <w:spacing w:val="-5"/>
          </w:rPr>
          <w:t xml:space="preserve"> </w:t>
        </w:r>
        <w:r w:rsidRPr="001421E2">
          <w:rPr>
            <w:rFonts w:ascii="Arial" w:hAnsi="Arial" w:cs="Arial"/>
            <w:color w:val="000000" w:themeColor="text1"/>
          </w:rPr>
          <w:t>et</w:t>
        </w:r>
        <w:r w:rsidRPr="001421E2">
          <w:rPr>
            <w:rFonts w:ascii="Arial" w:hAnsi="Arial" w:cs="Arial"/>
            <w:color w:val="000000" w:themeColor="text1"/>
            <w:spacing w:val="-5"/>
          </w:rPr>
          <w:t xml:space="preserve"> </w:t>
        </w:r>
        <w:r w:rsidRPr="001421E2">
          <w:rPr>
            <w:rFonts w:ascii="Arial" w:hAnsi="Arial" w:cs="Arial"/>
            <w:color w:val="000000" w:themeColor="text1"/>
          </w:rPr>
          <w:t>al.</w:t>
        </w:r>
        <w:r w:rsidRPr="001421E2">
          <w:rPr>
            <w:rFonts w:ascii="Arial" w:hAnsi="Arial" w:cs="Arial"/>
            <w:color w:val="000000" w:themeColor="text1"/>
            <w:spacing w:val="-5"/>
          </w:rPr>
          <w:t xml:space="preserve"> </w:t>
        </w:r>
      </w:hyperlink>
      <w:hyperlink w:anchor="_bookmark41" w:history="1">
        <w:r w:rsidRPr="001421E2">
          <w:rPr>
            <w:rFonts w:ascii="Arial" w:hAnsi="Arial" w:cs="Arial"/>
            <w:color w:val="000000" w:themeColor="text1"/>
          </w:rPr>
          <w:t>2011;</w:t>
        </w:r>
        <w:r w:rsidRPr="001421E2">
          <w:rPr>
            <w:rFonts w:ascii="Arial" w:hAnsi="Arial" w:cs="Arial"/>
            <w:color w:val="000000" w:themeColor="text1"/>
            <w:spacing w:val="-5"/>
          </w:rPr>
          <w:t xml:space="preserve"> </w:t>
        </w:r>
      </w:hyperlink>
      <w:hyperlink w:anchor="_bookmark59" w:history="1">
        <w:r w:rsidRPr="001421E2">
          <w:rPr>
            <w:rFonts w:ascii="Arial" w:hAnsi="Arial" w:cs="Arial"/>
            <w:color w:val="000000" w:themeColor="text1"/>
          </w:rPr>
          <w:t>Pollock</w:t>
        </w:r>
        <w:r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5"/>
          </w:rPr>
          <w:t xml:space="preserve"> </w:t>
        </w:r>
        <w:r w:rsidRPr="001421E2">
          <w:rPr>
            <w:rFonts w:ascii="Arial" w:hAnsi="Arial" w:cs="Arial"/>
            <w:color w:val="000000" w:themeColor="text1"/>
          </w:rPr>
          <w:t>Drysdale</w:t>
        </w:r>
        <w:r w:rsidRPr="001421E2">
          <w:rPr>
            <w:rFonts w:ascii="Arial" w:hAnsi="Arial" w:cs="Arial"/>
            <w:color w:val="000000" w:themeColor="text1"/>
            <w:spacing w:val="-5"/>
          </w:rPr>
          <w:t xml:space="preserve"> </w:t>
        </w:r>
      </w:hyperlink>
      <w:hyperlink w:anchor="_bookmark59" w:history="1">
        <w:r w:rsidRPr="001421E2">
          <w:rPr>
            <w:rFonts w:ascii="Arial" w:hAnsi="Arial" w:cs="Arial"/>
            <w:color w:val="000000" w:themeColor="text1"/>
          </w:rPr>
          <w:t>1976).</w:t>
        </w:r>
      </w:hyperlink>
      <w:r w:rsidRPr="001421E2">
        <w:rPr>
          <w:rFonts w:ascii="Arial" w:hAnsi="Arial" w:cs="Arial"/>
          <w:color w:val="000000" w:themeColor="text1"/>
          <w:spacing w:val="21"/>
        </w:rPr>
        <w:t xml:space="preserve"> </w:t>
      </w:r>
      <w:r w:rsidRPr="001421E2">
        <w:rPr>
          <w:rFonts w:ascii="Arial" w:hAnsi="Arial" w:cs="Arial"/>
          <w:color w:val="000000" w:themeColor="text1"/>
        </w:rPr>
        <w:t>As</w:t>
      </w:r>
      <w:r w:rsidRPr="001421E2">
        <w:rPr>
          <w:rFonts w:ascii="Arial" w:hAnsi="Arial" w:cs="Arial"/>
          <w:color w:val="000000" w:themeColor="text1"/>
          <w:spacing w:val="-5"/>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infection</w:t>
      </w:r>
      <w:r w:rsidRPr="001421E2">
        <w:rPr>
          <w:rFonts w:ascii="Arial" w:hAnsi="Arial" w:cs="Arial"/>
          <w:color w:val="000000" w:themeColor="text1"/>
          <w:spacing w:val="-5"/>
        </w:rPr>
        <w:t xml:space="preserve"> </w:t>
      </w:r>
      <w:r w:rsidRPr="001421E2">
        <w:rPr>
          <w:rFonts w:ascii="Arial" w:hAnsi="Arial" w:cs="Arial"/>
          <w:color w:val="000000" w:themeColor="text1"/>
        </w:rPr>
        <w:t>progresses,</w:t>
      </w:r>
      <w:r w:rsidRPr="001421E2">
        <w:rPr>
          <w:rFonts w:ascii="Arial" w:hAnsi="Arial" w:cs="Arial"/>
          <w:color w:val="000000" w:themeColor="text1"/>
          <w:spacing w:val="-4"/>
        </w:rPr>
        <w:t xml:space="preserve"> </w:t>
      </w:r>
      <w:r w:rsidRPr="001421E2">
        <w:rPr>
          <w:rFonts w:ascii="Arial" w:hAnsi="Arial" w:cs="Arial"/>
          <w:color w:val="000000" w:themeColor="text1"/>
        </w:rPr>
        <w:t>th</w:t>
      </w:r>
      <w:r w:rsidR="00AA569E">
        <w:rPr>
          <w:rFonts w:ascii="Arial" w:hAnsi="Arial" w:cs="Arial"/>
          <w:color w:val="000000" w:themeColor="text1"/>
        </w:rPr>
        <w:t>e</w:t>
      </w:r>
      <w:r w:rsidRPr="001421E2">
        <w:rPr>
          <w:rFonts w:ascii="Arial" w:hAnsi="Arial" w:cs="Arial"/>
          <w:color w:val="000000" w:themeColor="text1"/>
        </w:rPr>
        <w:t xml:space="preserve"> </w:t>
      </w:r>
      <w:r w:rsidRPr="001421E2">
        <w:rPr>
          <w:rFonts w:ascii="Arial" w:hAnsi="Arial" w:cs="Arial"/>
          <w:color w:val="000000" w:themeColor="text1"/>
          <w:spacing w:val="-2"/>
        </w:rPr>
        <w:t>synthesis</w:t>
      </w:r>
      <w:r w:rsidRPr="001421E2">
        <w:rPr>
          <w:rFonts w:ascii="Arial" w:hAnsi="Arial" w:cs="Arial"/>
          <w:color w:val="000000" w:themeColor="text1"/>
          <w:spacing w:val="-7"/>
        </w:rPr>
        <w:t xml:space="preserve"> </w:t>
      </w:r>
      <w:r w:rsidRPr="001421E2">
        <w:rPr>
          <w:rFonts w:ascii="Arial" w:hAnsi="Arial" w:cs="Arial"/>
          <w:color w:val="000000" w:themeColor="text1"/>
          <w:spacing w:val="-2"/>
        </w:rPr>
        <w:t>of</w:t>
      </w:r>
      <w:r w:rsidRPr="001421E2">
        <w:rPr>
          <w:rFonts w:ascii="Arial" w:hAnsi="Arial" w:cs="Arial"/>
          <w:color w:val="000000" w:themeColor="text1"/>
          <w:spacing w:val="-7"/>
        </w:rPr>
        <w:t xml:space="preserve"> </w:t>
      </w:r>
      <w:r w:rsidRPr="001421E2">
        <w:rPr>
          <w:rFonts w:ascii="Arial" w:hAnsi="Arial" w:cs="Arial"/>
          <w:color w:val="000000" w:themeColor="text1"/>
          <w:spacing w:val="-2"/>
        </w:rPr>
        <w:t>lignin</w:t>
      </w:r>
      <w:r w:rsidRPr="001421E2">
        <w:rPr>
          <w:rFonts w:ascii="Arial" w:hAnsi="Arial" w:cs="Arial"/>
          <w:color w:val="000000" w:themeColor="text1"/>
          <w:spacing w:val="-7"/>
        </w:rPr>
        <w:t xml:space="preserve"> </w:t>
      </w:r>
      <w:r w:rsidRPr="001421E2">
        <w:rPr>
          <w:rFonts w:ascii="Arial" w:hAnsi="Arial" w:cs="Arial"/>
          <w:color w:val="000000" w:themeColor="text1"/>
          <w:spacing w:val="-2"/>
        </w:rPr>
        <w:t>dec</w:t>
      </w:r>
      <w:r w:rsidR="00AA569E">
        <w:rPr>
          <w:rFonts w:ascii="Arial" w:hAnsi="Arial" w:cs="Arial"/>
          <w:color w:val="000000" w:themeColor="text1"/>
          <w:spacing w:val="-2"/>
        </w:rPr>
        <w:t>lines</w:t>
      </w:r>
      <w:r w:rsidRPr="001421E2">
        <w:rPr>
          <w:rFonts w:ascii="Arial" w:hAnsi="Arial" w:cs="Arial"/>
          <w:color w:val="000000" w:themeColor="text1"/>
          <w:spacing w:val="-2"/>
        </w:rPr>
        <w:t>,</w:t>
      </w:r>
      <w:r w:rsidRPr="001421E2">
        <w:rPr>
          <w:rFonts w:ascii="Arial" w:hAnsi="Arial" w:cs="Arial"/>
          <w:color w:val="000000" w:themeColor="text1"/>
          <w:spacing w:val="-6"/>
        </w:rPr>
        <w:t xml:space="preserve"> </w:t>
      </w:r>
      <w:r w:rsidR="00AA569E">
        <w:rPr>
          <w:rFonts w:ascii="Arial" w:hAnsi="Arial" w:cs="Arial"/>
          <w:color w:val="000000" w:themeColor="text1"/>
          <w:spacing w:val="-6"/>
        </w:rPr>
        <w:t xml:space="preserve">resulting in </w:t>
      </w:r>
      <w:r w:rsidR="00AA569E">
        <w:rPr>
          <w:rFonts w:ascii="Arial" w:hAnsi="Arial" w:cs="Arial"/>
          <w:color w:val="000000" w:themeColor="text1"/>
          <w:spacing w:val="-2"/>
        </w:rPr>
        <w:t xml:space="preserve">a higher </w:t>
      </w:r>
      <w:r w:rsidRPr="001421E2">
        <w:rPr>
          <w:rFonts w:ascii="Arial" w:hAnsi="Arial" w:cs="Arial"/>
          <w:color w:val="000000" w:themeColor="text1"/>
          <w:spacing w:val="-2"/>
        </w:rPr>
        <w:t>phenol</w:t>
      </w:r>
      <w:r w:rsidR="00AA569E">
        <w:rPr>
          <w:rFonts w:ascii="Arial" w:hAnsi="Arial" w:cs="Arial"/>
          <w:color w:val="000000" w:themeColor="text1"/>
          <w:spacing w:val="-2"/>
        </w:rPr>
        <w:t>s content</w:t>
      </w:r>
      <w:r w:rsidRPr="001421E2">
        <w:rPr>
          <w:rFonts w:ascii="Arial" w:hAnsi="Arial" w:cs="Arial"/>
          <w:color w:val="000000" w:themeColor="text1"/>
          <w:spacing w:val="-2"/>
        </w:rPr>
        <w:t>,</w:t>
      </w:r>
      <w:r w:rsidRPr="001421E2">
        <w:rPr>
          <w:rFonts w:ascii="Arial" w:hAnsi="Arial" w:cs="Arial"/>
          <w:color w:val="000000" w:themeColor="text1"/>
          <w:spacing w:val="-6"/>
        </w:rPr>
        <w:t xml:space="preserve"> </w:t>
      </w:r>
      <w:r w:rsidRPr="001421E2">
        <w:rPr>
          <w:rFonts w:ascii="Arial" w:hAnsi="Arial" w:cs="Arial"/>
          <w:color w:val="000000" w:themeColor="text1"/>
          <w:spacing w:val="-2"/>
        </w:rPr>
        <w:t>which</w:t>
      </w:r>
      <w:r w:rsidRPr="001421E2">
        <w:rPr>
          <w:rFonts w:ascii="Arial" w:hAnsi="Arial" w:cs="Arial"/>
          <w:color w:val="000000" w:themeColor="text1"/>
          <w:spacing w:val="-7"/>
        </w:rPr>
        <w:t xml:space="preserve"> </w:t>
      </w:r>
      <w:r w:rsidR="00AA569E">
        <w:rPr>
          <w:rFonts w:ascii="Arial" w:hAnsi="Arial" w:cs="Arial"/>
          <w:color w:val="000000" w:themeColor="text1"/>
          <w:spacing w:val="-2"/>
        </w:rPr>
        <w:t>is</w:t>
      </w:r>
      <w:r w:rsidRPr="001421E2">
        <w:rPr>
          <w:rFonts w:ascii="Arial" w:hAnsi="Arial" w:cs="Arial"/>
          <w:color w:val="000000" w:themeColor="text1"/>
          <w:spacing w:val="-7"/>
        </w:rPr>
        <w:t xml:space="preserve"> </w:t>
      </w:r>
      <w:r w:rsidR="00AA569E">
        <w:rPr>
          <w:rFonts w:ascii="Arial" w:hAnsi="Arial" w:cs="Arial"/>
          <w:color w:val="000000" w:themeColor="text1"/>
          <w:spacing w:val="-7"/>
        </w:rPr>
        <w:t>characterized by</w:t>
      </w:r>
      <w:r w:rsidRPr="001421E2">
        <w:rPr>
          <w:rFonts w:ascii="Arial" w:hAnsi="Arial" w:cs="Arial"/>
          <w:color w:val="000000" w:themeColor="text1"/>
          <w:spacing w:val="-2"/>
        </w:rPr>
        <w:t xml:space="preserve"> lower</w:t>
      </w:r>
      <w:r w:rsidRPr="001421E2">
        <w:rPr>
          <w:rFonts w:ascii="Arial" w:hAnsi="Arial" w:cs="Arial"/>
          <w:color w:val="000000" w:themeColor="text1"/>
          <w:spacing w:val="-13"/>
        </w:rPr>
        <w:t xml:space="preserve"> </w:t>
      </w:r>
      <w:r w:rsidRPr="001421E2">
        <w:rPr>
          <w:rFonts w:ascii="Arial" w:hAnsi="Arial" w:cs="Arial"/>
          <w:color w:val="000000" w:themeColor="text1"/>
          <w:spacing w:val="-2"/>
        </w:rPr>
        <w:t>reflectance</w:t>
      </w:r>
      <w:r w:rsidRPr="001421E2">
        <w:rPr>
          <w:rFonts w:ascii="Arial" w:hAnsi="Arial" w:cs="Arial"/>
          <w:color w:val="000000" w:themeColor="text1"/>
          <w:spacing w:val="-13"/>
        </w:rPr>
        <w:t xml:space="preserve"> </w:t>
      </w:r>
      <w:r w:rsidRPr="001421E2">
        <w:rPr>
          <w:rFonts w:ascii="Arial" w:hAnsi="Arial" w:cs="Arial"/>
          <w:color w:val="000000" w:themeColor="text1"/>
          <w:spacing w:val="-2"/>
        </w:rPr>
        <w:t>values</w:t>
      </w:r>
      <w:r w:rsidRPr="001421E2">
        <w:rPr>
          <w:rFonts w:ascii="Arial" w:hAnsi="Arial" w:cs="Arial"/>
          <w:color w:val="000000" w:themeColor="text1"/>
          <w:spacing w:val="-13"/>
        </w:rPr>
        <w:t xml:space="preserve"> </w:t>
      </w:r>
      <w:r w:rsidR="00AA569E">
        <w:rPr>
          <w:rFonts w:ascii="Arial" w:hAnsi="Arial" w:cs="Arial"/>
          <w:color w:val="000000" w:themeColor="text1"/>
          <w:spacing w:val="-13"/>
        </w:rPr>
        <w:t xml:space="preserve">with leaves having </w:t>
      </w:r>
      <w:r w:rsidRPr="001421E2">
        <w:rPr>
          <w:rFonts w:ascii="Arial" w:hAnsi="Arial" w:cs="Arial"/>
          <w:color w:val="000000" w:themeColor="text1"/>
          <w:spacing w:val="-13"/>
        </w:rPr>
        <w:t xml:space="preserve"> </w:t>
      </w:r>
      <w:r w:rsidRPr="001421E2">
        <w:rPr>
          <w:rFonts w:ascii="Arial" w:hAnsi="Arial" w:cs="Arial"/>
          <w:color w:val="000000" w:themeColor="text1"/>
          <w:spacing w:val="-2"/>
        </w:rPr>
        <w:t>mature</w:t>
      </w:r>
      <w:r w:rsidRPr="001421E2">
        <w:rPr>
          <w:rFonts w:ascii="Arial" w:hAnsi="Arial" w:cs="Arial"/>
          <w:color w:val="000000" w:themeColor="text1"/>
          <w:spacing w:val="-13"/>
        </w:rPr>
        <w:t xml:space="preserve"> </w:t>
      </w:r>
      <w:r w:rsidRPr="001421E2">
        <w:rPr>
          <w:rFonts w:ascii="Arial" w:hAnsi="Arial" w:cs="Arial"/>
          <w:color w:val="000000" w:themeColor="text1"/>
          <w:spacing w:val="-2"/>
        </w:rPr>
        <w:t>CLS</w:t>
      </w:r>
      <w:r w:rsidRPr="001421E2">
        <w:rPr>
          <w:rFonts w:ascii="Arial" w:hAnsi="Arial" w:cs="Arial"/>
          <w:color w:val="000000" w:themeColor="text1"/>
          <w:spacing w:val="-13"/>
        </w:rPr>
        <w:t xml:space="preserve"> </w:t>
      </w:r>
      <w:r w:rsidRPr="001421E2">
        <w:rPr>
          <w:rFonts w:ascii="Arial" w:hAnsi="Arial" w:cs="Arial"/>
          <w:color w:val="000000" w:themeColor="text1"/>
          <w:spacing w:val="-2"/>
        </w:rPr>
        <w:t>symptoms.</w:t>
      </w:r>
      <w:r w:rsidRPr="001421E2">
        <w:rPr>
          <w:rFonts w:ascii="Arial" w:hAnsi="Arial" w:cs="Arial"/>
          <w:color w:val="000000" w:themeColor="text1"/>
          <w:spacing w:val="6"/>
        </w:rPr>
        <w:t xml:space="preserve"> </w:t>
      </w:r>
      <w:r w:rsidRPr="001421E2">
        <w:rPr>
          <w:rFonts w:ascii="Arial" w:hAnsi="Arial" w:cs="Arial"/>
          <w:color w:val="000000" w:themeColor="text1"/>
          <w:spacing w:val="-2"/>
        </w:rPr>
        <w:t>The</w:t>
      </w:r>
      <w:r w:rsidRPr="001421E2">
        <w:rPr>
          <w:rFonts w:ascii="Arial" w:hAnsi="Arial" w:cs="Arial"/>
          <w:color w:val="000000" w:themeColor="text1"/>
          <w:spacing w:val="-13"/>
        </w:rPr>
        <w:t xml:space="preserve"> </w:t>
      </w:r>
      <w:r w:rsidRPr="001421E2">
        <w:rPr>
          <w:rFonts w:ascii="Arial" w:hAnsi="Arial" w:cs="Arial"/>
          <w:color w:val="000000" w:themeColor="text1"/>
          <w:spacing w:val="-2"/>
        </w:rPr>
        <w:t>increase</w:t>
      </w:r>
      <w:r w:rsidRPr="001421E2">
        <w:rPr>
          <w:rFonts w:ascii="Arial" w:hAnsi="Arial" w:cs="Arial"/>
          <w:color w:val="000000" w:themeColor="text1"/>
          <w:spacing w:val="-13"/>
        </w:rPr>
        <w:t xml:space="preserve"> </w:t>
      </w:r>
      <w:r w:rsidRPr="001421E2">
        <w:rPr>
          <w:rFonts w:ascii="Arial" w:hAnsi="Arial" w:cs="Arial"/>
          <w:color w:val="000000" w:themeColor="text1"/>
          <w:spacing w:val="-2"/>
        </w:rPr>
        <w:t>in</w:t>
      </w:r>
      <w:r w:rsidRPr="001421E2">
        <w:rPr>
          <w:rFonts w:ascii="Arial" w:hAnsi="Arial" w:cs="Arial"/>
          <w:color w:val="000000" w:themeColor="text1"/>
          <w:spacing w:val="-13"/>
        </w:rPr>
        <w:t xml:space="preserve"> </w:t>
      </w:r>
      <w:r w:rsidRPr="001421E2">
        <w:rPr>
          <w:rFonts w:ascii="Arial" w:hAnsi="Arial" w:cs="Arial"/>
          <w:color w:val="000000" w:themeColor="text1"/>
          <w:spacing w:val="-2"/>
        </w:rPr>
        <w:t>reflection</w:t>
      </w:r>
      <w:r w:rsidRPr="001421E2">
        <w:rPr>
          <w:rFonts w:ascii="Arial" w:hAnsi="Arial" w:cs="Arial"/>
          <w:color w:val="000000" w:themeColor="text1"/>
          <w:spacing w:val="-13"/>
        </w:rPr>
        <w:t xml:space="preserve"> </w:t>
      </w:r>
      <w:r w:rsidR="00AA569E">
        <w:rPr>
          <w:rFonts w:ascii="Arial" w:hAnsi="Arial" w:cs="Arial"/>
          <w:color w:val="000000" w:themeColor="text1"/>
          <w:spacing w:val="-2"/>
        </w:rPr>
        <w:t>we observed</w:t>
      </w:r>
      <w:r w:rsidRPr="001421E2">
        <w:rPr>
          <w:rFonts w:ascii="Arial" w:hAnsi="Arial" w:cs="Arial"/>
          <w:color w:val="000000" w:themeColor="text1"/>
        </w:rPr>
        <w:t xml:space="preserve"> </w:t>
      </w:r>
      <w:r w:rsidR="00AA569E">
        <w:rPr>
          <w:rFonts w:ascii="Arial" w:hAnsi="Arial" w:cs="Arial"/>
          <w:color w:val="000000" w:themeColor="text1"/>
        </w:rPr>
        <w:t>with</w:t>
      </w:r>
      <w:r w:rsidRPr="001421E2">
        <w:rPr>
          <w:rFonts w:ascii="Arial" w:hAnsi="Arial" w:cs="Arial"/>
          <w:color w:val="000000" w:themeColor="text1"/>
        </w:rPr>
        <w:t xml:space="preserve"> CLS </w:t>
      </w:r>
      <w:r w:rsidR="00AA569E">
        <w:rPr>
          <w:rFonts w:ascii="Arial" w:hAnsi="Arial" w:cs="Arial"/>
          <w:color w:val="000000" w:themeColor="text1"/>
        </w:rPr>
        <w:t xml:space="preserve">at wavelengths of </w:t>
      </w:r>
      <w:r w:rsidRPr="001421E2">
        <w:rPr>
          <w:rFonts w:ascii="Arial" w:hAnsi="Arial" w:cs="Arial"/>
          <w:color w:val="000000" w:themeColor="text1"/>
        </w:rPr>
        <w:t xml:space="preserve">430 to 500 nm can be </w:t>
      </w:r>
      <w:r w:rsidR="00AA569E">
        <w:rPr>
          <w:rFonts w:ascii="Arial" w:hAnsi="Arial" w:cs="Arial"/>
          <w:color w:val="000000" w:themeColor="text1"/>
        </w:rPr>
        <w:t>associated with the</w:t>
      </w:r>
      <w:r w:rsidRPr="001421E2">
        <w:rPr>
          <w:rFonts w:ascii="Arial" w:hAnsi="Arial" w:cs="Arial"/>
          <w:color w:val="000000" w:themeColor="text1"/>
        </w:rPr>
        <w:t xml:space="preserve"> decrease in total chlorophyll content</w:t>
      </w:r>
      <w:r w:rsidR="00AA569E">
        <w:rPr>
          <w:rFonts w:ascii="Arial" w:hAnsi="Arial" w:cs="Arial"/>
          <w:color w:val="000000" w:themeColor="text1"/>
        </w:rPr>
        <w:t>, and the</w:t>
      </w:r>
      <w:r w:rsidRPr="001421E2">
        <w:rPr>
          <w:rFonts w:ascii="Arial" w:hAnsi="Arial" w:cs="Arial"/>
          <w:color w:val="000000" w:themeColor="text1"/>
        </w:rPr>
        <w:t xml:space="preserve"> decrease </w:t>
      </w:r>
      <w:r w:rsidR="00AA569E">
        <w:rPr>
          <w:rFonts w:ascii="Arial" w:hAnsi="Arial" w:cs="Arial"/>
          <w:color w:val="000000" w:themeColor="text1"/>
        </w:rPr>
        <w:t xml:space="preserve">in </w:t>
      </w:r>
      <w:r w:rsidRPr="001421E2">
        <w:rPr>
          <w:rFonts w:ascii="Arial" w:hAnsi="Arial" w:cs="Arial"/>
          <w:color w:val="000000" w:themeColor="text1"/>
        </w:rPr>
        <w:t xml:space="preserve">carotenoid content </w:t>
      </w:r>
      <w:hyperlink w:anchor="_bookmark28" w:history="1">
        <w:r w:rsidRPr="001421E2">
          <w:rPr>
            <w:rFonts w:ascii="Arial" w:hAnsi="Arial" w:cs="Arial"/>
            <w:color w:val="000000" w:themeColor="text1"/>
          </w:rPr>
          <w:t>(</w:t>
        </w:r>
        <w:proofErr w:type="spellStart"/>
        <w:r w:rsidRPr="001421E2">
          <w:rPr>
            <w:rFonts w:ascii="Arial" w:hAnsi="Arial" w:cs="Arial"/>
            <w:color w:val="000000" w:themeColor="text1"/>
          </w:rPr>
          <w:t>Joudi</w:t>
        </w:r>
        <w:proofErr w:type="spellEnd"/>
        <w:r w:rsidRPr="001421E2">
          <w:rPr>
            <w:rFonts w:ascii="Arial" w:hAnsi="Arial" w:cs="Arial"/>
            <w:color w:val="000000" w:themeColor="text1"/>
          </w:rPr>
          <w:t xml:space="preserve"> et al. </w:t>
        </w:r>
      </w:hyperlink>
      <w:hyperlink w:anchor="_bookmark28" w:history="1">
        <w:r w:rsidRPr="001421E2">
          <w:rPr>
            <w:rFonts w:ascii="Arial" w:hAnsi="Arial" w:cs="Arial"/>
            <w:color w:val="000000" w:themeColor="text1"/>
          </w:rPr>
          <w:t>2018).</w:t>
        </w:r>
      </w:hyperlink>
    </w:p>
    <w:p w14:paraId="38440179" w14:textId="172D3A7E"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w w:val="95"/>
        </w:rPr>
        <w:t xml:space="preserve">In contrast, BR </w:t>
      </w:r>
      <w:r w:rsidR="005E49B1">
        <w:rPr>
          <w:rFonts w:ascii="Arial" w:hAnsi="Arial" w:cs="Arial"/>
          <w:color w:val="000000" w:themeColor="text1"/>
          <w:w w:val="95"/>
        </w:rPr>
        <w:t>results in only</w:t>
      </w:r>
      <w:r w:rsidRPr="001421E2">
        <w:rPr>
          <w:rFonts w:ascii="Arial" w:hAnsi="Arial" w:cs="Arial"/>
          <w:color w:val="000000" w:themeColor="text1"/>
          <w:w w:val="95"/>
        </w:rPr>
        <w:t xml:space="preserve"> small changes in reflectance, with the highest reflectance values measured</w:t>
      </w:r>
      <w:r w:rsidRPr="001421E2">
        <w:rPr>
          <w:rFonts w:ascii="Arial" w:hAnsi="Arial" w:cs="Arial"/>
          <w:color w:val="000000" w:themeColor="text1"/>
          <w:spacing w:val="-9"/>
          <w:w w:val="95"/>
        </w:rPr>
        <w:t xml:space="preserve"> </w:t>
      </w:r>
      <w:r w:rsidR="005E49B1">
        <w:rPr>
          <w:rFonts w:ascii="Arial" w:hAnsi="Arial" w:cs="Arial"/>
          <w:color w:val="000000" w:themeColor="text1"/>
          <w:spacing w:val="-9"/>
          <w:w w:val="95"/>
        </w:rPr>
        <w:t xml:space="preserve">from leaves with </w:t>
      </w:r>
      <w:r w:rsidRPr="001421E2">
        <w:rPr>
          <w:rFonts w:ascii="Arial" w:hAnsi="Arial" w:cs="Arial"/>
          <w:color w:val="000000" w:themeColor="text1"/>
          <w:w w:val="95"/>
        </w:rPr>
        <w:t>young</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symptoms.</w:t>
      </w:r>
      <w:r w:rsidRPr="001421E2">
        <w:rPr>
          <w:rFonts w:ascii="Arial" w:hAnsi="Arial" w:cs="Arial"/>
          <w:color w:val="000000" w:themeColor="text1"/>
          <w:spacing w:val="13"/>
        </w:rPr>
        <w:t xml:space="preserve"> </w:t>
      </w:r>
      <w:r w:rsidRPr="001421E2">
        <w:rPr>
          <w:rFonts w:ascii="Arial" w:hAnsi="Arial" w:cs="Arial"/>
          <w:color w:val="000000" w:themeColor="text1"/>
          <w:w w:val="95"/>
        </w:rPr>
        <w:t>An</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increase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reflectance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for</w:t>
      </w:r>
      <w:r w:rsidRPr="001421E2">
        <w:rPr>
          <w:rFonts w:ascii="Arial" w:hAnsi="Arial" w:cs="Arial"/>
          <w:color w:val="000000" w:themeColor="text1"/>
          <w:spacing w:val="-9"/>
          <w:w w:val="95"/>
        </w:rPr>
        <w:t xml:space="preserve"> </w:t>
      </w:r>
      <w:r w:rsidR="005E49B1">
        <w:rPr>
          <w:rFonts w:ascii="Arial" w:hAnsi="Arial" w:cs="Arial"/>
          <w:color w:val="000000" w:themeColor="text1"/>
          <w:spacing w:val="-9"/>
          <w:w w:val="95"/>
        </w:rPr>
        <w:t xml:space="preserve">leaves with </w:t>
      </w:r>
      <w:r w:rsidRPr="001421E2">
        <w:rPr>
          <w:rFonts w:ascii="Arial" w:hAnsi="Arial" w:cs="Arial"/>
          <w:color w:val="000000" w:themeColor="text1"/>
          <w:w w:val="95"/>
        </w:rPr>
        <w:t>young</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symptoms</w:t>
      </w:r>
      <w:r w:rsidRPr="001421E2">
        <w:rPr>
          <w:rFonts w:ascii="Arial" w:hAnsi="Arial" w:cs="Arial"/>
          <w:color w:val="000000" w:themeColor="text1"/>
          <w:spacing w:val="-9"/>
          <w:w w:val="95"/>
        </w:rPr>
        <w:t xml:space="preserve"> </w:t>
      </w:r>
      <w:r w:rsidR="005E49B1">
        <w:rPr>
          <w:rFonts w:ascii="Arial" w:hAnsi="Arial" w:cs="Arial"/>
          <w:color w:val="000000" w:themeColor="text1"/>
          <w:spacing w:val="-9"/>
          <w:w w:val="95"/>
        </w:rPr>
        <w:t xml:space="preserve">at wavelengths </w:t>
      </w:r>
      <w:r w:rsidRPr="001421E2">
        <w:rPr>
          <w:rFonts w:ascii="Arial" w:hAnsi="Arial" w:cs="Arial"/>
          <w:color w:val="000000" w:themeColor="text1"/>
          <w:w w:val="95"/>
        </w:rPr>
        <w:t>from</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250</w:t>
      </w:r>
      <w:r w:rsidR="005E49B1">
        <w:rPr>
          <w:rFonts w:ascii="Arial" w:hAnsi="Arial" w:cs="Arial"/>
          <w:color w:val="000000" w:themeColor="text1"/>
          <w:w w:val="95"/>
        </w:rPr>
        <w:t xml:space="preserve"> to </w:t>
      </w:r>
      <w:r w:rsidRPr="001421E2">
        <w:rPr>
          <w:rFonts w:ascii="Arial" w:hAnsi="Arial" w:cs="Arial"/>
          <w:color w:val="000000" w:themeColor="text1"/>
          <w:w w:val="95"/>
        </w:rPr>
        <w:t>400 nm</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can</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be</w:t>
      </w:r>
      <w:r w:rsidRPr="001421E2">
        <w:rPr>
          <w:rFonts w:ascii="Arial" w:hAnsi="Arial" w:cs="Arial"/>
          <w:color w:val="000000" w:themeColor="text1"/>
          <w:spacing w:val="-12"/>
          <w:w w:val="95"/>
        </w:rPr>
        <w:t xml:space="preserve"> </w:t>
      </w:r>
      <w:r w:rsidR="005E49B1">
        <w:rPr>
          <w:rFonts w:ascii="Arial" w:hAnsi="Arial" w:cs="Arial"/>
          <w:color w:val="000000" w:themeColor="text1"/>
          <w:w w:val="95"/>
        </w:rPr>
        <w:t>associated with</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decreasing</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flavonoid</w:t>
      </w:r>
      <w:r w:rsidR="005E49B1">
        <w:rPr>
          <w:rFonts w:ascii="Arial" w:hAnsi="Arial" w:cs="Arial"/>
          <w:color w:val="000000" w:themeColor="text1"/>
          <w:w w:val="95"/>
        </w:rPr>
        <w:t xml:space="preserve"> content</w:t>
      </w:r>
      <w:r w:rsidRPr="001421E2">
        <w:rPr>
          <w:rFonts w:ascii="Arial" w:hAnsi="Arial" w:cs="Arial"/>
          <w:color w:val="000000" w:themeColor="text1"/>
          <w:w w:val="95"/>
        </w:rPr>
        <w:t>,</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which</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are</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known</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decrease</w:t>
      </w:r>
      <w:r w:rsidRPr="001421E2">
        <w:rPr>
          <w:rFonts w:ascii="Arial" w:hAnsi="Arial" w:cs="Arial"/>
          <w:color w:val="000000" w:themeColor="text1"/>
          <w:spacing w:val="-12"/>
          <w:w w:val="95"/>
        </w:rPr>
        <w:t xml:space="preserve"> </w:t>
      </w:r>
      <w:r w:rsidR="00DB35C2">
        <w:rPr>
          <w:rFonts w:ascii="Arial" w:hAnsi="Arial" w:cs="Arial"/>
          <w:color w:val="000000" w:themeColor="text1"/>
          <w:w w:val="95"/>
        </w:rPr>
        <w:t xml:space="preserve">due to </w:t>
      </w:r>
      <w:r w:rsidRPr="001421E2">
        <w:rPr>
          <w:rFonts w:ascii="Arial" w:hAnsi="Arial" w:cs="Arial"/>
          <w:color w:val="000000" w:themeColor="text1"/>
          <w:w w:val="95"/>
        </w:rPr>
        <w:t xml:space="preserve">infection </w:t>
      </w:r>
      <w:r w:rsidR="00DB35C2">
        <w:rPr>
          <w:rFonts w:ascii="Arial" w:hAnsi="Arial" w:cs="Arial"/>
          <w:color w:val="000000" w:themeColor="text1"/>
        </w:rPr>
        <w:t>with</w:t>
      </w:r>
      <w:r w:rsidR="00DB35C2" w:rsidRPr="001421E2">
        <w:rPr>
          <w:rFonts w:ascii="Arial" w:hAnsi="Arial" w:cs="Arial"/>
          <w:color w:val="000000" w:themeColor="text1"/>
        </w:rPr>
        <w:t xml:space="preserve"> </w:t>
      </w:r>
      <w:r w:rsidRPr="001421E2">
        <w:rPr>
          <w:rFonts w:ascii="Arial" w:hAnsi="Arial" w:cs="Arial"/>
          <w:color w:val="000000" w:themeColor="text1"/>
        </w:rPr>
        <w:t xml:space="preserve">rust fungi </w:t>
      </w:r>
      <w:hyperlink w:anchor="_bookmark40" w:history="1">
        <w:r w:rsidRPr="001421E2">
          <w:rPr>
            <w:rFonts w:ascii="Arial" w:hAnsi="Arial" w:cs="Arial"/>
            <w:color w:val="000000" w:themeColor="text1"/>
          </w:rPr>
          <w:t>(Lu et al.</w:t>
        </w:r>
      </w:hyperlink>
      <w:r w:rsidRPr="001421E2">
        <w:rPr>
          <w:rFonts w:ascii="Arial" w:hAnsi="Arial" w:cs="Arial"/>
          <w:color w:val="000000" w:themeColor="text1"/>
        </w:rPr>
        <w:t xml:space="preserve"> </w:t>
      </w:r>
      <w:hyperlink w:anchor="_bookmark40" w:history="1">
        <w:r w:rsidRPr="001421E2">
          <w:rPr>
            <w:rFonts w:ascii="Arial" w:hAnsi="Arial" w:cs="Arial"/>
            <w:color w:val="000000" w:themeColor="text1"/>
          </w:rPr>
          <w:t>2017).</w:t>
        </w:r>
      </w:hyperlink>
      <w:r w:rsidRPr="001421E2">
        <w:rPr>
          <w:rFonts w:ascii="Arial" w:hAnsi="Arial" w:cs="Arial"/>
          <w:color w:val="000000" w:themeColor="text1"/>
          <w:spacing w:val="40"/>
        </w:rPr>
        <w:t xml:space="preserve"> </w:t>
      </w:r>
      <w:r w:rsidRPr="001421E2">
        <w:rPr>
          <w:rFonts w:ascii="Arial" w:hAnsi="Arial" w:cs="Arial"/>
          <w:color w:val="000000" w:themeColor="text1"/>
        </w:rPr>
        <w:t xml:space="preserve">In addition, previous studies revealed that rust fungi </w:t>
      </w:r>
      <w:r w:rsidR="00DB35C2">
        <w:rPr>
          <w:rFonts w:ascii="Arial" w:hAnsi="Arial" w:cs="Arial"/>
          <w:color w:val="000000" w:themeColor="text1"/>
          <w:spacing w:val="-2"/>
        </w:rPr>
        <w:t>cause</w:t>
      </w:r>
      <w:r w:rsidRPr="001421E2">
        <w:rPr>
          <w:rFonts w:ascii="Arial" w:hAnsi="Arial" w:cs="Arial"/>
          <w:color w:val="000000" w:themeColor="text1"/>
          <w:spacing w:val="-7"/>
        </w:rPr>
        <w:t xml:space="preserve"> </w:t>
      </w:r>
      <w:r w:rsidRPr="001421E2">
        <w:rPr>
          <w:rFonts w:ascii="Arial" w:hAnsi="Arial" w:cs="Arial"/>
          <w:color w:val="000000" w:themeColor="text1"/>
          <w:spacing w:val="-2"/>
        </w:rPr>
        <w:t>higher</w:t>
      </w:r>
      <w:r w:rsidRPr="001421E2">
        <w:rPr>
          <w:rFonts w:ascii="Arial" w:hAnsi="Arial" w:cs="Arial"/>
          <w:color w:val="000000" w:themeColor="text1"/>
          <w:spacing w:val="-7"/>
        </w:rPr>
        <w:t xml:space="preserve"> </w:t>
      </w:r>
      <w:r w:rsidRPr="001421E2">
        <w:rPr>
          <w:rFonts w:ascii="Arial" w:hAnsi="Arial" w:cs="Arial"/>
          <w:color w:val="000000" w:themeColor="text1"/>
          <w:spacing w:val="-2"/>
        </w:rPr>
        <w:t>level</w:t>
      </w:r>
      <w:r w:rsidRPr="001421E2">
        <w:rPr>
          <w:rFonts w:ascii="Arial" w:hAnsi="Arial" w:cs="Arial"/>
          <w:color w:val="000000" w:themeColor="text1"/>
          <w:spacing w:val="-8"/>
        </w:rPr>
        <w:t xml:space="preserve"> </w:t>
      </w:r>
      <w:r w:rsidRPr="001421E2">
        <w:rPr>
          <w:rFonts w:ascii="Arial" w:hAnsi="Arial" w:cs="Arial"/>
          <w:color w:val="000000" w:themeColor="text1"/>
          <w:spacing w:val="-2"/>
        </w:rPr>
        <w:t>of</w:t>
      </w:r>
      <w:r w:rsidRPr="001421E2">
        <w:rPr>
          <w:rFonts w:ascii="Arial" w:hAnsi="Arial" w:cs="Arial"/>
          <w:color w:val="000000" w:themeColor="text1"/>
          <w:spacing w:val="-7"/>
        </w:rPr>
        <w:t xml:space="preserve"> </w:t>
      </w:r>
      <w:r w:rsidRPr="001421E2">
        <w:rPr>
          <w:rFonts w:ascii="Arial" w:hAnsi="Arial" w:cs="Arial"/>
          <w:color w:val="000000" w:themeColor="text1"/>
          <w:spacing w:val="-2"/>
        </w:rPr>
        <w:t>carotenoids</w:t>
      </w:r>
      <w:r w:rsidRPr="001421E2">
        <w:rPr>
          <w:rFonts w:ascii="Arial" w:hAnsi="Arial" w:cs="Arial"/>
          <w:color w:val="000000" w:themeColor="text1"/>
          <w:spacing w:val="-7"/>
        </w:rPr>
        <w:t xml:space="preserve"> </w:t>
      </w:r>
      <w:r w:rsidR="00DB35C2">
        <w:rPr>
          <w:rFonts w:ascii="Arial" w:hAnsi="Arial" w:cs="Arial"/>
          <w:color w:val="000000" w:themeColor="text1"/>
          <w:spacing w:val="-7"/>
        </w:rPr>
        <w:t xml:space="preserve">in host tissue </w:t>
      </w:r>
      <w:hyperlink w:anchor="_bookmark15" w:history="1">
        <w:r w:rsidRPr="001421E2">
          <w:rPr>
            <w:rFonts w:ascii="Arial" w:hAnsi="Arial" w:cs="Arial"/>
            <w:color w:val="000000" w:themeColor="text1"/>
            <w:spacing w:val="-2"/>
          </w:rPr>
          <w:t>(</w:t>
        </w:r>
        <w:proofErr w:type="spellStart"/>
        <w:r w:rsidRPr="001421E2">
          <w:rPr>
            <w:rFonts w:ascii="Arial" w:hAnsi="Arial" w:cs="Arial"/>
            <w:color w:val="000000" w:themeColor="text1"/>
            <w:spacing w:val="-2"/>
          </w:rPr>
          <w:t>Davoli</w:t>
        </w:r>
        <w:proofErr w:type="spellEnd"/>
        <w:r w:rsidRPr="001421E2">
          <w:rPr>
            <w:rFonts w:ascii="Arial" w:hAnsi="Arial" w:cs="Arial"/>
            <w:color w:val="000000" w:themeColor="text1"/>
            <w:spacing w:val="-7"/>
          </w:rPr>
          <w:t xml:space="preserve"> </w:t>
        </w:r>
        <w:r w:rsidRPr="001421E2">
          <w:rPr>
            <w:rFonts w:ascii="Arial" w:hAnsi="Arial" w:cs="Arial"/>
            <w:color w:val="000000" w:themeColor="text1"/>
            <w:spacing w:val="-2"/>
          </w:rPr>
          <w:t>and</w:t>
        </w:r>
        <w:r w:rsidRPr="001421E2">
          <w:rPr>
            <w:rFonts w:ascii="Arial" w:hAnsi="Arial" w:cs="Arial"/>
            <w:color w:val="000000" w:themeColor="text1"/>
            <w:spacing w:val="-7"/>
          </w:rPr>
          <w:t xml:space="preserve"> </w:t>
        </w:r>
        <w:r w:rsidRPr="001421E2">
          <w:rPr>
            <w:rFonts w:ascii="Arial" w:hAnsi="Arial" w:cs="Arial"/>
            <w:color w:val="000000" w:themeColor="text1"/>
            <w:spacing w:val="-2"/>
          </w:rPr>
          <w:t>Weber</w:t>
        </w:r>
        <w:r w:rsidRPr="001421E2">
          <w:rPr>
            <w:rFonts w:ascii="Arial" w:hAnsi="Arial" w:cs="Arial"/>
            <w:color w:val="000000" w:themeColor="text1"/>
            <w:spacing w:val="-7"/>
          </w:rPr>
          <w:t xml:space="preserve"> </w:t>
        </w:r>
      </w:hyperlink>
      <w:hyperlink w:anchor="_bookmark15" w:history="1">
        <w:r w:rsidRPr="001421E2">
          <w:rPr>
            <w:rFonts w:ascii="Arial" w:hAnsi="Arial" w:cs="Arial"/>
            <w:color w:val="000000" w:themeColor="text1"/>
            <w:spacing w:val="-2"/>
          </w:rPr>
          <w:t>2002),</w:t>
        </w:r>
        <w:r w:rsidRPr="001421E2">
          <w:rPr>
            <w:rFonts w:ascii="Arial" w:hAnsi="Arial" w:cs="Arial"/>
            <w:color w:val="000000" w:themeColor="text1"/>
            <w:spacing w:val="-6"/>
          </w:rPr>
          <w:t xml:space="preserve"> </w:t>
        </w:r>
      </w:hyperlink>
      <w:r w:rsidRPr="001421E2">
        <w:rPr>
          <w:rFonts w:ascii="Arial" w:hAnsi="Arial" w:cs="Arial"/>
          <w:color w:val="000000" w:themeColor="text1"/>
          <w:spacing w:val="-2"/>
        </w:rPr>
        <w:t>which</w:t>
      </w:r>
      <w:r w:rsidRPr="001421E2">
        <w:rPr>
          <w:rFonts w:ascii="Arial" w:hAnsi="Arial" w:cs="Arial"/>
          <w:color w:val="000000" w:themeColor="text1"/>
          <w:spacing w:val="-7"/>
        </w:rPr>
        <w:t xml:space="preserve"> </w:t>
      </w:r>
      <w:r w:rsidR="00DB35C2">
        <w:rPr>
          <w:rFonts w:ascii="Arial" w:hAnsi="Arial" w:cs="Arial"/>
          <w:color w:val="000000" w:themeColor="text1"/>
          <w:spacing w:val="-7"/>
        </w:rPr>
        <w:t>w</w:t>
      </w:r>
      <w:r w:rsidRPr="001421E2">
        <w:rPr>
          <w:rFonts w:ascii="Arial" w:hAnsi="Arial" w:cs="Arial"/>
          <w:color w:val="000000" w:themeColor="text1"/>
          <w:spacing w:val="-2"/>
        </w:rPr>
        <w:t>ould</w:t>
      </w:r>
      <w:r w:rsidRPr="001421E2">
        <w:rPr>
          <w:rFonts w:ascii="Arial" w:hAnsi="Arial" w:cs="Arial"/>
          <w:color w:val="000000" w:themeColor="text1"/>
          <w:spacing w:val="-7"/>
        </w:rPr>
        <w:t xml:space="preserve"> </w:t>
      </w:r>
      <w:r w:rsidRPr="001421E2">
        <w:rPr>
          <w:rFonts w:ascii="Arial" w:hAnsi="Arial" w:cs="Arial"/>
          <w:color w:val="000000" w:themeColor="text1"/>
          <w:spacing w:val="-2"/>
        </w:rPr>
        <w:t>be</w:t>
      </w:r>
      <w:r w:rsidRPr="001421E2">
        <w:rPr>
          <w:rFonts w:ascii="Arial" w:hAnsi="Arial" w:cs="Arial"/>
          <w:color w:val="000000" w:themeColor="text1"/>
          <w:spacing w:val="-7"/>
        </w:rPr>
        <w:t xml:space="preserve"> </w:t>
      </w:r>
      <w:r w:rsidRPr="001421E2">
        <w:rPr>
          <w:rFonts w:ascii="Arial" w:hAnsi="Arial" w:cs="Arial"/>
          <w:color w:val="000000" w:themeColor="text1"/>
          <w:spacing w:val="-2"/>
        </w:rPr>
        <w:t xml:space="preserve">associated </w:t>
      </w:r>
      <w:r w:rsidRPr="001421E2">
        <w:rPr>
          <w:rFonts w:ascii="Arial" w:hAnsi="Arial" w:cs="Arial"/>
          <w:color w:val="000000" w:themeColor="text1"/>
        </w:rPr>
        <w:t>with a decrease in reflectance in the visible range.</w:t>
      </w:r>
      <w:r w:rsidRPr="001421E2">
        <w:rPr>
          <w:rFonts w:ascii="Arial" w:hAnsi="Arial" w:cs="Arial"/>
          <w:color w:val="000000" w:themeColor="text1"/>
          <w:spacing w:val="39"/>
        </w:rPr>
        <w:t xml:space="preserve"> </w:t>
      </w:r>
      <w:r w:rsidRPr="001421E2">
        <w:rPr>
          <w:rFonts w:ascii="Arial" w:hAnsi="Arial" w:cs="Arial"/>
          <w:color w:val="000000" w:themeColor="text1"/>
        </w:rPr>
        <w:t xml:space="preserve">In the </w:t>
      </w:r>
      <w:r w:rsidR="00DB35C2">
        <w:rPr>
          <w:rFonts w:ascii="Arial" w:hAnsi="Arial" w:cs="Arial"/>
          <w:color w:val="000000" w:themeColor="text1"/>
        </w:rPr>
        <w:t>current</w:t>
      </w:r>
      <w:r w:rsidRPr="001421E2">
        <w:rPr>
          <w:rFonts w:ascii="Arial" w:hAnsi="Arial" w:cs="Arial"/>
          <w:color w:val="000000" w:themeColor="text1"/>
        </w:rPr>
        <w:t xml:space="preserve"> study</w:t>
      </w:r>
      <w:r w:rsidR="00DB35C2">
        <w:rPr>
          <w:rFonts w:ascii="Arial" w:hAnsi="Arial" w:cs="Arial"/>
          <w:color w:val="000000" w:themeColor="text1"/>
        </w:rPr>
        <w:t>,</w:t>
      </w:r>
      <w:r w:rsidRPr="001421E2">
        <w:rPr>
          <w:rFonts w:ascii="Arial" w:hAnsi="Arial" w:cs="Arial"/>
          <w:color w:val="000000" w:themeColor="text1"/>
        </w:rPr>
        <w:t xml:space="preserve"> only the </w:t>
      </w:r>
      <w:r w:rsidR="00DB35C2">
        <w:rPr>
          <w:rFonts w:ascii="Arial" w:hAnsi="Arial" w:cs="Arial"/>
          <w:color w:val="000000" w:themeColor="text1"/>
        </w:rPr>
        <w:t>leaves with</w:t>
      </w:r>
      <w:r w:rsidRPr="001421E2">
        <w:rPr>
          <w:rFonts w:ascii="Arial" w:hAnsi="Arial" w:cs="Arial"/>
          <w:color w:val="000000" w:themeColor="text1"/>
        </w:rPr>
        <w:t xml:space="preserve"> </w:t>
      </w:r>
      <w:r w:rsidRPr="001421E2">
        <w:rPr>
          <w:rFonts w:ascii="Arial" w:hAnsi="Arial" w:cs="Arial"/>
          <w:color w:val="000000" w:themeColor="text1"/>
          <w:w w:val="95"/>
        </w:rPr>
        <w:t xml:space="preserve">young symptoms </w:t>
      </w:r>
      <w:r w:rsidR="00DB35C2">
        <w:rPr>
          <w:rFonts w:ascii="Arial" w:hAnsi="Arial" w:cs="Arial"/>
          <w:color w:val="000000" w:themeColor="text1"/>
          <w:w w:val="95"/>
        </w:rPr>
        <w:t>had</w:t>
      </w:r>
      <w:r w:rsidR="00DB35C2" w:rsidRPr="001421E2">
        <w:rPr>
          <w:rFonts w:ascii="Arial" w:hAnsi="Arial" w:cs="Arial"/>
          <w:color w:val="000000" w:themeColor="text1"/>
          <w:w w:val="95"/>
        </w:rPr>
        <w:t xml:space="preserve"> </w:t>
      </w:r>
      <w:r w:rsidRPr="001421E2">
        <w:rPr>
          <w:rFonts w:ascii="Arial" w:hAnsi="Arial" w:cs="Arial"/>
          <w:color w:val="000000" w:themeColor="text1"/>
          <w:w w:val="95"/>
        </w:rPr>
        <w:t>a slightly increased reflectance in the range of 430 to 500 nm, and</w:t>
      </w:r>
      <w:r w:rsidRPr="001421E2">
        <w:rPr>
          <w:rFonts w:ascii="Arial" w:hAnsi="Arial" w:cs="Arial"/>
          <w:color w:val="000000" w:themeColor="text1"/>
        </w:rPr>
        <w:t xml:space="preserve"> at</w:t>
      </w:r>
      <w:r w:rsidRPr="001421E2">
        <w:rPr>
          <w:rFonts w:ascii="Arial" w:hAnsi="Arial" w:cs="Arial"/>
          <w:color w:val="000000" w:themeColor="text1"/>
          <w:spacing w:val="-2"/>
        </w:rPr>
        <w:t xml:space="preserve"> </w:t>
      </w:r>
      <w:r w:rsidRPr="001421E2">
        <w:rPr>
          <w:rFonts w:ascii="Arial" w:hAnsi="Arial" w:cs="Arial"/>
          <w:color w:val="000000" w:themeColor="text1"/>
        </w:rPr>
        <w:t>this</w:t>
      </w:r>
      <w:r w:rsidRPr="001421E2">
        <w:rPr>
          <w:rFonts w:ascii="Arial" w:hAnsi="Arial" w:cs="Arial"/>
          <w:color w:val="000000" w:themeColor="text1"/>
          <w:spacing w:val="-2"/>
        </w:rPr>
        <w:t xml:space="preserve"> </w:t>
      </w:r>
      <w:r w:rsidRPr="001421E2">
        <w:rPr>
          <w:rFonts w:ascii="Arial" w:hAnsi="Arial" w:cs="Arial"/>
          <w:color w:val="000000" w:themeColor="text1"/>
        </w:rPr>
        <w:t>early</w:t>
      </w:r>
      <w:r w:rsidRPr="001421E2">
        <w:rPr>
          <w:rFonts w:ascii="Arial" w:hAnsi="Arial" w:cs="Arial"/>
          <w:color w:val="000000" w:themeColor="text1"/>
          <w:spacing w:val="-2"/>
        </w:rPr>
        <w:t xml:space="preserve"> </w:t>
      </w:r>
      <w:r w:rsidRPr="001421E2">
        <w:rPr>
          <w:rFonts w:ascii="Arial" w:hAnsi="Arial" w:cs="Arial"/>
          <w:color w:val="000000" w:themeColor="text1"/>
        </w:rPr>
        <w:t>stage</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infection, no</w:t>
      </w:r>
      <w:r w:rsidRPr="001421E2">
        <w:rPr>
          <w:rFonts w:ascii="Arial" w:hAnsi="Arial" w:cs="Arial"/>
          <w:color w:val="000000" w:themeColor="text1"/>
          <w:spacing w:val="-2"/>
        </w:rPr>
        <w:t xml:space="preserve"> </w:t>
      </w:r>
      <w:r w:rsidRPr="001421E2">
        <w:rPr>
          <w:rFonts w:ascii="Arial" w:hAnsi="Arial" w:cs="Arial"/>
          <w:color w:val="000000" w:themeColor="text1"/>
        </w:rPr>
        <w:t>change</w:t>
      </w:r>
      <w:r w:rsidRPr="001421E2">
        <w:rPr>
          <w:rFonts w:ascii="Arial" w:hAnsi="Arial" w:cs="Arial"/>
          <w:color w:val="000000" w:themeColor="text1"/>
          <w:spacing w:val="-2"/>
        </w:rPr>
        <w:t xml:space="preserve"> </w:t>
      </w:r>
      <w:r w:rsidRPr="001421E2">
        <w:rPr>
          <w:rFonts w:ascii="Arial" w:hAnsi="Arial" w:cs="Arial"/>
          <w:color w:val="000000" w:themeColor="text1"/>
        </w:rPr>
        <w:t>in</w:t>
      </w:r>
      <w:r w:rsidRPr="001421E2">
        <w:rPr>
          <w:rFonts w:ascii="Arial" w:hAnsi="Arial" w:cs="Arial"/>
          <w:color w:val="000000" w:themeColor="text1"/>
          <w:spacing w:val="-2"/>
        </w:rPr>
        <w:t xml:space="preserve"> </w:t>
      </w:r>
      <w:r w:rsidRPr="001421E2">
        <w:rPr>
          <w:rFonts w:ascii="Arial" w:hAnsi="Arial" w:cs="Arial"/>
          <w:color w:val="000000" w:themeColor="text1"/>
        </w:rPr>
        <w:t>carotenoid</w:t>
      </w:r>
      <w:r w:rsidRPr="001421E2">
        <w:rPr>
          <w:rFonts w:ascii="Arial" w:hAnsi="Arial" w:cs="Arial"/>
          <w:color w:val="000000" w:themeColor="text1"/>
          <w:spacing w:val="-2"/>
        </w:rPr>
        <w:t xml:space="preserve"> </w:t>
      </w:r>
      <w:r w:rsidRPr="001421E2">
        <w:rPr>
          <w:rFonts w:ascii="Arial" w:hAnsi="Arial" w:cs="Arial"/>
          <w:color w:val="000000" w:themeColor="text1"/>
        </w:rPr>
        <w:t>levels</w:t>
      </w:r>
      <w:r w:rsidRPr="001421E2">
        <w:rPr>
          <w:rFonts w:ascii="Arial" w:hAnsi="Arial" w:cs="Arial"/>
          <w:color w:val="000000" w:themeColor="text1"/>
          <w:spacing w:val="-2"/>
        </w:rPr>
        <w:t xml:space="preserve"> </w:t>
      </w:r>
      <w:r w:rsidRPr="001421E2">
        <w:rPr>
          <w:rFonts w:ascii="Arial" w:hAnsi="Arial" w:cs="Arial"/>
          <w:color w:val="000000" w:themeColor="text1"/>
        </w:rPr>
        <w:t>has</w:t>
      </w:r>
      <w:r w:rsidRPr="001421E2">
        <w:rPr>
          <w:rFonts w:ascii="Arial" w:hAnsi="Arial" w:cs="Arial"/>
          <w:color w:val="000000" w:themeColor="text1"/>
          <w:spacing w:val="-2"/>
        </w:rPr>
        <w:t xml:space="preserve"> </w:t>
      </w:r>
      <w:r w:rsidRPr="001421E2">
        <w:rPr>
          <w:rFonts w:ascii="Arial" w:hAnsi="Arial" w:cs="Arial"/>
          <w:color w:val="000000" w:themeColor="text1"/>
        </w:rPr>
        <w:t>been</w:t>
      </w:r>
      <w:r w:rsidRPr="001421E2">
        <w:rPr>
          <w:rFonts w:ascii="Arial" w:hAnsi="Arial" w:cs="Arial"/>
          <w:color w:val="000000" w:themeColor="text1"/>
          <w:spacing w:val="-2"/>
        </w:rPr>
        <w:t xml:space="preserve"> </w:t>
      </w:r>
      <w:r w:rsidRPr="001421E2">
        <w:rPr>
          <w:rFonts w:ascii="Arial" w:hAnsi="Arial" w:cs="Arial"/>
          <w:color w:val="000000" w:themeColor="text1"/>
        </w:rPr>
        <w:t>observed</w:t>
      </w:r>
      <w:r w:rsidRPr="001421E2">
        <w:rPr>
          <w:rFonts w:ascii="Arial" w:hAnsi="Arial" w:cs="Arial"/>
          <w:color w:val="000000" w:themeColor="text1"/>
          <w:spacing w:val="-2"/>
        </w:rPr>
        <w:t xml:space="preserve"> </w:t>
      </w:r>
      <w:r w:rsidRPr="001421E2">
        <w:rPr>
          <w:rFonts w:ascii="Arial" w:hAnsi="Arial" w:cs="Arial"/>
          <w:color w:val="000000" w:themeColor="text1"/>
        </w:rPr>
        <w:t>in</w:t>
      </w:r>
      <w:r w:rsidRPr="001421E2">
        <w:rPr>
          <w:rFonts w:ascii="Arial" w:hAnsi="Arial" w:cs="Arial"/>
          <w:color w:val="000000" w:themeColor="text1"/>
          <w:spacing w:val="-2"/>
        </w:rPr>
        <w:t xml:space="preserve"> </w:t>
      </w:r>
      <w:r w:rsidRPr="001421E2">
        <w:rPr>
          <w:rFonts w:ascii="Arial" w:hAnsi="Arial" w:cs="Arial"/>
          <w:color w:val="000000" w:themeColor="text1"/>
        </w:rPr>
        <w:t>other studies.</w:t>
      </w:r>
      <w:r w:rsidRPr="001421E2">
        <w:rPr>
          <w:rFonts w:ascii="Arial" w:hAnsi="Arial" w:cs="Arial"/>
          <w:color w:val="000000" w:themeColor="text1"/>
          <w:spacing w:val="39"/>
        </w:rPr>
        <w:t xml:space="preserve"> </w:t>
      </w:r>
      <w:r w:rsidRPr="001421E2">
        <w:rPr>
          <w:rFonts w:ascii="Arial" w:hAnsi="Arial" w:cs="Arial"/>
          <w:color w:val="000000" w:themeColor="text1"/>
        </w:rPr>
        <w:t>The similar reflectance values of BR symptom</w:t>
      </w:r>
      <w:r w:rsidR="005D37F1">
        <w:rPr>
          <w:rFonts w:ascii="Arial" w:hAnsi="Arial" w:cs="Arial"/>
          <w:color w:val="000000" w:themeColor="text1"/>
        </w:rPr>
        <w:t xml:space="preserve"> classe</w:t>
      </w:r>
      <w:r w:rsidRPr="001421E2">
        <w:rPr>
          <w:rFonts w:ascii="Arial" w:hAnsi="Arial" w:cs="Arial"/>
          <w:color w:val="000000" w:themeColor="text1"/>
        </w:rPr>
        <w:t xml:space="preserve">s in the range from 400 to 500 nm </w:t>
      </w:r>
      <w:r w:rsidRPr="001421E2">
        <w:rPr>
          <w:rFonts w:ascii="Arial" w:hAnsi="Arial" w:cs="Arial"/>
          <w:color w:val="000000" w:themeColor="text1"/>
          <w:w w:val="95"/>
        </w:rPr>
        <w:t>can be attributed to the small size of rust symptoms</w:t>
      </w:r>
      <w:r w:rsidR="00EF7C6C">
        <w:rPr>
          <w:rFonts w:ascii="Arial" w:hAnsi="Arial" w:cs="Arial"/>
          <w:color w:val="000000" w:themeColor="text1"/>
          <w:w w:val="95"/>
        </w:rPr>
        <w:t xml:space="preserve"> </w:t>
      </w:r>
      <w:del w:id="317" w:author="Bock, Clive" w:date="2022-06-20T13:41:00Z">
        <w:r w:rsidR="00EF7C6C" w:rsidDel="003E70F2">
          <w:rPr>
            <w:rFonts w:ascii="Arial" w:hAnsi="Arial" w:cs="Arial"/>
            <w:color w:val="000000" w:themeColor="text1"/>
            <w:w w:val="95"/>
          </w:rPr>
          <w:delText>of around</w:delText>
        </w:r>
      </w:del>
      <w:ins w:id="318" w:author="Bock, Clive" w:date="2022-06-20T13:41:00Z">
        <w:r w:rsidR="003E70F2">
          <w:rPr>
            <w:rFonts w:ascii="Arial" w:hAnsi="Arial" w:cs="Arial"/>
            <w:color w:val="000000" w:themeColor="text1"/>
            <w:w w:val="95"/>
          </w:rPr>
          <w:t>(approximately</w:t>
        </w:r>
      </w:ins>
      <w:r w:rsidR="00EF7C6C">
        <w:rPr>
          <w:rFonts w:ascii="Arial" w:hAnsi="Arial" w:cs="Arial"/>
          <w:color w:val="000000" w:themeColor="text1"/>
          <w:w w:val="95"/>
        </w:rPr>
        <w:t xml:space="preserve"> 1 mm</w:t>
      </w:r>
      <w:ins w:id="319" w:author="Bock, Clive" w:date="2022-06-20T13:41:00Z">
        <w:r w:rsidR="003E70F2">
          <w:rPr>
            <w:rFonts w:ascii="Arial" w:hAnsi="Arial" w:cs="Arial"/>
            <w:color w:val="000000" w:themeColor="text1"/>
            <w:w w:val="95"/>
          </w:rPr>
          <w:t xml:space="preserve"> in diameter)</w:t>
        </w:r>
      </w:ins>
      <w:ins w:id="320" w:author="Anna Brugger" w:date="2022-07-26T19:39:00Z">
        <w:r w:rsidR="00F51257">
          <w:rPr>
            <w:rFonts w:ascii="Arial" w:hAnsi="Arial" w:cs="Arial"/>
            <w:color w:val="000000" w:themeColor="text1"/>
            <w:w w:val="95"/>
          </w:rPr>
          <w:t>.</w:t>
        </w:r>
      </w:ins>
      <w:del w:id="321" w:author="Anna Brugger" w:date="2022-07-26T19:39:00Z">
        <w:r w:rsidR="005D37F1" w:rsidDel="00F51257">
          <w:rPr>
            <w:rFonts w:ascii="Arial" w:hAnsi="Arial" w:cs="Arial"/>
            <w:color w:val="000000" w:themeColor="text1"/>
            <w:w w:val="95"/>
          </w:rPr>
          <w:delText>,</w:delText>
        </w:r>
        <w:r w:rsidRPr="001421E2" w:rsidDel="00F51257">
          <w:rPr>
            <w:rFonts w:ascii="Arial" w:hAnsi="Arial" w:cs="Arial"/>
            <w:color w:val="000000" w:themeColor="text1"/>
            <w:w w:val="95"/>
          </w:rPr>
          <w:delText xml:space="preserve"> as rust uredinio</w:delText>
        </w:r>
      </w:del>
      <w:del w:id="322" w:author="Anna Brugger" w:date="2022-07-26T19:38:00Z">
        <w:r w:rsidRPr="001421E2" w:rsidDel="00B9747C">
          <w:rPr>
            <w:rFonts w:ascii="Arial" w:hAnsi="Arial" w:cs="Arial"/>
            <w:color w:val="000000" w:themeColor="text1"/>
            <w:w w:val="95"/>
          </w:rPr>
          <w:delText>spores are small.</w:delText>
        </w:r>
      </w:del>
      <w:r w:rsidRPr="001421E2">
        <w:rPr>
          <w:rFonts w:ascii="Arial" w:hAnsi="Arial" w:cs="Arial"/>
          <w:color w:val="000000" w:themeColor="text1"/>
          <w:w w:val="95"/>
        </w:rPr>
        <w:t xml:space="preserve"> In</w:t>
      </w:r>
      <w:r w:rsidRPr="001421E2">
        <w:rPr>
          <w:rFonts w:ascii="Arial" w:hAnsi="Arial" w:cs="Arial"/>
          <w:color w:val="000000" w:themeColor="text1"/>
          <w:spacing w:val="-2"/>
          <w:w w:val="95"/>
        </w:rPr>
        <w:t xml:space="preserve"> </w:t>
      </w:r>
      <w:r w:rsidR="000E7910" w:rsidRPr="001421E2">
        <w:rPr>
          <w:rFonts w:ascii="Arial" w:hAnsi="Arial" w:cs="Arial"/>
          <w:color w:val="000000" w:themeColor="text1"/>
          <w:w w:val="95"/>
        </w:rPr>
        <w:t>addition</w:t>
      </w:r>
      <w:r w:rsidR="00210B8E">
        <w:rPr>
          <w:rFonts w:ascii="Arial" w:hAnsi="Arial" w:cs="Arial"/>
          <w:color w:val="000000" w:themeColor="text1"/>
          <w:w w:val="95"/>
        </w:rPr>
        <w:t>,</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low</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resolution</w:t>
      </w:r>
      <w:r w:rsidRPr="001421E2">
        <w:rPr>
          <w:rFonts w:ascii="Arial" w:hAnsi="Arial" w:cs="Arial"/>
          <w:color w:val="000000" w:themeColor="text1"/>
          <w:spacing w:val="-2"/>
          <w:w w:val="95"/>
        </w:rPr>
        <w:t xml:space="preserve"> </w:t>
      </w:r>
      <w:r w:rsidR="00471536">
        <w:rPr>
          <w:rFonts w:ascii="Arial" w:hAnsi="Arial" w:cs="Arial"/>
          <w:color w:val="000000" w:themeColor="text1"/>
          <w:w w:val="95"/>
        </w:rPr>
        <w:t>HSI</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cameras</w:t>
      </w:r>
      <w:r w:rsidR="00210B8E">
        <w:rPr>
          <w:rFonts w:ascii="Arial" w:hAnsi="Arial" w:cs="Arial"/>
          <w:color w:val="000000" w:themeColor="text1"/>
          <w:w w:val="95"/>
        </w:rPr>
        <w:t xml:space="preserve"> can </w:t>
      </w:r>
      <w:r w:rsidRPr="001421E2">
        <w:rPr>
          <w:rFonts w:ascii="Arial" w:hAnsi="Arial" w:cs="Arial"/>
          <w:color w:val="000000" w:themeColor="text1"/>
          <w:w w:val="95"/>
        </w:rPr>
        <w:t>lead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2"/>
          <w:w w:val="95"/>
        </w:rPr>
        <w:t xml:space="preserve"> </w:t>
      </w:r>
      <w:r w:rsidR="00210B8E">
        <w:rPr>
          <w:rFonts w:ascii="Arial" w:hAnsi="Arial" w:cs="Arial"/>
          <w:color w:val="000000" w:themeColor="text1"/>
          <w:spacing w:val="-2"/>
          <w:w w:val="95"/>
        </w:rPr>
        <w:t xml:space="preserve">a </w:t>
      </w:r>
      <w:r w:rsidRPr="001421E2">
        <w:rPr>
          <w:rFonts w:ascii="Arial" w:hAnsi="Arial" w:cs="Arial"/>
          <w:color w:val="000000" w:themeColor="text1"/>
          <w:w w:val="95"/>
        </w:rPr>
        <w:t xml:space="preserve">mixed </w:t>
      </w:r>
      <w:r w:rsidR="00210B8E">
        <w:rPr>
          <w:rFonts w:ascii="Arial" w:hAnsi="Arial" w:cs="Arial"/>
          <w:color w:val="000000" w:themeColor="text1"/>
          <w:spacing w:val="-10"/>
        </w:rPr>
        <w:t xml:space="preserve">reflectance from </w:t>
      </w:r>
      <w:r w:rsidRPr="001421E2">
        <w:rPr>
          <w:rFonts w:ascii="Arial" w:hAnsi="Arial" w:cs="Arial"/>
          <w:color w:val="000000" w:themeColor="text1"/>
        </w:rPr>
        <w:t>healthy</w:t>
      </w:r>
      <w:r w:rsidRPr="001421E2">
        <w:rPr>
          <w:rFonts w:ascii="Arial" w:hAnsi="Arial" w:cs="Arial"/>
          <w:color w:val="000000" w:themeColor="text1"/>
          <w:spacing w:val="-10"/>
        </w:rPr>
        <w:t xml:space="preserve"> </w:t>
      </w:r>
      <w:r w:rsidRPr="001421E2">
        <w:rPr>
          <w:rFonts w:ascii="Arial" w:hAnsi="Arial" w:cs="Arial"/>
          <w:color w:val="000000" w:themeColor="text1"/>
        </w:rPr>
        <w:t>tissue</w:t>
      </w:r>
      <w:r w:rsidRPr="001421E2">
        <w:rPr>
          <w:rFonts w:ascii="Arial" w:hAnsi="Arial" w:cs="Arial"/>
          <w:color w:val="000000" w:themeColor="text1"/>
          <w:spacing w:val="-10"/>
        </w:rPr>
        <w:t xml:space="preserve"> </w:t>
      </w:r>
      <w:r w:rsidRPr="001421E2">
        <w:rPr>
          <w:rFonts w:ascii="Arial" w:hAnsi="Arial" w:cs="Arial"/>
          <w:color w:val="000000" w:themeColor="text1"/>
        </w:rPr>
        <w:t>and</w:t>
      </w:r>
      <w:r w:rsidRPr="001421E2">
        <w:rPr>
          <w:rFonts w:ascii="Arial" w:hAnsi="Arial" w:cs="Arial"/>
          <w:color w:val="000000" w:themeColor="text1"/>
          <w:spacing w:val="-10"/>
        </w:rPr>
        <w:t xml:space="preserve"> </w:t>
      </w:r>
      <w:r w:rsidRPr="001421E2">
        <w:rPr>
          <w:rFonts w:ascii="Arial" w:hAnsi="Arial" w:cs="Arial"/>
          <w:color w:val="000000" w:themeColor="text1"/>
        </w:rPr>
        <w:t>rust</w:t>
      </w:r>
      <w:r w:rsidRPr="001421E2">
        <w:rPr>
          <w:rFonts w:ascii="Arial" w:hAnsi="Arial" w:cs="Arial"/>
          <w:color w:val="000000" w:themeColor="text1"/>
          <w:spacing w:val="-10"/>
        </w:rPr>
        <w:t xml:space="preserve"> </w:t>
      </w:r>
      <w:r w:rsidRPr="001421E2">
        <w:rPr>
          <w:rFonts w:ascii="Arial" w:hAnsi="Arial" w:cs="Arial"/>
          <w:color w:val="000000" w:themeColor="text1"/>
        </w:rPr>
        <w:t>symptoms,</w:t>
      </w:r>
      <w:r w:rsidRPr="001421E2">
        <w:rPr>
          <w:rFonts w:ascii="Arial" w:hAnsi="Arial" w:cs="Arial"/>
          <w:color w:val="000000" w:themeColor="text1"/>
          <w:spacing w:val="-7"/>
        </w:rPr>
        <w:t xml:space="preserve"> </w:t>
      </w:r>
      <w:r w:rsidRPr="001421E2">
        <w:rPr>
          <w:rFonts w:ascii="Arial" w:hAnsi="Arial" w:cs="Arial"/>
          <w:color w:val="000000" w:themeColor="text1"/>
        </w:rPr>
        <w:t>making</w:t>
      </w:r>
      <w:r w:rsidRPr="001421E2">
        <w:rPr>
          <w:rFonts w:ascii="Arial" w:hAnsi="Arial" w:cs="Arial"/>
          <w:color w:val="000000" w:themeColor="text1"/>
          <w:spacing w:val="-10"/>
        </w:rPr>
        <w:t xml:space="preserve"> </w:t>
      </w:r>
      <w:r w:rsidRPr="001421E2">
        <w:rPr>
          <w:rFonts w:ascii="Arial" w:hAnsi="Arial" w:cs="Arial"/>
          <w:color w:val="000000" w:themeColor="text1"/>
        </w:rPr>
        <w:t>the</w:t>
      </w:r>
      <w:r w:rsidRPr="001421E2">
        <w:rPr>
          <w:rFonts w:ascii="Arial" w:hAnsi="Arial" w:cs="Arial"/>
          <w:color w:val="000000" w:themeColor="text1"/>
          <w:spacing w:val="-10"/>
        </w:rPr>
        <w:t xml:space="preserve"> </w:t>
      </w:r>
      <w:r w:rsidRPr="001421E2">
        <w:rPr>
          <w:rFonts w:ascii="Arial" w:hAnsi="Arial" w:cs="Arial"/>
          <w:color w:val="000000" w:themeColor="text1"/>
        </w:rPr>
        <w:t>evaluation</w:t>
      </w:r>
      <w:r w:rsidRPr="001421E2">
        <w:rPr>
          <w:rFonts w:ascii="Arial" w:hAnsi="Arial" w:cs="Arial"/>
          <w:color w:val="000000" w:themeColor="text1"/>
          <w:spacing w:val="-10"/>
        </w:rPr>
        <w:t xml:space="preserve"> </w:t>
      </w:r>
      <w:r w:rsidRPr="001421E2">
        <w:rPr>
          <w:rFonts w:ascii="Arial" w:hAnsi="Arial" w:cs="Arial"/>
          <w:color w:val="000000" w:themeColor="text1"/>
        </w:rPr>
        <w:t>of</w:t>
      </w:r>
      <w:r w:rsidRPr="001421E2">
        <w:rPr>
          <w:rFonts w:ascii="Arial" w:hAnsi="Arial" w:cs="Arial"/>
          <w:color w:val="000000" w:themeColor="text1"/>
          <w:spacing w:val="-10"/>
        </w:rPr>
        <w:t xml:space="preserve"> </w:t>
      </w:r>
      <w:r w:rsidRPr="001421E2">
        <w:rPr>
          <w:rFonts w:ascii="Arial" w:hAnsi="Arial" w:cs="Arial"/>
          <w:color w:val="000000" w:themeColor="text1"/>
        </w:rPr>
        <w:t>the</w:t>
      </w:r>
      <w:r w:rsidRPr="001421E2">
        <w:rPr>
          <w:rFonts w:ascii="Arial" w:hAnsi="Arial" w:cs="Arial"/>
          <w:color w:val="000000" w:themeColor="text1"/>
          <w:spacing w:val="-10"/>
        </w:rPr>
        <w:t xml:space="preserve"> </w:t>
      </w:r>
      <w:r w:rsidRPr="001421E2">
        <w:rPr>
          <w:rFonts w:ascii="Arial" w:hAnsi="Arial" w:cs="Arial"/>
          <w:color w:val="000000" w:themeColor="text1"/>
        </w:rPr>
        <w:t>measurements more</w:t>
      </w:r>
      <w:r w:rsidRPr="001421E2">
        <w:rPr>
          <w:rFonts w:ascii="Arial" w:hAnsi="Arial" w:cs="Arial"/>
          <w:color w:val="000000" w:themeColor="text1"/>
          <w:spacing w:val="-11"/>
        </w:rPr>
        <w:t xml:space="preserve"> </w:t>
      </w:r>
      <w:r w:rsidR="00210B8E">
        <w:rPr>
          <w:rFonts w:ascii="Arial" w:hAnsi="Arial" w:cs="Arial"/>
          <w:color w:val="000000" w:themeColor="text1"/>
        </w:rPr>
        <w:t>challenging</w:t>
      </w:r>
      <w:r w:rsidRPr="001421E2">
        <w:rPr>
          <w:rFonts w:ascii="Arial" w:hAnsi="Arial" w:cs="Arial"/>
          <w:color w:val="000000" w:themeColor="text1"/>
        </w:rPr>
        <w:t>.</w:t>
      </w:r>
      <w:r w:rsidRPr="001421E2">
        <w:rPr>
          <w:rFonts w:ascii="Arial" w:hAnsi="Arial" w:cs="Arial"/>
          <w:color w:val="000000" w:themeColor="text1"/>
          <w:spacing w:val="14"/>
        </w:rPr>
        <w:t xml:space="preserve"> </w:t>
      </w:r>
      <w:r w:rsidR="00210B8E">
        <w:rPr>
          <w:rFonts w:ascii="Arial" w:hAnsi="Arial" w:cs="Arial"/>
          <w:color w:val="000000" w:themeColor="text1"/>
        </w:rPr>
        <w:t>T</w:t>
      </w:r>
      <w:r w:rsidRPr="001421E2">
        <w:rPr>
          <w:rFonts w:ascii="Arial" w:hAnsi="Arial" w:cs="Arial"/>
          <w:color w:val="000000" w:themeColor="text1"/>
        </w:rPr>
        <w:t>he</w:t>
      </w:r>
      <w:r w:rsidRPr="001421E2">
        <w:rPr>
          <w:rFonts w:ascii="Arial" w:hAnsi="Arial" w:cs="Arial"/>
          <w:color w:val="000000" w:themeColor="text1"/>
          <w:spacing w:val="-10"/>
        </w:rPr>
        <w:t xml:space="preserve"> </w:t>
      </w:r>
      <w:r w:rsidRPr="001421E2">
        <w:rPr>
          <w:rFonts w:ascii="Arial" w:hAnsi="Arial" w:cs="Arial"/>
          <w:color w:val="000000" w:themeColor="text1"/>
        </w:rPr>
        <w:t>biotrophic</w:t>
      </w:r>
      <w:r w:rsidRPr="001421E2">
        <w:rPr>
          <w:rFonts w:ascii="Arial" w:hAnsi="Arial" w:cs="Arial"/>
          <w:color w:val="000000" w:themeColor="text1"/>
          <w:spacing w:val="-11"/>
        </w:rPr>
        <w:t xml:space="preserve"> </w:t>
      </w:r>
      <w:r w:rsidR="00210B8E">
        <w:rPr>
          <w:rFonts w:ascii="Arial" w:hAnsi="Arial" w:cs="Arial"/>
          <w:color w:val="000000" w:themeColor="text1"/>
        </w:rPr>
        <w:t>fungus,</w:t>
      </w:r>
      <w:r w:rsidR="00210B8E" w:rsidRPr="001421E2">
        <w:rPr>
          <w:rFonts w:ascii="Arial" w:hAnsi="Arial" w:cs="Arial"/>
          <w:color w:val="000000" w:themeColor="text1"/>
          <w:spacing w:val="-10"/>
        </w:rPr>
        <w:t xml:space="preserve"> </w:t>
      </w:r>
      <w:r w:rsidRPr="001421E2">
        <w:rPr>
          <w:rFonts w:ascii="Arial" w:hAnsi="Arial" w:cs="Arial"/>
          <w:i/>
          <w:color w:val="000000" w:themeColor="text1"/>
        </w:rPr>
        <w:t>U.</w:t>
      </w:r>
      <w:r w:rsidRPr="001421E2">
        <w:rPr>
          <w:rFonts w:ascii="Arial" w:hAnsi="Arial" w:cs="Arial"/>
          <w:i/>
          <w:color w:val="000000" w:themeColor="text1"/>
          <w:spacing w:val="-8"/>
        </w:rPr>
        <w:t xml:space="preserve"> </w:t>
      </w:r>
      <w:proofErr w:type="spellStart"/>
      <w:r w:rsidRPr="001421E2">
        <w:rPr>
          <w:rFonts w:ascii="Arial" w:hAnsi="Arial" w:cs="Arial"/>
          <w:i/>
          <w:color w:val="000000" w:themeColor="text1"/>
        </w:rPr>
        <w:t>betae</w:t>
      </w:r>
      <w:proofErr w:type="spellEnd"/>
      <w:r w:rsidRPr="001421E2">
        <w:rPr>
          <w:rFonts w:ascii="Arial" w:hAnsi="Arial" w:cs="Arial"/>
          <w:i/>
          <w:color w:val="000000" w:themeColor="text1"/>
        </w:rPr>
        <w:t xml:space="preserve"> </w:t>
      </w:r>
      <w:r w:rsidRPr="001421E2">
        <w:rPr>
          <w:rFonts w:ascii="Arial" w:hAnsi="Arial" w:cs="Arial"/>
          <w:color w:val="000000" w:themeColor="text1"/>
        </w:rPr>
        <w:t>is</w:t>
      </w:r>
      <w:r w:rsidRPr="001421E2">
        <w:rPr>
          <w:rFonts w:ascii="Arial" w:hAnsi="Arial" w:cs="Arial"/>
          <w:color w:val="000000" w:themeColor="text1"/>
          <w:spacing w:val="-10"/>
        </w:rPr>
        <w:t xml:space="preserve"> </w:t>
      </w:r>
      <w:r w:rsidRPr="001421E2">
        <w:rPr>
          <w:rFonts w:ascii="Arial" w:hAnsi="Arial" w:cs="Arial"/>
          <w:color w:val="000000" w:themeColor="text1"/>
        </w:rPr>
        <w:t>dependent</w:t>
      </w:r>
      <w:r w:rsidRPr="001421E2">
        <w:rPr>
          <w:rFonts w:ascii="Arial" w:hAnsi="Arial" w:cs="Arial"/>
          <w:color w:val="000000" w:themeColor="text1"/>
          <w:spacing w:val="-11"/>
        </w:rPr>
        <w:t xml:space="preserve"> </w:t>
      </w:r>
      <w:r w:rsidRPr="001421E2">
        <w:rPr>
          <w:rFonts w:ascii="Arial" w:hAnsi="Arial" w:cs="Arial"/>
          <w:color w:val="000000" w:themeColor="text1"/>
        </w:rPr>
        <w:t>on</w:t>
      </w:r>
      <w:r w:rsidRPr="001421E2">
        <w:rPr>
          <w:rFonts w:ascii="Arial" w:hAnsi="Arial" w:cs="Arial"/>
          <w:color w:val="000000" w:themeColor="text1"/>
          <w:spacing w:val="-10"/>
        </w:rPr>
        <w:t xml:space="preserve"> </w:t>
      </w:r>
      <w:r w:rsidRPr="001421E2">
        <w:rPr>
          <w:rFonts w:ascii="Arial" w:hAnsi="Arial" w:cs="Arial"/>
          <w:color w:val="000000" w:themeColor="text1"/>
        </w:rPr>
        <w:t>living</w:t>
      </w:r>
      <w:r w:rsidRPr="001421E2">
        <w:rPr>
          <w:rFonts w:ascii="Arial" w:hAnsi="Arial" w:cs="Arial"/>
          <w:color w:val="000000" w:themeColor="text1"/>
          <w:spacing w:val="-11"/>
        </w:rPr>
        <w:t xml:space="preserve"> </w:t>
      </w:r>
      <w:r w:rsidRPr="001421E2">
        <w:rPr>
          <w:rFonts w:ascii="Arial" w:hAnsi="Arial" w:cs="Arial"/>
          <w:color w:val="000000" w:themeColor="text1"/>
        </w:rPr>
        <w:t>plant</w:t>
      </w:r>
      <w:r w:rsidRPr="001421E2">
        <w:rPr>
          <w:rFonts w:ascii="Arial" w:hAnsi="Arial" w:cs="Arial"/>
          <w:color w:val="000000" w:themeColor="text1"/>
          <w:spacing w:val="-11"/>
        </w:rPr>
        <w:t xml:space="preserve"> </w:t>
      </w:r>
      <w:r w:rsidRPr="001421E2">
        <w:rPr>
          <w:rFonts w:ascii="Arial" w:hAnsi="Arial" w:cs="Arial"/>
          <w:color w:val="000000" w:themeColor="text1"/>
        </w:rPr>
        <w:t>cells for</w:t>
      </w:r>
      <w:r w:rsidRPr="001421E2">
        <w:rPr>
          <w:rFonts w:ascii="Arial" w:hAnsi="Arial" w:cs="Arial"/>
          <w:color w:val="000000" w:themeColor="text1"/>
          <w:spacing w:val="-15"/>
        </w:rPr>
        <w:t xml:space="preserve"> </w:t>
      </w:r>
      <w:r w:rsidRPr="001421E2">
        <w:rPr>
          <w:rFonts w:ascii="Arial" w:hAnsi="Arial" w:cs="Arial"/>
          <w:color w:val="000000" w:themeColor="text1"/>
        </w:rPr>
        <w:t>nutrition</w:t>
      </w:r>
      <w:r w:rsidRPr="001421E2">
        <w:rPr>
          <w:rFonts w:ascii="Arial" w:hAnsi="Arial" w:cs="Arial"/>
          <w:color w:val="000000" w:themeColor="text1"/>
          <w:spacing w:val="-15"/>
        </w:rPr>
        <w:t xml:space="preserve"> </w:t>
      </w:r>
      <w:r w:rsidRPr="001421E2">
        <w:rPr>
          <w:rFonts w:ascii="Arial" w:hAnsi="Arial" w:cs="Arial"/>
          <w:color w:val="000000" w:themeColor="text1"/>
        </w:rPr>
        <w:t>uptake,</w:t>
      </w:r>
      <w:r w:rsidRPr="001421E2">
        <w:rPr>
          <w:rFonts w:ascii="Arial" w:hAnsi="Arial" w:cs="Arial"/>
          <w:color w:val="000000" w:themeColor="text1"/>
          <w:spacing w:val="-15"/>
        </w:rPr>
        <w:t xml:space="preserve"> </w:t>
      </w:r>
      <w:r w:rsidR="00210B8E">
        <w:rPr>
          <w:rFonts w:ascii="Arial" w:hAnsi="Arial" w:cs="Arial"/>
          <w:color w:val="000000" w:themeColor="text1"/>
        </w:rPr>
        <w:t>so s</w:t>
      </w:r>
      <w:r w:rsidRPr="001421E2">
        <w:rPr>
          <w:rFonts w:ascii="Arial" w:hAnsi="Arial" w:cs="Arial"/>
          <w:color w:val="000000" w:themeColor="text1"/>
        </w:rPr>
        <w:t>tructural</w:t>
      </w:r>
      <w:r w:rsidRPr="001421E2">
        <w:rPr>
          <w:rFonts w:ascii="Arial" w:hAnsi="Arial" w:cs="Arial"/>
          <w:color w:val="000000" w:themeColor="text1"/>
          <w:spacing w:val="-15"/>
        </w:rPr>
        <w:t xml:space="preserve"> </w:t>
      </w:r>
      <w:r w:rsidRPr="001421E2">
        <w:rPr>
          <w:rFonts w:ascii="Arial" w:hAnsi="Arial" w:cs="Arial"/>
          <w:color w:val="000000" w:themeColor="text1"/>
        </w:rPr>
        <w:t>changes</w:t>
      </w:r>
      <w:r w:rsidRPr="001421E2">
        <w:rPr>
          <w:rFonts w:ascii="Arial" w:hAnsi="Arial" w:cs="Arial"/>
          <w:color w:val="000000" w:themeColor="text1"/>
          <w:spacing w:val="-15"/>
        </w:rPr>
        <w:t xml:space="preserve"> </w:t>
      </w:r>
      <w:r w:rsidR="00210B8E">
        <w:rPr>
          <w:rFonts w:ascii="Arial" w:hAnsi="Arial" w:cs="Arial"/>
          <w:color w:val="000000" w:themeColor="text1"/>
          <w:spacing w:val="-15"/>
        </w:rPr>
        <w:t xml:space="preserve">to the host are likely minimal </w:t>
      </w:r>
      <w:r w:rsidRPr="001421E2">
        <w:rPr>
          <w:rFonts w:ascii="Arial" w:hAnsi="Arial" w:cs="Arial"/>
          <w:color w:val="000000" w:themeColor="text1"/>
        </w:rPr>
        <w:t>during</w:t>
      </w:r>
      <w:r w:rsidRPr="001421E2">
        <w:rPr>
          <w:rFonts w:ascii="Arial" w:hAnsi="Arial" w:cs="Arial"/>
          <w:color w:val="000000" w:themeColor="text1"/>
          <w:spacing w:val="-15"/>
        </w:rPr>
        <w:t xml:space="preserve"> </w:t>
      </w:r>
      <w:r w:rsidRPr="001421E2">
        <w:rPr>
          <w:rFonts w:ascii="Arial" w:hAnsi="Arial" w:cs="Arial"/>
          <w:color w:val="000000" w:themeColor="text1"/>
        </w:rPr>
        <w:t>early</w:t>
      </w:r>
      <w:r w:rsidRPr="001421E2">
        <w:rPr>
          <w:rFonts w:ascii="Arial" w:hAnsi="Arial" w:cs="Arial"/>
          <w:color w:val="000000" w:themeColor="text1"/>
          <w:spacing w:val="-15"/>
        </w:rPr>
        <w:t xml:space="preserve"> </w:t>
      </w:r>
      <w:r w:rsidR="00210B8E">
        <w:rPr>
          <w:rFonts w:ascii="Arial" w:hAnsi="Arial" w:cs="Arial"/>
          <w:color w:val="000000" w:themeColor="text1"/>
        </w:rPr>
        <w:t>i</w:t>
      </w:r>
      <w:r w:rsidRPr="001421E2">
        <w:rPr>
          <w:rFonts w:ascii="Arial" w:hAnsi="Arial" w:cs="Arial"/>
          <w:color w:val="000000" w:themeColor="text1"/>
        </w:rPr>
        <w:t>nfection</w:t>
      </w:r>
      <w:r w:rsidR="00210B8E">
        <w:rPr>
          <w:rFonts w:ascii="Arial" w:hAnsi="Arial" w:cs="Arial"/>
          <w:color w:val="000000" w:themeColor="text1"/>
        </w:rPr>
        <w:t>,</w:t>
      </w:r>
      <w:r w:rsidRPr="001421E2">
        <w:rPr>
          <w:rFonts w:ascii="Arial" w:hAnsi="Arial" w:cs="Arial"/>
          <w:color w:val="000000" w:themeColor="text1"/>
        </w:rPr>
        <w:t xml:space="preserve"> and</w:t>
      </w:r>
      <w:r w:rsidRPr="001421E2">
        <w:rPr>
          <w:rFonts w:ascii="Arial" w:hAnsi="Arial" w:cs="Arial"/>
          <w:color w:val="000000" w:themeColor="text1"/>
          <w:spacing w:val="-10"/>
        </w:rPr>
        <w:t xml:space="preserve"> </w:t>
      </w:r>
      <w:r w:rsidRPr="001421E2">
        <w:rPr>
          <w:rFonts w:ascii="Arial" w:hAnsi="Arial" w:cs="Arial"/>
          <w:color w:val="000000" w:themeColor="text1"/>
        </w:rPr>
        <w:t>consequently</w:t>
      </w:r>
      <w:r w:rsidRPr="001421E2">
        <w:rPr>
          <w:rFonts w:ascii="Arial" w:hAnsi="Arial" w:cs="Arial"/>
          <w:color w:val="000000" w:themeColor="text1"/>
          <w:spacing w:val="-10"/>
        </w:rPr>
        <w:t xml:space="preserve"> </w:t>
      </w:r>
      <w:r w:rsidRPr="001421E2">
        <w:rPr>
          <w:rFonts w:ascii="Arial" w:hAnsi="Arial" w:cs="Arial"/>
          <w:color w:val="000000" w:themeColor="text1"/>
        </w:rPr>
        <w:t>only</w:t>
      </w:r>
      <w:r w:rsidRPr="001421E2">
        <w:rPr>
          <w:rFonts w:ascii="Arial" w:hAnsi="Arial" w:cs="Arial"/>
          <w:color w:val="000000" w:themeColor="text1"/>
          <w:spacing w:val="-10"/>
        </w:rPr>
        <w:t xml:space="preserve"> </w:t>
      </w:r>
      <w:r w:rsidRPr="001421E2">
        <w:rPr>
          <w:rFonts w:ascii="Arial" w:hAnsi="Arial" w:cs="Arial"/>
          <w:color w:val="000000" w:themeColor="text1"/>
        </w:rPr>
        <w:t>minor</w:t>
      </w:r>
      <w:r w:rsidRPr="001421E2">
        <w:rPr>
          <w:rFonts w:ascii="Arial" w:hAnsi="Arial" w:cs="Arial"/>
          <w:color w:val="000000" w:themeColor="text1"/>
          <w:spacing w:val="-10"/>
        </w:rPr>
        <w:t xml:space="preserve"> </w:t>
      </w:r>
      <w:r w:rsidRPr="001421E2">
        <w:rPr>
          <w:rFonts w:ascii="Arial" w:hAnsi="Arial" w:cs="Arial"/>
          <w:color w:val="000000" w:themeColor="text1"/>
        </w:rPr>
        <w:t>changes</w:t>
      </w:r>
      <w:r w:rsidRPr="001421E2">
        <w:rPr>
          <w:rFonts w:ascii="Arial" w:hAnsi="Arial" w:cs="Arial"/>
          <w:color w:val="000000" w:themeColor="text1"/>
          <w:spacing w:val="-10"/>
        </w:rPr>
        <w:t xml:space="preserve"> </w:t>
      </w:r>
      <w:r w:rsidR="00210B8E">
        <w:rPr>
          <w:rFonts w:ascii="Arial" w:hAnsi="Arial" w:cs="Arial"/>
          <w:color w:val="000000" w:themeColor="text1"/>
          <w:spacing w:val="-10"/>
        </w:rPr>
        <w:t xml:space="preserve">occur with </w:t>
      </w:r>
      <w:r w:rsidRPr="001421E2">
        <w:rPr>
          <w:rFonts w:ascii="Arial" w:hAnsi="Arial" w:cs="Arial"/>
          <w:color w:val="000000" w:themeColor="text1"/>
        </w:rPr>
        <w:t>pigment</w:t>
      </w:r>
      <w:r w:rsidRPr="001421E2">
        <w:rPr>
          <w:rFonts w:ascii="Arial" w:hAnsi="Arial" w:cs="Arial"/>
          <w:color w:val="000000" w:themeColor="text1"/>
          <w:spacing w:val="-9"/>
        </w:rPr>
        <w:t xml:space="preserve"> </w:t>
      </w:r>
      <w:r w:rsidR="00210B8E">
        <w:rPr>
          <w:rFonts w:ascii="Arial" w:hAnsi="Arial" w:cs="Arial"/>
          <w:color w:val="000000" w:themeColor="text1"/>
          <w:spacing w:val="-9"/>
        </w:rPr>
        <w:t xml:space="preserve">contents </w:t>
      </w:r>
      <w:hyperlink w:anchor="_bookmark44" w:history="1">
        <w:r w:rsidRPr="001421E2">
          <w:rPr>
            <w:rFonts w:ascii="Arial" w:hAnsi="Arial" w:cs="Arial"/>
            <w:color w:val="000000" w:themeColor="text1"/>
          </w:rPr>
          <w:t>(Mahlein</w:t>
        </w:r>
        <w:r w:rsidRPr="001421E2">
          <w:rPr>
            <w:rFonts w:ascii="Arial" w:hAnsi="Arial" w:cs="Arial"/>
            <w:color w:val="000000" w:themeColor="text1"/>
            <w:spacing w:val="-10"/>
          </w:rPr>
          <w:t xml:space="preserve"> </w:t>
        </w:r>
        <w:r w:rsidRPr="001421E2">
          <w:rPr>
            <w:rFonts w:ascii="Arial" w:hAnsi="Arial" w:cs="Arial"/>
            <w:color w:val="000000" w:themeColor="text1"/>
          </w:rPr>
          <w:t>et</w:t>
        </w:r>
        <w:r w:rsidRPr="001421E2">
          <w:rPr>
            <w:rFonts w:ascii="Arial" w:hAnsi="Arial" w:cs="Arial"/>
            <w:color w:val="000000" w:themeColor="text1"/>
            <w:spacing w:val="-10"/>
          </w:rPr>
          <w:t xml:space="preserve"> </w:t>
        </w:r>
        <w:r w:rsidRPr="001421E2">
          <w:rPr>
            <w:rFonts w:ascii="Arial" w:hAnsi="Arial" w:cs="Arial"/>
            <w:color w:val="000000" w:themeColor="text1"/>
          </w:rPr>
          <w:t>al.</w:t>
        </w:r>
        <w:r w:rsidRPr="001421E2">
          <w:rPr>
            <w:rFonts w:ascii="Arial" w:hAnsi="Arial" w:cs="Arial"/>
            <w:color w:val="000000" w:themeColor="text1"/>
            <w:spacing w:val="-9"/>
          </w:rPr>
          <w:t xml:space="preserve"> </w:t>
        </w:r>
      </w:hyperlink>
      <w:hyperlink w:anchor="_bookmark44" w:history="1">
        <w:r w:rsidRPr="001421E2">
          <w:rPr>
            <w:rFonts w:ascii="Arial" w:hAnsi="Arial" w:cs="Arial"/>
            <w:color w:val="000000" w:themeColor="text1"/>
          </w:rPr>
          <w:t>2012).</w:t>
        </w:r>
      </w:hyperlink>
    </w:p>
    <w:p w14:paraId="72FD801D" w14:textId="7609A3A7" w:rsidR="00AC04B3" w:rsidRPr="001421E2" w:rsidRDefault="00AC04B3" w:rsidP="00F81C5B">
      <w:pPr>
        <w:spacing w:line="480" w:lineRule="auto"/>
        <w:ind w:firstLine="708"/>
        <w:jc w:val="both"/>
        <w:rPr>
          <w:rFonts w:ascii="Arial" w:hAnsi="Arial" w:cs="Arial"/>
          <w:color w:val="000000" w:themeColor="text1"/>
        </w:rPr>
      </w:pPr>
      <w:r w:rsidRPr="001421E2">
        <w:rPr>
          <w:rFonts w:ascii="Arial" w:hAnsi="Arial" w:cs="Arial"/>
          <w:color w:val="000000" w:themeColor="text1"/>
          <w:w w:val="90"/>
        </w:rPr>
        <w:t>Spectral changes recorded with hyperspectral measurements depending on the fungal pathogen</w:t>
      </w:r>
      <w:r w:rsidRPr="001421E2">
        <w:rPr>
          <w:rFonts w:ascii="Arial" w:hAnsi="Arial" w:cs="Arial"/>
          <w:color w:val="000000" w:themeColor="text1"/>
          <w:spacing w:val="40"/>
        </w:rPr>
        <w:t xml:space="preserve"> </w:t>
      </w:r>
      <w:r w:rsidRPr="001421E2">
        <w:rPr>
          <w:rFonts w:ascii="Arial" w:hAnsi="Arial" w:cs="Arial"/>
          <w:color w:val="000000" w:themeColor="text1"/>
          <w:w w:val="95"/>
        </w:rPr>
        <w:t>and</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time</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course</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infection</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were</w:t>
      </w:r>
      <w:r w:rsidRPr="001421E2">
        <w:rPr>
          <w:rFonts w:ascii="Arial" w:hAnsi="Arial" w:cs="Arial"/>
          <w:color w:val="000000" w:themeColor="text1"/>
          <w:spacing w:val="-10"/>
          <w:w w:val="95"/>
        </w:rPr>
        <w:t xml:space="preserve"> </w:t>
      </w:r>
      <w:r w:rsidR="00DE0511">
        <w:rPr>
          <w:rFonts w:ascii="Arial" w:hAnsi="Arial" w:cs="Arial"/>
          <w:color w:val="000000" w:themeColor="text1"/>
          <w:w w:val="95"/>
        </w:rPr>
        <w:t xml:space="preserve">associated with </w:t>
      </w:r>
      <w:r w:rsidR="008D2CA5">
        <w:rPr>
          <w:rFonts w:ascii="Arial" w:hAnsi="Arial" w:cs="Arial"/>
          <w:color w:val="000000" w:themeColor="text1"/>
          <w:w w:val="95"/>
        </w:rPr>
        <w:t>metabolite</w:t>
      </w:r>
      <w:r w:rsidR="008D2CA5" w:rsidRPr="001421E2">
        <w:rPr>
          <w:rFonts w:ascii="Arial" w:hAnsi="Arial" w:cs="Arial"/>
          <w:color w:val="000000" w:themeColor="text1"/>
          <w:spacing w:val="-10"/>
          <w:w w:val="95"/>
        </w:rPr>
        <w:t xml:space="preserve"> </w:t>
      </w:r>
      <w:r w:rsidR="00DE0511">
        <w:rPr>
          <w:rFonts w:ascii="Arial" w:hAnsi="Arial" w:cs="Arial"/>
          <w:color w:val="000000" w:themeColor="text1"/>
          <w:w w:val="95"/>
        </w:rPr>
        <w:t>contents</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 xml:space="preserve">study </w:t>
      </w:r>
      <w:r w:rsidRPr="001421E2">
        <w:rPr>
          <w:rFonts w:ascii="Arial" w:hAnsi="Arial" w:cs="Arial"/>
          <w:color w:val="000000" w:themeColor="text1"/>
        </w:rPr>
        <w:t>the</w:t>
      </w:r>
      <w:r w:rsidRPr="001421E2">
        <w:rPr>
          <w:rFonts w:ascii="Arial" w:hAnsi="Arial" w:cs="Arial"/>
          <w:color w:val="000000" w:themeColor="text1"/>
          <w:spacing w:val="-1"/>
        </w:rPr>
        <w:t xml:space="preserve"> </w:t>
      </w:r>
      <w:r w:rsidRPr="001421E2">
        <w:rPr>
          <w:rFonts w:ascii="Arial" w:hAnsi="Arial" w:cs="Arial"/>
          <w:color w:val="000000" w:themeColor="text1"/>
        </w:rPr>
        <w:t>extent</w:t>
      </w:r>
      <w:r w:rsidRPr="001421E2">
        <w:rPr>
          <w:rFonts w:ascii="Arial" w:hAnsi="Arial" w:cs="Arial"/>
          <w:color w:val="000000" w:themeColor="text1"/>
          <w:spacing w:val="-1"/>
        </w:rPr>
        <w:t xml:space="preserve"> </w:t>
      </w:r>
      <w:r w:rsidRPr="001421E2">
        <w:rPr>
          <w:rFonts w:ascii="Arial" w:hAnsi="Arial" w:cs="Arial"/>
          <w:color w:val="000000" w:themeColor="text1"/>
        </w:rPr>
        <w:t>to</w:t>
      </w:r>
      <w:r w:rsidRPr="001421E2">
        <w:rPr>
          <w:rFonts w:ascii="Arial" w:hAnsi="Arial" w:cs="Arial"/>
          <w:color w:val="000000" w:themeColor="text1"/>
          <w:spacing w:val="-1"/>
        </w:rPr>
        <w:t xml:space="preserve"> </w:t>
      </w:r>
      <w:r w:rsidRPr="001421E2">
        <w:rPr>
          <w:rFonts w:ascii="Arial" w:hAnsi="Arial" w:cs="Arial"/>
          <w:color w:val="000000" w:themeColor="text1"/>
        </w:rPr>
        <w:t>which</w:t>
      </w:r>
      <w:r w:rsidRPr="001421E2">
        <w:rPr>
          <w:rFonts w:ascii="Arial" w:hAnsi="Arial" w:cs="Arial"/>
          <w:color w:val="000000" w:themeColor="text1"/>
          <w:spacing w:val="-1"/>
        </w:rPr>
        <w:t xml:space="preserve"> </w:t>
      </w:r>
      <w:r w:rsidRPr="001421E2">
        <w:rPr>
          <w:rFonts w:ascii="Arial" w:hAnsi="Arial" w:cs="Arial"/>
          <w:color w:val="000000" w:themeColor="text1"/>
        </w:rPr>
        <w:t>spectral</w:t>
      </w:r>
      <w:r w:rsidRPr="001421E2">
        <w:rPr>
          <w:rFonts w:ascii="Arial" w:hAnsi="Arial" w:cs="Arial"/>
          <w:color w:val="000000" w:themeColor="text1"/>
          <w:spacing w:val="-1"/>
        </w:rPr>
        <w:t xml:space="preserve"> </w:t>
      </w:r>
      <w:r w:rsidRPr="001421E2">
        <w:rPr>
          <w:rFonts w:ascii="Arial" w:hAnsi="Arial" w:cs="Arial"/>
          <w:color w:val="000000" w:themeColor="text1"/>
        </w:rPr>
        <w:t>changes</w:t>
      </w:r>
      <w:r w:rsidRPr="001421E2">
        <w:rPr>
          <w:rFonts w:ascii="Arial" w:hAnsi="Arial" w:cs="Arial"/>
          <w:color w:val="000000" w:themeColor="text1"/>
          <w:spacing w:val="-1"/>
        </w:rPr>
        <w:t xml:space="preserve"> </w:t>
      </w:r>
      <w:r w:rsidRPr="001421E2">
        <w:rPr>
          <w:rFonts w:ascii="Arial" w:hAnsi="Arial" w:cs="Arial"/>
          <w:color w:val="000000" w:themeColor="text1"/>
        </w:rPr>
        <w:t>reflect</w:t>
      </w:r>
      <w:r w:rsidRPr="001421E2">
        <w:rPr>
          <w:rFonts w:ascii="Arial" w:hAnsi="Arial" w:cs="Arial"/>
          <w:color w:val="000000" w:themeColor="text1"/>
          <w:spacing w:val="-1"/>
        </w:rPr>
        <w:t xml:space="preserve"> </w:t>
      </w:r>
      <w:r w:rsidRPr="001421E2">
        <w:rPr>
          <w:rFonts w:ascii="Arial" w:hAnsi="Arial" w:cs="Arial"/>
          <w:color w:val="000000" w:themeColor="text1"/>
        </w:rPr>
        <w:t>changes</w:t>
      </w:r>
      <w:r w:rsidRPr="001421E2">
        <w:rPr>
          <w:rFonts w:ascii="Arial" w:hAnsi="Arial" w:cs="Arial"/>
          <w:color w:val="000000" w:themeColor="text1"/>
          <w:spacing w:val="-1"/>
        </w:rPr>
        <w:t xml:space="preserve"> </w:t>
      </w:r>
      <w:r w:rsidRPr="001421E2">
        <w:rPr>
          <w:rFonts w:ascii="Arial" w:hAnsi="Arial" w:cs="Arial"/>
          <w:color w:val="000000" w:themeColor="text1"/>
        </w:rPr>
        <w:t>in</w:t>
      </w:r>
      <w:r w:rsidRPr="001421E2">
        <w:rPr>
          <w:rFonts w:ascii="Arial" w:hAnsi="Arial" w:cs="Arial"/>
          <w:color w:val="000000" w:themeColor="text1"/>
          <w:spacing w:val="-1"/>
        </w:rPr>
        <w:t xml:space="preserve"> </w:t>
      </w:r>
      <w:r w:rsidRPr="001421E2">
        <w:rPr>
          <w:rFonts w:ascii="Arial" w:hAnsi="Arial" w:cs="Arial"/>
          <w:color w:val="000000" w:themeColor="text1"/>
        </w:rPr>
        <w:t>plant</w:t>
      </w:r>
      <w:r w:rsidRPr="001421E2">
        <w:rPr>
          <w:rFonts w:ascii="Arial" w:hAnsi="Arial" w:cs="Arial"/>
          <w:color w:val="000000" w:themeColor="text1"/>
          <w:spacing w:val="-1"/>
        </w:rPr>
        <w:t xml:space="preserve"> </w:t>
      </w:r>
      <w:r w:rsidRPr="001421E2">
        <w:rPr>
          <w:rFonts w:ascii="Arial" w:hAnsi="Arial" w:cs="Arial"/>
          <w:color w:val="000000" w:themeColor="text1"/>
        </w:rPr>
        <w:t>metabolites.</w:t>
      </w:r>
      <w:r w:rsidRPr="001421E2">
        <w:rPr>
          <w:rFonts w:ascii="Arial" w:hAnsi="Arial" w:cs="Arial"/>
          <w:color w:val="000000" w:themeColor="text1"/>
          <w:spacing w:val="25"/>
        </w:rPr>
        <w:t xml:space="preserve"> </w:t>
      </w:r>
      <w:r w:rsidRPr="001421E2">
        <w:rPr>
          <w:rFonts w:ascii="Arial" w:hAnsi="Arial" w:cs="Arial"/>
          <w:color w:val="000000" w:themeColor="text1"/>
        </w:rPr>
        <w:t>It</w:t>
      </w:r>
      <w:r w:rsidRPr="001421E2">
        <w:rPr>
          <w:rFonts w:ascii="Arial" w:hAnsi="Arial" w:cs="Arial"/>
          <w:color w:val="000000" w:themeColor="text1"/>
          <w:spacing w:val="-1"/>
        </w:rPr>
        <w:t xml:space="preserve"> </w:t>
      </w:r>
      <w:r w:rsidRPr="001421E2">
        <w:rPr>
          <w:rFonts w:ascii="Arial" w:hAnsi="Arial" w:cs="Arial"/>
          <w:color w:val="000000" w:themeColor="text1"/>
        </w:rPr>
        <w:t>is</w:t>
      </w:r>
      <w:r w:rsidRPr="001421E2">
        <w:rPr>
          <w:rFonts w:ascii="Arial" w:hAnsi="Arial" w:cs="Arial"/>
          <w:color w:val="000000" w:themeColor="text1"/>
          <w:spacing w:val="-1"/>
        </w:rPr>
        <w:t xml:space="preserve"> </w:t>
      </w:r>
      <w:r w:rsidRPr="001421E2">
        <w:rPr>
          <w:rFonts w:ascii="Arial" w:hAnsi="Arial" w:cs="Arial"/>
          <w:color w:val="000000" w:themeColor="text1"/>
        </w:rPr>
        <w:t>known</w:t>
      </w:r>
      <w:r w:rsidRPr="001421E2">
        <w:rPr>
          <w:rFonts w:ascii="Arial" w:hAnsi="Arial" w:cs="Arial"/>
          <w:color w:val="000000" w:themeColor="text1"/>
          <w:spacing w:val="-1"/>
        </w:rPr>
        <w:t xml:space="preserve"> </w:t>
      </w:r>
      <w:r w:rsidRPr="001421E2">
        <w:rPr>
          <w:rFonts w:ascii="Arial" w:hAnsi="Arial" w:cs="Arial"/>
          <w:color w:val="000000" w:themeColor="text1"/>
        </w:rPr>
        <w:t xml:space="preserve">that </w:t>
      </w:r>
      <w:r w:rsidRPr="001421E2">
        <w:rPr>
          <w:rFonts w:ascii="Arial" w:hAnsi="Arial" w:cs="Arial"/>
          <w:color w:val="000000" w:themeColor="text1"/>
          <w:w w:val="95"/>
        </w:rPr>
        <w:t>leaf</w:t>
      </w:r>
      <w:r w:rsidRPr="001421E2">
        <w:rPr>
          <w:rFonts w:ascii="Arial" w:hAnsi="Arial" w:cs="Arial"/>
          <w:color w:val="000000" w:themeColor="text1"/>
        </w:rPr>
        <w:t xml:space="preserve"> </w:t>
      </w:r>
      <w:r w:rsidR="00DE0511">
        <w:rPr>
          <w:rFonts w:ascii="Arial" w:hAnsi="Arial" w:cs="Arial"/>
          <w:color w:val="000000" w:themeColor="text1"/>
          <w:w w:val="95"/>
        </w:rPr>
        <w:t>metabolites, including</w:t>
      </w:r>
      <w:r w:rsidRPr="001421E2">
        <w:rPr>
          <w:rFonts w:ascii="Arial" w:hAnsi="Arial" w:cs="Arial"/>
          <w:color w:val="000000" w:themeColor="text1"/>
          <w:spacing w:val="24"/>
        </w:rPr>
        <w:t xml:space="preserve"> </w:t>
      </w:r>
      <w:r w:rsidRPr="001421E2">
        <w:rPr>
          <w:rFonts w:ascii="Arial" w:hAnsi="Arial" w:cs="Arial"/>
          <w:color w:val="000000" w:themeColor="text1"/>
          <w:w w:val="95"/>
        </w:rPr>
        <w:t>chlorophyll</w:t>
      </w:r>
      <w:r w:rsidRPr="001421E2">
        <w:rPr>
          <w:rFonts w:ascii="Arial" w:hAnsi="Arial" w:cs="Arial"/>
          <w:color w:val="000000" w:themeColor="text1"/>
        </w:rPr>
        <w:t xml:space="preserve"> </w:t>
      </w:r>
      <w:r w:rsidRPr="001421E2">
        <w:rPr>
          <w:rFonts w:ascii="Arial" w:hAnsi="Arial" w:cs="Arial"/>
          <w:color w:val="000000" w:themeColor="text1"/>
          <w:w w:val="95"/>
        </w:rPr>
        <w:t>and</w:t>
      </w:r>
      <w:r w:rsidRPr="001421E2">
        <w:rPr>
          <w:rFonts w:ascii="Arial" w:hAnsi="Arial" w:cs="Arial"/>
          <w:color w:val="000000" w:themeColor="text1"/>
        </w:rPr>
        <w:t xml:space="preserve"> </w:t>
      </w:r>
      <w:r w:rsidRPr="001421E2">
        <w:rPr>
          <w:rFonts w:ascii="Arial" w:hAnsi="Arial" w:cs="Arial"/>
          <w:color w:val="000000" w:themeColor="text1"/>
          <w:w w:val="95"/>
        </w:rPr>
        <w:t>carotenoids</w:t>
      </w:r>
      <w:r w:rsidR="00DE0511">
        <w:rPr>
          <w:rFonts w:ascii="Arial" w:hAnsi="Arial" w:cs="Arial"/>
          <w:color w:val="000000" w:themeColor="text1"/>
          <w:w w:val="95"/>
        </w:rPr>
        <w:t>,</w:t>
      </w:r>
      <w:r w:rsidRPr="001421E2">
        <w:rPr>
          <w:rFonts w:ascii="Arial" w:hAnsi="Arial" w:cs="Arial"/>
          <w:color w:val="000000" w:themeColor="text1"/>
          <w:spacing w:val="24"/>
        </w:rPr>
        <w:t xml:space="preserve"> </w:t>
      </w:r>
      <w:r w:rsidRPr="001421E2">
        <w:rPr>
          <w:rFonts w:ascii="Arial" w:hAnsi="Arial" w:cs="Arial"/>
          <w:color w:val="000000" w:themeColor="text1"/>
          <w:w w:val="95"/>
        </w:rPr>
        <w:t>decrease</w:t>
      </w:r>
      <w:r w:rsidRPr="001421E2">
        <w:rPr>
          <w:rFonts w:ascii="Arial" w:hAnsi="Arial" w:cs="Arial"/>
          <w:color w:val="000000" w:themeColor="text1"/>
        </w:rPr>
        <w:t xml:space="preserve"> </w:t>
      </w:r>
      <w:r w:rsidRPr="001421E2">
        <w:rPr>
          <w:rFonts w:ascii="Arial" w:hAnsi="Arial" w:cs="Arial"/>
          <w:color w:val="000000" w:themeColor="text1"/>
          <w:w w:val="95"/>
        </w:rPr>
        <w:t>if</w:t>
      </w:r>
      <w:r w:rsidRPr="001421E2">
        <w:rPr>
          <w:rFonts w:ascii="Arial" w:hAnsi="Arial" w:cs="Arial"/>
          <w:color w:val="000000" w:themeColor="text1"/>
        </w:rPr>
        <w:t xml:space="preserve"> </w:t>
      </w:r>
      <w:r w:rsidRPr="001421E2">
        <w:rPr>
          <w:rFonts w:ascii="Arial" w:hAnsi="Arial" w:cs="Arial"/>
          <w:color w:val="000000" w:themeColor="text1"/>
          <w:w w:val="95"/>
        </w:rPr>
        <w:t>plants</w:t>
      </w:r>
      <w:r w:rsidRPr="001421E2">
        <w:rPr>
          <w:rFonts w:ascii="Arial" w:hAnsi="Arial" w:cs="Arial"/>
          <w:color w:val="000000" w:themeColor="text1"/>
        </w:rPr>
        <w:t xml:space="preserve"> </w:t>
      </w:r>
      <w:r w:rsidRPr="001421E2">
        <w:rPr>
          <w:rFonts w:ascii="Arial" w:hAnsi="Arial" w:cs="Arial"/>
          <w:color w:val="000000" w:themeColor="text1"/>
          <w:w w:val="95"/>
        </w:rPr>
        <w:t>are</w:t>
      </w:r>
      <w:r w:rsidRPr="001421E2">
        <w:rPr>
          <w:rFonts w:ascii="Arial" w:hAnsi="Arial" w:cs="Arial"/>
          <w:color w:val="000000" w:themeColor="text1"/>
        </w:rPr>
        <w:t xml:space="preserve"> </w:t>
      </w:r>
      <w:r w:rsidR="00DE0511">
        <w:rPr>
          <w:rFonts w:ascii="Arial" w:hAnsi="Arial" w:cs="Arial"/>
          <w:color w:val="000000" w:themeColor="text1"/>
          <w:w w:val="95"/>
        </w:rPr>
        <w:t>infected by</w:t>
      </w:r>
      <w:r w:rsidRPr="001421E2">
        <w:rPr>
          <w:rFonts w:ascii="Arial" w:hAnsi="Arial" w:cs="Arial"/>
          <w:color w:val="000000" w:themeColor="text1"/>
        </w:rPr>
        <w:t xml:space="preserve"> </w:t>
      </w:r>
      <w:r w:rsidRPr="001421E2">
        <w:rPr>
          <w:rFonts w:ascii="Arial" w:hAnsi="Arial" w:cs="Arial"/>
          <w:color w:val="000000" w:themeColor="text1"/>
          <w:w w:val="95"/>
        </w:rPr>
        <w:t xml:space="preserve">pathogens </w:t>
      </w:r>
      <w:r w:rsidRPr="001421E2">
        <w:rPr>
          <w:rFonts w:ascii="Arial" w:hAnsi="Arial" w:cs="Arial"/>
          <w:color w:val="000000" w:themeColor="text1"/>
        </w:rPr>
        <w:t>which cause necrotic symptoms</w:t>
      </w:r>
      <w:r w:rsidR="00DE0511">
        <w:rPr>
          <w:rFonts w:ascii="Arial" w:hAnsi="Arial" w:cs="Arial"/>
          <w:color w:val="000000" w:themeColor="text1"/>
        </w:rPr>
        <w:t xml:space="preserve">, </w:t>
      </w:r>
      <w:r w:rsidR="00DE0511" w:rsidRPr="001421E2">
        <w:rPr>
          <w:rFonts w:ascii="Arial" w:hAnsi="Arial" w:cs="Arial"/>
          <w:color w:val="000000" w:themeColor="text1"/>
        </w:rPr>
        <w:t xml:space="preserve">such as </w:t>
      </w:r>
      <w:r w:rsidR="00DE0511" w:rsidRPr="001421E2">
        <w:rPr>
          <w:rFonts w:ascii="Arial" w:hAnsi="Arial" w:cs="Arial"/>
          <w:color w:val="000000" w:themeColor="text1"/>
        </w:rPr>
        <w:lastRenderedPageBreak/>
        <w:t>CLS</w:t>
      </w:r>
      <w:r w:rsidRPr="001421E2">
        <w:rPr>
          <w:rFonts w:ascii="Arial" w:hAnsi="Arial" w:cs="Arial"/>
          <w:color w:val="000000" w:themeColor="text1"/>
        </w:rPr>
        <w:t xml:space="preserve"> </w:t>
      </w:r>
      <w:hyperlink w:anchor="_bookmark27" w:history="1">
        <w:r w:rsidRPr="001421E2">
          <w:rPr>
            <w:rFonts w:ascii="Arial" w:hAnsi="Arial" w:cs="Arial"/>
            <w:color w:val="000000" w:themeColor="text1"/>
          </w:rPr>
          <w:t xml:space="preserve">(Jing et al., </w:t>
        </w:r>
      </w:hyperlink>
      <w:hyperlink w:anchor="_bookmark27" w:history="1">
        <w:r w:rsidRPr="001421E2">
          <w:rPr>
            <w:rFonts w:ascii="Arial" w:hAnsi="Arial" w:cs="Arial"/>
            <w:color w:val="000000" w:themeColor="text1"/>
          </w:rPr>
          <w:t xml:space="preserve">2007; </w:t>
        </w:r>
      </w:hyperlink>
      <w:hyperlink w:anchor="_bookmark28" w:history="1">
        <w:proofErr w:type="spellStart"/>
        <w:r w:rsidRPr="001421E2">
          <w:rPr>
            <w:rFonts w:ascii="Arial" w:hAnsi="Arial" w:cs="Arial"/>
            <w:color w:val="000000" w:themeColor="text1"/>
          </w:rPr>
          <w:t>Joudi</w:t>
        </w:r>
        <w:proofErr w:type="spellEnd"/>
        <w:r w:rsidRPr="001421E2">
          <w:rPr>
            <w:rFonts w:ascii="Arial" w:hAnsi="Arial" w:cs="Arial"/>
            <w:color w:val="000000" w:themeColor="text1"/>
          </w:rPr>
          <w:t xml:space="preserve"> et al., </w:t>
        </w:r>
      </w:hyperlink>
      <w:hyperlink w:anchor="_bookmark28" w:history="1">
        <w:r w:rsidRPr="001421E2">
          <w:rPr>
            <w:rFonts w:ascii="Arial" w:hAnsi="Arial" w:cs="Arial"/>
            <w:color w:val="000000" w:themeColor="text1"/>
          </w:rPr>
          <w:t>2018)</w:t>
        </w:r>
      </w:hyperlink>
      <w:r w:rsidRPr="001421E2">
        <w:rPr>
          <w:rFonts w:ascii="Arial" w:hAnsi="Arial" w:cs="Arial"/>
          <w:color w:val="000000" w:themeColor="text1"/>
        </w:rPr>
        <w:t xml:space="preserve">. </w:t>
      </w:r>
      <w:r w:rsidR="00DE0511">
        <w:rPr>
          <w:rFonts w:ascii="Arial" w:hAnsi="Arial" w:cs="Arial"/>
          <w:color w:val="000000" w:themeColor="text1"/>
        </w:rPr>
        <w:t>We similarly observed that</w:t>
      </w:r>
      <w:r w:rsidRPr="001421E2">
        <w:rPr>
          <w:rFonts w:ascii="Arial" w:hAnsi="Arial" w:cs="Arial"/>
          <w:color w:val="000000" w:themeColor="text1"/>
          <w:w w:val="95"/>
        </w:rPr>
        <w:t xml:space="preserve"> the highest total chlorophyll</w:t>
      </w:r>
      <w:r w:rsidR="00DE0511">
        <w:rPr>
          <w:rFonts w:ascii="Arial" w:hAnsi="Arial" w:cs="Arial"/>
          <w:color w:val="000000" w:themeColor="text1"/>
          <w:w w:val="95"/>
        </w:rPr>
        <w:t xml:space="preserve"> and carotenoid contents</w:t>
      </w:r>
      <w:r w:rsidRPr="001421E2">
        <w:rPr>
          <w:rFonts w:ascii="Arial" w:hAnsi="Arial" w:cs="Arial"/>
          <w:color w:val="000000" w:themeColor="text1"/>
          <w:w w:val="95"/>
        </w:rPr>
        <w:t xml:space="preserve"> were measured in healthy leaves, and </w:t>
      </w:r>
      <w:r w:rsidR="00DE0511">
        <w:rPr>
          <w:rFonts w:ascii="Arial" w:hAnsi="Arial" w:cs="Arial"/>
          <w:color w:val="000000" w:themeColor="text1"/>
          <w:w w:val="95"/>
        </w:rPr>
        <w:t>the metabolites</w:t>
      </w:r>
      <w:r w:rsidR="00DE0511" w:rsidRPr="001421E2">
        <w:rPr>
          <w:rFonts w:ascii="Arial" w:hAnsi="Arial" w:cs="Arial"/>
          <w:color w:val="000000" w:themeColor="text1"/>
          <w:w w:val="95"/>
        </w:rPr>
        <w:t xml:space="preserve"> </w:t>
      </w:r>
      <w:r w:rsidRPr="001421E2">
        <w:rPr>
          <w:rFonts w:ascii="Arial" w:hAnsi="Arial" w:cs="Arial"/>
          <w:color w:val="000000" w:themeColor="text1"/>
          <w:w w:val="95"/>
        </w:rPr>
        <w:t>decreased during disease devel</w:t>
      </w:r>
      <w:r w:rsidRPr="001421E2">
        <w:rPr>
          <w:rFonts w:ascii="Arial" w:hAnsi="Arial" w:cs="Arial"/>
          <w:color w:val="000000" w:themeColor="text1"/>
          <w:spacing w:val="-2"/>
        </w:rPr>
        <w:t>opment.</w:t>
      </w:r>
      <w:r w:rsidRPr="001421E2">
        <w:rPr>
          <w:rFonts w:ascii="Arial" w:hAnsi="Arial" w:cs="Arial"/>
          <w:color w:val="000000" w:themeColor="text1"/>
          <w:spacing w:val="17"/>
        </w:rPr>
        <w:t xml:space="preserve"> </w:t>
      </w:r>
      <w:r w:rsidRPr="001421E2">
        <w:rPr>
          <w:rFonts w:ascii="Arial" w:hAnsi="Arial" w:cs="Arial"/>
          <w:color w:val="000000" w:themeColor="text1"/>
          <w:spacing w:val="-2"/>
        </w:rPr>
        <w:t xml:space="preserve">It is notable that </w:t>
      </w:r>
      <w:r w:rsidR="00DE0511">
        <w:rPr>
          <w:rFonts w:ascii="Arial" w:hAnsi="Arial" w:cs="Arial"/>
          <w:color w:val="000000" w:themeColor="text1"/>
          <w:spacing w:val="-2"/>
        </w:rPr>
        <w:t xml:space="preserve">leaves with </w:t>
      </w:r>
      <w:r w:rsidRPr="001421E2">
        <w:rPr>
          <w:rFonts w:ascii="Arial" w:hAnsi="Arial" w:cs="Arial"/>
          <w:color w:val="000000" w:themeColor="text1"/>
          <w:spacing w:val="-2"/>
        </w:rPr>
        <w:t xml:space="preserve">young and mid-age CLS symptoms </w:t>
      </w:r>
      <w:r w:rsidR="00DE0511">
        <w:rPr>
          <w:rFonts w:ascii="Arial" w:hAnsi="Arial" w:cs="Arial"/>
          <w:color w:val="000000" w:themeColor="text1"/>
          <w:spacing w:val="-2"/>
        </w:rPr>
        <w:t>had only minor</w:t>
      </w:r>
      <w:r w:rsidR="00DE0511" w:rsidRPr="00DE0511">
        <w:rPr>
          <w:rFonts w:ascii="Arial" w:hAnsi="Arial" w:cs="Arial"/>
          <w:color w:val="000000" w:themeColor="text1"/>
          <w:spacing w:val="-2"/>
        </w:rPr>
        <w:t xml:space="preserve"> </w:t>
      </w:r>
      <w:r w:rsidR="00DE0511">
        <w:rPr>
          <w:rFonts w:ascii="Arial" w:hAnsi="Arial" w:cs="Arial"/>
          <w:color w:val="000000" w:themeColor="text1"/>
          <w:spacing w:val="-2"/>
        </w:rPr>
        <w:t xml:space="preserve">differences in </w:t>
      </w:r>
      <w:r w:rsidR="00DE0511" w:rsidRPr="00DE0511">
        <w:rPr>
          <w:rFonts w:ascii="Arial" w:hAnsi="Arial" w:cs="Arial"/>
          <w:color w:val="000000" w:themeColor="text1"/>
          <w:spacing w:val="-2"/>
        </w:rPr>
        <w:t>spectral reflectance and metabolite</w:t>
      </w:r>
      <w:del w:id="323" w:author="Bock, Clive" w:date="2022-06-20T13:44:00Z">
        <w:r w:rsidR="00DE0511" w:rsidRPr="00DE0511" w:rsidDel="006C3419">
          <w:rPr>
            <w:rFonts w:ascii="Arial" w:hAnsi="Arial" w:cs="Arial"/>
            <w:color w:val="000000" w:themeColor="text1"/>
            <w:spacing w:val="-2"/>
          </w:rPr>
          <w:delText>s</w:delText>
        </w:r>
      </w:del>
      <w:r w:rsidR="00DE0511" w:rsidRPr="00DE0511">
        <w:rPr>
          <w:rFonts w:ascii="Arial" w:hAnsi="Arial" w:cs="Arial"/>
          <w:color w:val="000000" w:themeColor="text1"/>
          <w:spacing w:val="-2"/>
        </w:rPr>
        <w:t xml:space="preserve"> </w:t>
      </w:r>
      <w:r w:rsidR="00DE0511">
        <w:rPr>
          <w:rFonts w:ascii="Arial" w:hAnsi="Arial" w:cs="Arial"/>
          <w:color w:val="000000" w:themeColor="text1"/>
          <w:spacing w:val="-2"/>
        </w:rPr>
        <w:t>content</w:t>
      </w:r>
      <w:r w:rsidRPr="001421E2">
        <w:rPr>
          <w:rFonts w:ascii="Arial" w:hAnsi="Arial" w:cs="Arial"/>
          <w:color w:val="000000" w:themeColor="text1"/>
        </w:rPr>
        <w:t>.</w:t>
      </w:r>
      <w:r w:rsidRPr="001421E2">
        <w:rPr>
          <w:rFonts w:ascii="Arial" w:hAnsi="Arial" w:cs="Arial"/>
          <w:color w:val="000000" w:themeColor="text1"/>
          <w:spacing w:val="4"/>
        </w:rPr>
        <w:t xml:space="preserve"> </w:t>
      </w:r>
      <w:r w:rsidRPr="001421E2">
        <w:rPr>
          <w:rFonts w:ascii="Arial" w:hAnsi="Arial" w:cs="Arial"/>
          <w:color w:val="000000" w:themeColor="text1"/>
        </w:rPr>
        <w:t>The substantial</w:t>
      </w:r>
      <w:r w:rsidRPr="001421E2">
        <w:rPr>
          <w:rFonts w:ascii="Arial" w:hAnsi="Arial" w:cs="Arial"/>
          <w:color w:val="000000" w:themeColor="text1"/>
          <w:spacing w:val="1"/>
        </w:rPr>
        <w:t xml:space="preserve"> </w:t>
      </w:r>
      <w:r w:rsidRPr="001421E2">
        <w:rPr>
          <w:rFonts w:ascii="Arial" w:hAnsi="Arial" w:cs="Arial"/>
          <w:color w:val="000000" w:themeColor="text1"/>
        </w:rPr>
        <w:t>decrease</w:t>
      </w:r>
      <w:r w:rsidRPr="001421E2">
        <w:rPr>
          <w:rFonts w:ascii="Arial" w:hAnsi="Arial" w:cs="Arial"/>
          <w:color w:val="000000" w:themeColor="text1"/>
          <w:spacing w:val="1"/>
        </w:rPr>
        <w:t xml:space="preserve"> </w:t>
      </w:r>
      <w:r w:rsidRPr="001421E2">
        <w:rPr>
          <w:rFonts w:ascii="Arial" w:hAnsi="Arial" w:cs="Arial"/>
          <w:color w:val="000000" w:themeColor="text1"/>
        </w:rPr>
        <w:t>in</w:t>
      </w:r>
      <w:r w:rsidRPr="001421E2">
        <w:rPr>
          <w:rFonts w:ascii="Arial" w:hAnsi="Arial" w:cs="Arial"/>
          <w:color w:val="000000" w:themeColor="text1"/>
          <w:spacing w:val="1"/>
        </w:rPr>
        <w:t xml:space="preserve"> </w:t>
      </w:r>
      <w:r w:rsidR="00292D01">
        <w:rPr>
          <w:rFonts w:ascii="Arial" w:hAnsi="Arial" w:cs="Arial"/>
          <w:color w:val="000000" w:themeColor="text1"/>
        </w:rPr>
        <w:t>metabolites</w:t>
      </w:r>
      <w:r w:rsidR="00292D01" w:rsidRPr="001421E2">
        <w:rPr>
          <w:rFonts w:ascii="Arial" w:hAnsi="Arial" w:cs="Arial"/>
          <w:color w:val="000000" w:themeColor="text1"/>
          <w:spacing w:val="1"/>
        </w:rPr>
        <w:t xml:space="preserve"> </w:t>
      </w:r>
      <w:r w:rsidRPr="001421E2">
        <w:rPr>
          <w:rFonts w:ascii="Arial" w:hAnsi="Arial" w:cs="Arial"/>
          <w:color w:val="000000" w:themeColor="text1"/>
        </w:rPr>
        <w:t>in</w:t>
      </w:r>
      <w:r w:rsidRPr="001421E2">
        <w:rPr>
          <w:rFonts w:ascii="Arial" w:hAnsi="Arial" w:cs="Arial"/>
          <w:color w:val="000000" w:themeColor="text1"/>
          <w:spacing w:val="1"/>
        </w:rPr>
        <w:t xml:space="preserve"> </w:t>
      </w:r>
      <w:r w:rsidR="00292D01">
        <w:rPr>
          <w:rFonts w:ascii="Arial" w:hAnsi="Arial" w:cs="Arial"/>
          <w:color w:val="000000" w:themeColor="text1"/>
          <w:spacing w:val="1"/>
        </w:rPr>
        <w:t xml:space="preserve">leaves with </w:t>
      </w:r>
      <w:r w:rsidRPr="001421E2">
        <w:rPr>
          <w:rFonts w:ascii="Arial" w:hAnsi="Arial" w:cs="Arial"/>
          <w:color w:val="000000" w:themeColor="text1"/>
        </w:rPr>
        <w:t>young</w:t>
      </w:r>
      <w:r w:rsidRPr="001421E2">
        <w:rPr>
          <w:rFonts w:ascii="Arial" w:hAnsi="Arial" w:cs="Arial"/>
          <w:color w:val="000000" w:themeColor="text1"/>
          <w:spacing w:val="1"/>
        </w:rPr>
        <w:t xml:space="preserve"> </w:t>
      </w:r>
      <w:r w:rsidRPr="001421E2">
        <w:rPr>
          <w:rFonts w:ascii="Arial" w:hAnsi="Arial" w:cs="Arial"/>
          <w:color w:val="000000" w:themeColor="text1"/>
        </w:rPr>
        <w:t>symptoms</w:t>
      </w:r>
      <w:r w:rsidRPr="001421E2">
        <w:rPr>
          <w:rFonts w:ascii="Arial" w:hAnsi="Arial" w:cs="Arial"/>
          <w:color w:val="000000" w:themeColor="text1"/>
          <w:spacing w:val="1"/>
        </w:rPr>
        <w:t xml:space="preserve"> </w:t>
      </w:r>
      <w:r w:rsidRPr="001421E2">
        <w:rPr>
          <w:rFonts w:ascii="Arial" w:hAnsi="Arial" w:cs="Arial"/>
          <w:color w:val="000000" w:themeColor="text1"/>
        </w:rPr>
        <w:t>of</w:t>
      </w:r>
      <w:r w:rsidRPr="001421E2">
        <w:rPr>
          <w:rFonts w:ascii="Arial" w:hAnsi="Arial" w:cs="Arial"/>
          <w:color w:val="000000" w:themeColor="text1"/>
          <w:spacing w:val="1"/>
        </w:rPr>
        <w:t xml:space="preserve"> </w:t>
      </w:r>
      <w:r w:rsidRPr="001421E2">
        <w:rPr>
          <w:rFonts w:ascii="Arial" w:hAnsi="Arial" w:cs="Arial"/>
          <w:color w:val="000000" w:themeColor="text1"/>
        </w:rPr>
        <w:t>BR</w:t>
      </w:r>
      <w:r w:rsidRPr="001421E2">
        <w:rPr>
          <w:rFonts w:ascii="Arial" w:hAnsi="Arial" w:cs="Arial"/>
          <w:color w:val="000000" w:themeColor="text1"/>
          <w:spacing w:val="1"/>
        </w:rPr>
        <w:t xml:space="preserve"> </w:t>
      </w:r>
      <w:r w:rsidRPr="001421E2">
        <w:rPr>
          <w:rFonts w:ascii="Arial" w:hAnsi="Arial" w:cs="Arial"/>
          <w:color w:val="000000" w:themeColor="text1"/>
        </w:rPr>
        <w:t>can</w:t>
      </w:r>
      <w:r w:rsidRPr="001421E2">
        <w:rPr>
          <w:rFonts w:ascii="Arial" w:hAnsi="Arial" w:cs="Arial"/>
          <w:color w:val="000000" w:themeColor="text1"/>
          <w:spacing w:val="2"/>
        </w:rPr>
        <w:t xml:space="preserve"> </w:t>
      </w:r>
      <w:r w:rsidRPr="001421E2">
        <w:rPr>
          <w:rFonts w:ascii="Arial" w:hAnsi="Arial" w:cs="Arial"/>
          <w:color w:val="000000" w:themeColor="text1"/>
        </w:rPr>
        <w:t>be</w:t>
      </w:r>
      <w:r w:rsidRPr="001421E2">
        <w:rPr>
          <w:rFonts w:ascii="Arial" w:hAnsi="Arial" w:cs="Arial"/>
          <w:color w:val="000000" w:themeColor="text1"/>
          <w:spacing w:val="1"/>
        </w:rPr>
        <w:t xml:space="preserve"> </w:t>
      </w:r>
      <w:r w:rsidRPr="001421E2">
        <w:rPr>
          <w:rFonts w:ascii="Arial" w:hAnsi="Arial" w:cs="Arial"/>
          <w:color w:val="000000" w:themeColor="text1"/>
        </w:rPr>
        <w:t>explained</w:t>
      </w:r>
      <w:r w:rsidRPr="001421E2">
        <w:rPr>
          <w:rFonts w:ascii="Arial" w:hAnsi="Arial" w:cs="Arial"/>
          <w:color w:val="000000" w:themeColor="text1"/>
          <w:spacing w:val="1"/>
        </w:rPr>
        <w:t xml:space="preserve"> </w:t>
      </w:r>
      <w:r w:rsidRPr="001421E2">
        <w:rPr>
          <w:rFonts w:ascii="Arial" w:hAnsi="Arial" w:cs="Arial"/>
          <w:color w:val="000000" w:themeColor="text1"/>
        </w:rPr>
        <w:t>by</w:t>
      </w:r>
      <w:r w:rsidRPr="001421E2">
        <w:rPr>
          <w:rFonts w:ascii="Arial" w:hAnsi="Arial" w:cs="Arial"/>
          <w:color w:val="000000" w:themeColor="text1"/>
          <w:spacing w:val="1"/>
        </w:rPr>
        <w:t xml:space="preserve"> </w:t>
      </w:r>
      <w:r w:rsidR="00292D01">
        <w:rPr>
          <w:rFonts w:ascii="Arial" w:hAnsi="Arial" w:cs="Arial"/>
          <w:color w:val="000000" w:themeColor="text1"/>
          <w:spacing w:val="1"/>
        </w:rPr>
        <w:t xml:space="preserve">the </w:t>
      </w:r>
      <w:r w:rsidRPr="001421E2">
        <w:rPr>
          <w:rFonts w:ascii="Arial" w:hAnsi="Arial" w:cs="Arial"/>
          <w:color w:val="000000" w:themeColor="text1"/>
        </w:rPr>
        <w:t>chloro</w:t>
      </w:r>
      <w:r w:rsidR="00292D01">
        <w:rPr>
          <w:rFonts w:ascii="Arial" w:hAnsi="Arial" w:cs="Arial"/>
          <w:color w:val="000000" w:themeColor="text1"/>
        </w:rPr>
        <w:t>sis</w:t>
      </w:r>
      <w:r w:rsidRPr="001421E2">
        <w:rPr>
          <w:rFonts w:ascii="Arial" w:hAnsi="Arial" w:cs="Arial"/>
          <w:color w:val="000000" w:themeColor="text1"/>
          <w:w w:val="95"/>
        </w:rPr>
        <w:t xml:space="preserve"> resulting from the development of spores under the epidermis.</w:t>
      </w:r>
      <w:r w:rsidRPr="001421E2">
        <w:rPr>
          <w:rFonts w:ascii="Arial" w:hAnsi="Arial" w:cs="Arial"/>
          <w:color w:val="000000" w:themeColor="text1"/>
          <w:spacing w:val="34"/>
        </w:rPr>
        <w:t xml:space="preserve"> </w:t>
      </w:r>
      <w:r w:rsidRPr="001421E2">
        <w:rPr>
          <w:rFonts w:ascii="Arial" w:hAnsi="Arial" w:cs="Arial"/>
          <w:color w:val="000000" w:themeColor="text1"/>
          <w:w w:val="95"/>
        </w:rPr>
        <w:t xml:space="preserve">In contrast, the increase in chlorophyll and carotenoids of </w:t>
      </w:r>
      <w:r w:rsidR="00292D01">
        <w:rPr>
          <w:rFonts w:ascii="Arial" w:hAnsi="Arial" w:cs="Arial"/>
          <w:color w:val="000000" w:themeColor="text1"/>
          <w:w w:val="95"/>
        </w:rPr>
        <w:t xml:space="preserve">leaves with </w:t>
      </w:r>
      <w:r w:rsidRPr="001421E2">
        <w:rPr>
          <w:rFonts w:ascii="Arial" w:hAnsi="Arial" w:cs="Arial"/>
          <w:color w:val="000000" w:themeColor="text1"/>
          <w:w w:val="95"/>
        </w:rPr>
        <w:t xml:space="preserve">mid-age and mature symptoms </w:t>
      </w:r>
      <w:r w:rsidR="00292D01">
        <w:rPr>
          <w:rFonts w:ascii="Arial" w:hAnsi="Arial" w:cs="Arial"/>
          <w:color w:val="000000" w:themeColor="text1"/>
          <w:w w:val="95"/>
        </w:rPr>
        <w:t xml:space="preserve">of BR </w:t>
      </w:r>
      <w:r w:rsidRPr="001421E2">
        <w:rPr>
          <w:rFonts w:ascii="Arial" w:hAnsi="Arial" w:cs="Arial"/>
          <w:color w:val="000000" w:themeColor="text1"/>
          <w:w w:val="95"/>
        </w:rPr>
        <w:t xml:space="preserve">might result from the dispersion of </w:t>
      </w:r>
      <w:proofErr w:type="spellStart"/>
      <w:r w:rsidRPr="001421E2">
        <w:rPr>
          <w:rFonts w:ascii="Arial" w:hAnsi="Arial" w:cs="Arial"/>
          <w:color w:val="000000" w:themeColor="text1"/>
          <w:w w:val="95"/>
        </w:rPr>
        <w:t>urediniospores</w:t>
      </w:r>
      <w:proofErr w:type="spellEnd"/>
      <w:r w:rsidRPr="001421E2">
        <w:rPr>
          <w:rFonts w:ascii="Arial" w:hAnsi="Arial" w:cs="Arial"/>
          <w:color w:val="000000" w:themeColor="text1"/>
          <w:w w:val="95"/>
        </w:rPr>
        <w:t xml:space="preserve"> (Y</w:t>
      </w:r>
      <w:hyperlink w:anchor="_bookmark80" w:history="1">
        <w:r w:rsidRPr="001421E2">
          <w:rPr>
            <w:rFonts w:ascii="Arial" w:hAnsi="Arial" w:cs="Arial"/>
            <w:color w:val="000000" w:themeColor="text1"/>
            <w:w w:val="95"/>
          </w:rPr>
          <w:t xml:space="preserve">ahya et al., </w:t>
        </w:r>
      </w:hyperlink>
      <w:hyperlink w:anchor="_bookmark80" w:history="1">
        <w:r w:rsidRPr="001421E2">
          <w:rPr>
            <w:rFonts w:ascii="Arial" w:hAnsi="Arial" w:cs="Arial"/>
            <w:color w:val="000000" w:themeColor="text1"/>
            <w:w w:val="95"/>
          </w:rPr>
          <w:t>2020).</w:t>
        </w:r>
      </w:hyperlink>
      <w:r w:rsidRPr="001421E2">
        <w:rPr>
          <w:rFonts w:ascii="Arial" w:hAnsi="Arial" w:cs="Arial"/>
          <w:color w:val="000000" w:themeColor="text1"/>
          <w:spacing w:val="34"/>
        </w:rPr>
        <w:t xml:space="preserve"> </w:t>
      </w:r>
      <w:r w:rsidRPr="001421E2">
        <w:rPr>
          <w:rFonts w:ascii="Arial" w:hAnsi="Arial" w:cs="Arial"/>
          <w:color w:val="000000" w:themeColor="text1"/>
          <w:w w:val="95"/>
        </w:rPr>
        <w:t xml:space="preserve">The decrease </w:t>
      </w:r>
      <w:r w:rsidR="00292D01">
        <w:rPr>
          <w:rFonts w:ascii="Arial" w:hAnsi="Arial" w:cs="Arial"/>
          <w:color w:val="000000" w:themeColor="text1"/>
          <w:w w:val="95"/>
        </w:rPr>
        <w:t>in</w:t>
      </w:r>
      <w:r w:rsidR="00292D01" w:rsidRPr="001421E2">
        <w:rPr>
          <w:rFonts w:ascii="Arial" w:hAnsi="Arial" w:cs="Arial"/>
          <w:color w:val="000000" w:themeColor="text1"/>
          <w:w w:val="95"/>
        </w:rPr>
        <w:t xml:space="preserve"> </w:t>
      </w:r>
      <w:r w:rsidRPr="001421E2">
        <w:rPr>
          <w:rFonts w:ascii="Arial" w:hAnsi="Arial" w:cs="Arial"/>
          <w:color w:val="000000" w:themeColor="text1"/>
          <w:w w:val="95"/>
        </w:rPr>
        <w:t>phenolic compound</w:t>
      </w:r>
      <w:r w:rsidR="00292D01">
        <w:rPr>
          <w:rFonts w:ascii="Arial" w:hAnsi="Arial" w:cs="Arial"/>
          <w:color w:val="000000" w:themeColor="text1"/>
          <w:w w:val="95"/>
        </w:rPr>
        <w:t xml:space="preserve"> content</w:t>
      </w:r>
      <w:r w:rsidRPr="001421E2">
        <w:rPr>
          <w:rFonts w:ascii="Arial" w:hAnsi="Arial" w:cs="Arial"/>
          <w:color w:val="000000" w:themeColor="text1"/>
          <w:w w:val="95"/>
        </w:rPr>
        <w:t>, to which the</w:t>
      </w:r>
      <w:r w:rsidRPr="001421E2">
        <w:rPr>
          <w:rFonts w:ascii="Arial" w:hAnsi="Arial" w:cs="Arial"/>
          <w:color w:val="000000" w:themeColor="text1"/>
          <w:spacing w:val="20"/>
        </w:rPr>
        <w:t xml:space="preserve"> </w:t>
      </w:r>
      <w:r w:rsidRPr="001421E2">
        <w:rPr>
          <w:rFonts w:ascii="Arial" w:hAnsi="Arial" w:cs="Arial"/>
          <w:color w:val="000000" w:themeColor="text1"/>
          <w:w w:val="95"/>
        </w:rPr>
        <w:t>flavonoids</w:t>
      </w:r>
      <w:r w:rsidRPr="001421E2">
        <w:rPr>
          <w:rFonts w:ascii="Arial" w:hAnsi="Arial" w:cs="Arial"/>
          <w:color w:val="000000" w:themeColor="text1"/>
          <w:spacing w:val="21"/>
        </w:rPr>
        <w:t xml:space="preserve"> </w:t>
      </w:r>
      <w:r w:rsidRPr="001421E2">
        <w:rPr>
          <w:rFonts w:ascii="Arial" w:hAnsi="Arial" w:cs="Arial"/>
          <w:color w:val="000000" w:themeColor="text1"/>
          <w:w w:val="95"/>
        </w:rPr>
        <w:t>belong,</w:t>
      </w:r>
      <w:r w:rsidRPr="001421E2">
        <w:rPr>
          <w:rFonts w:ascii="Arial" w:hAnsi="Arial" w:cs="Arial"/>
          <w:color w:val="000000" w:themeColor="text1"/>
          <w:spacing w:val="23"/>
        </w:rPr>
        <w:t xml:space="preserve"> </w:t>
      </w:r>
      <w:r w:rsidRPr="001421E2">
        <w:rPr>
          <w:rFonts w:ascii="Arial" w:hAnsi="Arial" w:cs="Arial"/>
          <w:color w:val="000000" w:themeColor="text1"/>
          <w:w w:val="95"/>
        </w:rPr>
        <w:t>has</w:t>
      </w:r>
      <w:r w:rsidRPr="001421E2">
        <w:rPr>
          <w:rFonts w:ascii="Arial" w:hAnsi="Arial" w:cs="Arial"/>
          <w:color w:val="000000" w:themeColor="text1"/>
          <w:spacing w:val="20"/>
        </w:rPr>
        <w:t xml:space="preserve"> </w:t>
      </w:r>
      <w:r w:rsidRPr="001421E2">
        <w:rPr>
          <w:rFonts w:ascii="Arial" w:hAnsi="Arial" w:cs="Arial"/>
          <w:color w:val="000000" w:themeColor="text1"/>
          <w:w w:val="95"/>
        </w:rPr>
        <w:t>been</w:t>
      </w:r>
      <w:r w:rsidRPr="001421E2">
        <w:rPr>
          <w:rFonts w:ascii="Arial" w:hAnsi="Arial" w:cs="Arial"/>
          <w:color w:val="000000" w:themeColor="text1"/>
          <w:spacing w:val="21"/>
        </w:rPr>
        <w:t xml:space="preserve"> </w:t>
      </w:r>
      <w:r w:rsidRPr="001421E2">
        <w:rPr>
          <w:rFonts w:ascii="Arial" w:hAnsi="Arial" w:cs="Arial"/>
          <w:color w:val="000000" w:themeColor="text1"/>
          <w:w w:val="95"/>
        </w:rPr>
        <w:t>reported</w:t>
      </w:r>
      <w:r w:rsidRPr="001421E2">
        <w:rPr>
          <w:rFonts w:ascii="Arial" w:hAnsi="Arial" w:cs="Arial"/>
          <w:color w:val="000000" w:themeColor="text1"/>
          <w:spacing w:val="21"/>
        </w:rPr>
        <w:t xml:space="preserve"> </w:t>
      </w:r>
      <w:r w:rsidR="00292D01">
        <w:rPr>
          <w:rFonts w:ascii="Arial" w:hAnsi="Arial" w:cs="Arial"/>
          <w:color w:val="000000" w:themeColor="text1"/>
          <w:spacing w:val="21"/>
        </w:rPr>
        <w:t xml:space="preserve">as </w:t>
      </w:r>
      <w:r w:rsidRPr="001421E2">
        <w:rPr>
          <w:rFonts w:ascii="Arial" w:hAnsi="Arial" w:cs="Arial"/>
          <w:color w:val="000000" w:themeColor="text1"/>
          <w:w w:val="95"/>
        </w:rPr>
        <w:t>due</w:t>
      </w:r>
      <w:r w:rsidRPr="001421E2">
        <w:rPr>
          <w:rFonts w:ascii="Arial" w:hAnsi="Arial" w:cs="Arial"/>
          <w:color w:val="000000" w:themeColor="text1"/>
          <w:spacing w:val="20"/>
        </w:rPr>
        <w:t xml:space="preserve"> </w:t>
      </w:r>
      <w:r w:rsidRPr="001421E2">
        <w:rPr>
          <w:rFonts w:ascii="Arial" w:hAnsi="Arial" w:cs="Arial"/>
          <w:color w:val="000000" w:themeColor="text1"/>
          <w:w w:val="95"/>
        </w:rPr>
        <w:t xml:space="preserve">to </w:t>
      </w:r>
      <w:r w:rsidRPr="001421E2">
        <w:rPr>
          <w:rFonts w:ascii="Arial" w:hAnsi="Arial" w:cs="Arial"/>
          <w:color w:val="000000" w:themeColor="text1"/>
        </w:rPr>
        <w:t>a</w:t>
      </w:r>
      <w:r w:rsidRPr="001421E2">
        <w:rPr>
          <w:rFonts w:ascii="Arial" w:hAnsi="Arial" w:cs="Arial"/>
          <w:color w:val="000000" w:themeColor="text1"/>
          <w:spacing w:val="-3"/>
        </w:rPr>
        <w:t xml:space="preserve"> </w:t>
      </w:r>
      <w:r w:rsidRPr="001421E2">
        <w:rPr>
          <w:rFonts w:ascii="Arial" w:hAnsi="Arial" w:cs="Arial"/>
          <w:color w:val="000000" w:themeColor="text1"/>
        </w:rPr>
        <w:t>high</w:t>
      </w:r>
      <w:r w:rsidRPr="001421E2">
        <w:rPr>
          <w:rFonts w:ascii="Arial" w:hAnsi="Arial" w:cs="Arial"/>
          <w:color w:val="000000" w:themeColor="text1"/>
          <w:spacing w:val="-3"/>
        </w:rPr>
        <w:t xml:space="preserve"> </w:t>
      </w:r>
      <w:r w:rsidRPr="001421E2">
        <w:rPr>
          <w:rFonts w:ascii="Arial" w:hAnsi="Arial" w:cs="Arial"/>
          <w:color w:val="000000" w:themeColor="text1"/>
        </w:rPr>
        <w:t>increase</w:t>
      </w:r>
      <w:r w:rsidRPr="001421E2">
        <w:rPr>
          <w:rFonts w:ascii="Arial" w:hAnsi="Arial" w:cs="Arial"/>
          <w:color w:val="000000" w:themeColor="text1"/>
          <w:spacing w:val="-3"/>
        </w:rPr>
        <w:t xml:space="preserve"> </w:t>
      </w:r>
      <w:r w:rsidRPr="001421E2">
        <w:rPr>
          <w:rFonts w:ascii="Arial" w:hAnsi="Arial" w:cs="Arial"/>
          <w:color w:val="000000" w:themeColor="text1"/>
        </w:rPr>
        <w:t>in</w:t>
      </w:r>
      <w:r w:rsidRPr="001421E2">
        <w:rPr>
          <w:rFonts w:ascii="Arial" w:hAnsi="Arial" w:cs="Arial"/>
          <w:color w:val="000000" w:themeColor="text1"/>
          <w:spacing w:val="-3"/>
        </w:rPr>
        <w:t xml:space="preserve"> </w:t>
      </w:r>
      <w:r w:rsidRPr="001421E2">
        <w:rPr>
          <w:rFonts w:ascii="Arial" w:hAnsi="Arial" w:cs="Arial"/>
          <w:color w:val="000000" w:themeColor="text1"/>
        </w:rPr>
        <w:t>lignin</w:t>
      </w:r>
      <w:r w:rsidRPr="001421E2">
        <w:rPr>
          <w:rFonts w:ascii="Arial" w:hAnsi="Arial" w:cs="Arial"/>
          <w:color w:val="000000" w:themeColor="text1"/>
          <w:spacing w:val="-3"/>
        </w:rPr>
        <w:t xml:space="preserve"> </w:t>
      </w:r>
      <w:r w:rsidRPr="001421E2">
        <w:rPr>
          <w:rFonts w:ascii="Arial" w:hAnsi="Arial" w:cs="Arial"/>
          <w:color w:val="000000" w:themeColor="text1"/>
        </w:rPr>
        <w:t>biosynthesis</w:t>
      </w:r>
      <w:r w:rsidRPr="001421E2">
        <w:rPr>
          <w:rFonts w:ascii="Arial" w:hAnsi="Arial" w:cs="Arial"/>
          <w:color w:val="000000" w:themeColor="text1"/>
          <w:spacing w:val="-3"/>
        </w:rPr>
        <w:t xml:space="preserve"> </w:t>
      </w:r>
      <w:r w:rsidR="00292D01">
        <w:rPr>
          <w:rFonts w:ascii="Arial" w:hAnsi="Arial" w:cs="Arial"/>
          <w:color w:val="000000" w:themeColor="text1"/>
          <w:spacing w:val="-3"/>
        </w:rPr>
        <w:t xml:space="preserve">due to a resistance response </w:t>
      </w:r>
      <w:hyperlink w:anchor="_bookmark9" w:history="1">
        <w:r w:rsidRPr="001421E2">
          <w:rPr>
            <w:rFonts w:ascii="Arial" w:hAnsi="Arial" w:cs="Arial"/>
            <w:color w:val="000000" w:themeColor="text1"/>
          </w:rPr>
          <w:t>(</w:t>
        </w:r>
      </w:hyperlink>
      <w:del w:id="324" w:author="Bock, Clive" w:date="2022-06-20T13:45:00Z">
        <w:r w:rsidR="00896203" w:rsidRPr="001421E2" w:rsidDel="006C3419">
          <w:rPr>
            <w:color w:val="000000" w:themeColor="text1"/>
          </w:rPr>
          <w:delText xml:space="preserve"> </w:delText>
        </w:r>
      </w:del>
      <w:hyperlink w:anchor="_bookmark41" w:history="1">
        <w:r w:rsidRPr="001421E2">
          <w:rPr>
            <w:rFonts w:ascii="Arial" w:hAnsi="Arial" w:cs="Arial"/>
            <w:color w:val="000000" w:themeColor="text1"/>
          </w:rPr>
          <w:t>Mahatma</w:t>
        </w:r>
        <w:r w:rsidRPr="001421E2">
          <w:rPr>
            <w:rFonts w:ascii="Arial" w:hAnsi="Arial" w:cs="Arial"/>
            <w:color w:val="000000" w:themeColor="text1"/>
            <w:spacing w:val="-3"/>
          </w:rPr>
          <w:t xml:space="preserve"> </w:t>
        </w:r>
        <w:r w:rsidRPr="001421E2">
          <w:rPr>
            <w:rFonts w:ascii="Arial" w:hAnsi="Arial" w:cs="Arial"/>
            <w:color w:val="000000" w:themeColor="text1"/>
          </w:rPr>
          <w:t>et</w:t>
        </w:r>
        <w:r w:rsidRPr="001421E2">
          <w:rPr>
            <w:rFonts w:ascii="Arial" w:hAnsi="Arial" w:cs="Arial"/>
            <w:color w:val="000000" w:themeColor="text1"/>
            <w:spacing w:val="-3"/>
          </w:rPr>
          <w:t xml:space="preserve"> </w:t>
        </w:r>
        <w:r w:rsidRPr="001421E2">
          <w:rPr>
            <w:rFonts w:ascii="Arial" w:hAnsi="Arial" w:cs="Arial"/>
            <w:color w:val="000000" w:themeColor="text1"/>
          </w:rPr>
          <w:t>al.,</w:t>
        </w:r>
        <w:r w:rsidRPr="001421E2">
          <w:rPr>
            <w:rFonts w:ascii="Arial" w:hAnsi="Arial" w:cs="Arial"/>
            <w:color w:val="000000" w:themeColor="text1"/>
            <w:spacing w:val="-3"/>
          </w:rPr>
          <w:t xml:space="preserve"> </w:t>
        </w:r>
      </w:hyperlink>
      <w:hyperlink w:anchor="_bookmark41" w:history="1">
        <w:r w:rsidRPr="001421E2">
          <w:rPr>
            <w:rFonts w:ascii="Arial" w:hAnsi="Arial" w:cs="Arial"/>
            <w:color w:val="000000" w:themeColor="text1"/>
          </w:rPr>
          <w:t>2011;</w:t>
        </w:r>
      </w:hyperlink>
      <w:r w:rsidRPr="001421E2">
        <w:rPr>
          <w:rFonts w:ascii="Arial" w:hAnsi="Arial" w:cs="Arial"/>
          <w:color w:val="000000" w:themeColor="text1"/>
        </w:rPr>
        <w:t xml:space="preserve"> </w:t>
      </w:r>
      <w:hyperlink w:anchor="_bookmark59" w:history="1">
        <w:r w:rsidRPr="001421E2">
          <w:rPr>
            <w:rFonts w:ascii="Arial" w:hAnsi="Arial" w:cs="Arial"/>
            <w:color w:val="000000" w:themeColor="text1"/>
            <w:spacing w:val="-2"/>
          </w:rPr>
          <w:t>Pollock</w:t>
        </w:r>
        <w:r w:rsidRPr="001421E2">
          <w:rPr>
            <w:rFonts w:ascii="Arial" w:hAnsi="Arial" w:cs="Arial"/>
            <w:color w:val="000000" w:themeColor="text1"/>
            <w:spacing w:val="-5"/>
          </w:rPr>
          <w:t xml:space="preserve"> </w:t>
        </w:r>
        <w:r w:rsidRPr="001421E2">
          <w:rPr>
            <w:rFonts w:ascii="Arial" w:hAnsi="Arial" w:cs="Arial"/>
            <w:color w:val="000000" w:themeColor="text1"/>
            <w:spacing w:val="-2"/>
          </w:rPr>
          <w:t>and</w:t>
        </w:r>
        <w:r w:rsidRPr="001421E2">
          <w:rPr>
            <w:rFonts w:ascii="Arial" w:hAnsi="Arial" w:cs="Arial"/>
            <w:color w:val="000000" w:themeColor="text1"/>
            <w:spacing w:val="-4"/>
          </w:rPr>
          <w:t xml:space="preserve"> </w:t>
        </w:r>
        <w:r w:rsidRPr="001421E2">
          <w:rPr>
            <w:rFonts w:ascii="Arial" w:hAnsi="Arial" w:cs="Arial"/>
            <w:color w:val="000000" w:themeColor="text1"/>
            <w:spacing w:val="-2"/>
          </w:rPr>
          <w:t>Drysdale</w:t>
        </w:r>
      </w:hyperlink>
      <w:r w:rsidRPr="001421E2">
        <w:rPr>
          <w:rFonts w:ascii="Arial" w:hAnsi="Arial" w:cs="Arial"/>
          <w:color w:val="000000" w:themeColor="text1"/>
          <w:spacing w:val="-2"/>
        </w:rPr>
        <w:t>,</w:t>
      </w:r>
      <w:r w:rsidRPr="001421E2">
        <w:rPr>
          <w:rFonts w:ascii="Arial" w:hAnsi="Arial" w:cs="Arial"/>
          <w:color w:val="000000" w:themeColor="text1"/>
          <w:spacing w:val="-4"/>
        </w:rPr>
        <w:t xml:space="preserve"> </w:t>
      </w:r>
      <w:hyperlink w:anchor="_bookmark59" w:history="1">
        <w:r w:rsidRPr="001421E2">
          <w:rPr>
            <w:rFonts w:ascii="Arial" w:hAnsi="Arial" w:cs="Arial"/>
            <w:color w:val="000000" w:themeColor="text1"/>
            <w:spacing w:val="-2"/>
          </w:rPr>
          <w:t>1976).</w:t>
        </w:r>
      </w:hyperlink>
      <w:r w:rsidRPr="001421E2">
        <w:rPr>
          <w:rFonts w:ascii="Arial" w:hAnsi="Arial" w:cs="Arial"/>
          <w:color w:val="000000" w:themeColor="text1"/>
          <w:spacing w:val="16"/>
        </w:rPr>
        <w:t xml:space="preserve"> </w:t>
      </w:r>
      <w:r w:rsidRPr="001421E2">
        <w:rPr>
          <w:rFonts w:ascii="Arial" w:hAnsi="Arial" w:cs="Arial"/>
          <w:color w:val="000000" w:themeColor="text1"/>
          <w:spacing w:val="-2"/>
        </w:rPr>
        <w:t>Although</w:t>
      </w:r>
      <w:r w:rsidRPr="001421E2">
        <w:rPr>
          <w:rFonts w:ascii="Arial" w:hAnsi="Arial" w:cs="Arial"/>
          <w:color w:val="000000" w:themeColor="text1"/>
          <w:spacing w:val="-5"/>
        </w:rPr>
        <w:t xml:space="preserve"> </w:t>
      </w:r>
      <w:r w:rsidRPr="001421E2">
        <w:rPr>
          <w:rFonts w:ascii="Arial" w:hAnsi="Arial" w:cs="Arial"/>
          <w:color w:val="000000" w:themeColor="text1"/>
          <w:spacing w:val="-2"/>
        </w:rPr>
        <w:t>susceptible</w:t>
      </w:r>
      <w:r w:rsidRPr="001421E2">
        <w:rPr>
          <w:rFonts w:ascii="Arial" w:hAnsi="Arial" w:cs="Arial"/>
          <w:color w:val="000000" w:themeColor="text1"/>
          <w:spacing w:val="-5"/>
        </w:rPr>
        <w:t xml:space="preserve"> </w:t>
      </w:r>
      <w:r w:rsidRPr="001421E2">
        <w:rPr>
          <w:rFonts w:ascii="Arial" w:hAnsi="Arial" w:cs="Arial"/>
          <w:color w:val="000000" w:themeColor="text1"/>
          <w:spacing w:val="-2"/>
        </w:rPr>
        <w:t>cultivars</w:t>
      </w:r>
      <w:r w:rsidRPr="001421E2">
        <w:rPr>
          <w:rFonts w:ascii="Arial" w:hAnsi="Arial" w:cs="Arial"/>
          <w:color w:val="000000" w:themeColor="text1"/>
          <w:spacing w:val="-4"/>
        </w:rPr>
        <w:t xml:space="preserve"> </w:t>
      </w:r>
      <w:r w:rsidRPr="001421E2">
        <w:rPr>
          <w:rFonts w:ascii="Arial" w:hAnsi="Arial" w:cs="Arial"/>
          <w:color w:val="000000" w:themeColor="text1"/>
          <w:spacing w:val="-2"/>
        </w:rPr>
        <w:t>of</w:t>
      </w:r>
      <w:r w:rsidRPr="001421E2">
        <w:rPr>
          <w:rFonts w:ascii="Arial" w:hAnsi="Arial" w:cs="Arial"/>
          <w:color w:val="000000" w:themeColor="text1"/>
          <w:spacing w:val="-4"/>
        </w:rPr>
        <w:t xml:space="preserve"> </w:t>
      </w:r>
      <w:r w:rsidRPr="001421E2">
        <w:rPr>
          <w:rFonts w:ascii="Arial" w:hAnsi="Arial" w:cs="Arial"/>
          <w:color w:val="000000" w:themeColor="text1"/>
          <w:spacing w:val="-2"/>
        </w:rPr>
        <w:t>sugar</w:t>
      </w:r>
      <w:r w:rsidRPr="001421E2">
        <w:rPr>
          <w:rFonts w:ascii="Arial" w:hAnsi="Arial" w:cs="Arial"/>
          <w:color w:val="000000" w:themeColor="text1"/>
          <w:spacing w:val="-4"/>
        </w:rPr>
        <w:t xml:space="preserve"> </w:t>
      </w:r>
      <w:r w:rsidRPr="001421E2">
        <w:rPr>
          <w:rFonts w:ascii="Arial" w:hAnsi="Arial" w:cs="Arial"/>
          <w:color w:val="000000" w:themeColor="text1"/>
          <w:spacing w:val="-2"/>
        </w:rPr>
        <w:t>beet</w:t>
      </w:r>
      <w:r w:rsidRPr="001421E2">
        <w:rPr>
          <w:rFonts w:ascii="Arial" w:hAnsi="Arial" w:cs="Arial"/>
          <w:color w:val="000000" w:themeColor="text1"/>
          <w:spacing w:val="-5"/>
        </w:rPr>
        <w:t xml:space="preserve"> </w:t>
      </w:r>
      <w:r w:rsidRPr="001421E2">
        <w:rPr>
          <w:rFonts w:ascii="Arial" w:hAnsi="Arial" w:cs="Arial"/>
          <w:color w:val="000000" w:themeColor="text1"/>
          <w:spacing w:val="-2"/>
        </w:rPr>
        <w:t>were</w:t>
      </w:r>
      <w:r w:rsidRPr="001421E2">
        <w:rPr>
          <w:rFonts w:ascii="Arial" w:hAnsi="Arial" w:cs="Arial"/>
          <w:color w:val="000000" w:themeColor="text1"/>
          <w:spacing w:val="-5"/>
        </w:rPr>
        <w:t xml:space="preserve"> </w:t>
      </w:r>
      <w:r w:rsidRPr="001421E2">
        <w:rPr>
          <w:rFonts w:ascii="Arial" w:hAnsi="Arial" w:cs="Arial"/>
          <w:color w:val="000000" w:themeColor="text1"/>
          <w:spacing w:val="-2"/>
        </w:rPr>
        <w:t>used</w:t>
      </w:r>
      <w:r w:rsidRPr="001421E2">
        <w:rPr>
          <w:rFonts w:ascii="Arial" w:hAnsi="Arial" w:cs="Arial"/>
          <w:color w:val="000000" w:themeColor="text1"/>
          <w:spacing w:val="-4"/>
        </w:rPr>
        <w:t xml:space="preserve"> </w:t>
      </w:r>
      <w:r w:rsidRPr="001421E2">
        <w:rPr>
          <w:rFonts w:ascii="Arial" w:hAnsi="Arial" w:cs="Arial"/>
          <w:color w:val="000000" w:themeColor="text1"/>
          <w:spacing w:val="-2"/>
        </w:rPr>
        <w:t>in</w:t>
      </w:r>
      <w:r w:rsidRPr="001421E2">
        <w:rPr>
          <w:rFonts w:ascii="Arial" w:hAnsi="Arial" w:cs="Arial"/>
          <w:color w:val="000000" w:themeColor="text1"/>
          <w:spacing w:val="-5"/>
        </w:rPr>
        <w:t xml:space="preserve"> </w:t>
      </w:r>
      <w:r w:rsidRPr="001421E2">
        <w:rPr>
          <w:rFonts w:ascii="Arial" w:hAnsi="Arial" w:cs="Arial"/>
          <w:color w:val="000000" w:themeColor="text1"/>
          <w:spacing w:val="-2"/>
        </w:rPr>
        <w:t>th</w:t>
      </w:r>
      <w:r w:rsidR="00292D01">
        <w:rPr>
          <w:rFonts w:ascii="Arial" w:hAnsi="Arial" w:cs="Arial"/>
          <w:color w:val="000000" w:themeColor="text1"/>
          <w:spacing w:val="-2"/>
        </w:rPr>
        <w:t xml:space="preserve">e current </w:t>
      </w:r>
      <w:r w:rsidRPr="001421E2">
        <w:rPr>
          <w:rFonts w:ascii="Arial" w:hAnsi="Arial" w:cs="Arial"/>
          <w:color w:val="000000" w:themeColor="text1"/>
          <w:w w:val="95"/>
        </w:rPr>
        <w:t>study,</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decrease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flavonoids</w:t>
      </w:r>
      <w:r w:rsidRPr="001421E2">
        <w:rPr>
          <w:rFonts w:ascii="Arial" w:hAnsi="Arial" w:cs="Arial"/>
          <w:color w:val="000000" w:themeColor="text1"/>
          <w:spacing w:val="-4"/>
          <w:w w:val="95"/>
        </w:rPr>
        <w:t xml:space="preserve"> </w:t>
      </w:r>
      <w:r w:rsidR="00C3500F">
        <w:rPr>
          <w:rFonts w:ascii="Arial" w:hAnsi="Arial" w:cs="Arial"/>
          <w:color w:val="000000" w:themeColor="text1"/>
          <w:spacing w:val="-4"/>
          <w:w w:val="95"/>
        </w:rPr>
        <w:t xml:space="preserve">in leaves with young BR symptoms </w:t>
      </w:r>
      <w:r w:rsidR="00292D01">
        <w:rPr>
          <w:rFonts w:ascii="Arial" w:hAnsi="Arial" w:cs="Arial"/>
          <w:color w:val="000000" w:themeColor="text1"/>
          <w:w w:val="95"/>
        </w:rPr>
        <w:t>may</w:t>
      </w:r>
      <w:r w:rsidR="00292D01" w:rsidRPr="001421E2">
        <w:rPr>
          <w:rFonts w:ascii="Arial" w:hAnsi="Arial" w:cs="Arial"/>
          <w:color w:val="000000" w:themeColor="text1"/>
          <w:spacing w:val="-4"/>
          <w:w w:val="95"/>
        </w:rPr>
        <w:t xml:space="preserve"> </w:t>
      </w:r>
      <w:r w:rsidRPr="001421E2">
        <w:rPr>
          <w:rFonts w:ascii="Arial" w:hAnsi="Arial" w:cs="Arial"/>
          <w:color w:val="000000" w:themeColor="text1"/>
          <w:w w:val="95"/>
        </w:rPr>
        <w:t>be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related</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to</w:t>
      </w:r>
      <w:r w:rsidRPr="001421E2">
        <w:rPr>
          <w:rFonts w:ascii="Arial" w:hAnsi="Arial" w:cs="Arial"/>
          <w:color w:val="000000" w:themeColor="text1"/>
          <w:spacing w:val="-4"/>
          <w:w w:val="95"/>
        </w:rPr>
        <w:t xml:space="preserve"> </w:t>
      </w:r>
      <w:r w:rsidR="00292D01">
        <w:rPr>
          <w:rFonts w:ascii="Arial" w:hAnsi="Arial" w:cs="Arial"/>
          <w:color w:val="000000" w:themeColor="text1"/>
          <w:w w:val="95"/>
        </w:rPr>
        <w:t>a</w:t>
      </w:r>
      <w:r w:rsidR="00292D01" w:rsidRPr="001421E2">
        <w:rPr>
          <w:rFonts w:ascii="Arial" w:hAnsi="Arial" w:cs="Arial"/>
          <w:color w:val="000000" w:themeColor="text1"/>
          <w:spacing w:val="-5"/>
          <w:w w:val="95"/>
        </w:rPr>
        <w:t xml:space="preserve"> </w:t>
      </w:r>
      <w:r w:rsidRPr="001421E2">
        <w:rPr>
          <w:rFonts w:ascii="Arial" w:hAnsi="Arial" w:cs="Arial"/>
          <w:color w:val="000000" w:themeColor="text1"/>
          <w:w w:val="95"/>
        </w:rPr>
        <w:t>resistance</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reaction</w:t>
      </w:r>
      <w:r w:rsidRPr="001421E2">
        <w:rPr>
          <w:rFonts w:ascii="Arial" w:hAnsi="Arial" w:cs="Arial"/>
          <w:color w:val="000000" w:themeColor="text1"/>
          <w:spacing w:val="-5"/>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4"/>
          <w:w w:val="95"/>
        </w:rPr>
        <w:t xml:space="preserve"> </w:t>
      </w:r>
      <w:r w:rsidRPr="001421E2">
        <w:rPr>
          <w:rFonts w:ascii="Arial" w:hAnsi="Arial" w:cs="Arial"/>
          <w:color w:val="000000" w:themeColor="text1"/>
          <w:w w:val="95"/>
        </w:rPr>
        <w:t xml:space="preserve">the </w:t>
      </w:r>
      <w:r w:rsidRPr="001421E2">
        <w:rPr>
          <w:rFonts w:ascii="Arial" w:hAnsi="Arial" w:cs="Arial"/>
          <w:color w:val="000000" w:themeColor="text1"/>
          <w:spacing w:val="-2"/>
        </w:rPr>
        <w:t>plant</w:t>
      </w:r>
      <w:r w:rsidR="00C3500F">
        <w:rPr>
          <w:rFonts w:ascii="Arial" w:hAnsi="Arial" w:cs="Arial"/>
          <w:color w:val="000000" w:themeColor="text1"/>
          <w:spacing w:val="-2"/>
        </w:rPr>
        <w:t xml:space="preserve"> at the beginning of infection</w:t>
      </w:r>
      <w:r w:rsidRPr="001421E2">
        <w:rPr>
          <w:rFonts w:ascii="Arial" w:hAnsi="Arial" w:cs="Arial"/>
          <w:color w:val="000000" w:themeColor="text1"/>
          <w:spacing w:val="-2"/>
        </w:rPr>
        <w:t>.</w:t>
      </w:r>
      <w:r w:rsidRPr="001421E2">
        <w:rPr>
          <w:rFonts w:ascii="Arial" w:hAnsi="Arial" w:cs="Arial"/>
          <w:color w:val="000000" w:themeColor="text1"/>
          <w:spacing w:val="9"/>
        </w:rPr>
        <w:t xml:space="preserve"> </w:t>
      </w:r>
      <w:r w:rsidR="000E07B1">
        <w:rPr>
          <w:rFonts w:ascii="Arial" w:hAnsi="Arial" w:cs="Arial"/>
          <w:color w:val="000000" w:themeColor="text1"/>
          <w:spacing w:val="-2"/>
        </w:rPr>
        <w:t>However</w:t>
      </w:r>
      <w:r w:rsidRPr="001421E2">
        <w:rPr>
          <w:rFonts w:ascii="Arial" w:hAnsi="Arial" w:cs="Arial"/>
          <w:color w:val="000000" w:themeColor="text1"/>
          <w:spacing w:val="-2"/>
        </w:rPr>
        <w:t>,</w:t>
      </w:r>
      <w:r w:rsidRPr="001421E2">
        <w:rPr>
          <w:rFonts w:ascii="Arial" w:hAnsi="Arial" w:cs="Arial"/>
          <w:color w:val="000000" w:themeColor="text1"/>
          <w:spacing w:val="-9"/>
        </w:rPr>
        <w:t xml:space="preserve"> </w:t>
      </w:r>
      <w:r w:rsidR="00D27D49">
        <w:rPr>
          <w:rFonts w:ascii="Arial" w:hAnsi="Arial" w:cs="Arial"/>
          <w:color w:val="000000" w:themeColor="text1"/>
          <w:spacing w:val="-9"/>
        </w:rPr>
        <w:t xml:space="preserve">as the </w:t>
      </w:r>
      <w:del w:id="325" w:author="Bock, Clive" w:date="2022-06-20T13:47:00Z">
        <w:r w:rsidR="00D27D49" w:rsidDel="006C3419">
          <w:rPr>
            <w:rFonts w:ascii="Arial" w:hAnsi="Arial" w:cs="Arial"/>
            <w:color w:val="000000" w:themeColor="text1"/>
            <w:spacing w:val="-9"/>
          </w:rPr>
          <w:delText xml:space="preserve">infection </w:delText>
        </w:r>
      </w:del>
      <w:ins w:id="326" w:author="Bock, Clive" w:date="2022-06-20T13:47:00Z">
        <w:r w:rsidR="006C3419">
          <w:rPr>
            <w:rFonts w:ascii="Arial" w:hAnsi="Arial" w:cs="Arial"/>
            <w:color w:val="000000" w:themeColor="text1"/>
            <w:spacing w:val="-9"/>
          </w:rPr>
          <w:t xml:space="preserve">symptoms </w:t>
        </w:r>
      </w:ins>
      <w:r w:rsidR="00D27D49">
        <w:rPr>
          <w:rFonts w:ascii="Arial" w:hAnsi="Arial" w:cs="Arial"/>
          <w:color w:val="000000" w:themeColor="text1"/>
          <w:spacing w:val="-9"/>
        </w:rPr>
        <w:t>progress</w:t>
      </w:r>
      <w:del w:id="327" w:author="Bock, Clive" w:date="2022-06-20T13:47:00Z">
        <w:r w:rsidR="00D27D49" w:rsidDel="006C3419">
          <w:rPr>
            <w:rFonts w:ascii="Arial" w:hAnsi="Arial" w:cs="Arial"/>
            <w:color w:val="000000" w:themeColor="text1"/>
            <w:spacing w:val="-9"/>
          </w:rPr>
          <w:delText xml:space="preserve">es </w:delText>
        </w:r>
      </w:del>
      <w:del w:id="328" w:author="Bock, Clive" w:date="2022-06-20T13:46:00Z">
        <w:r w:rsidRPr="001421E2" w:rsidDel="006C3419">
          <w:rPr>
            <w:rFonts w:ascii="Arial" w:hAnsi="Arial" w:cs="Arial"/>
            <w:color w:val="000000" w:themeColor="text1"/>
            <w:spacing w:val="-2"/>
          </w:rPr>
          <w:delText>BR</w:delText>
        </w:r>
      </w:del>
      <w:r w:rsidRPr="001421E2">
        <w:rPr>
          <w:rFonts w:ascii="Arial" w:hAnsi="Arial" w:cs="Arial"/>
          <w:color w:val="000000" w:themeColor="text1"/>
          <w:spacing w:val="-9"/>
        </w:rPr>
        <w:t xml:space="preserve"> </w:t>
      </w:r>
      <w:ins w:id="329" w:author="Bock, Clive" w:date="2022-06-20T13:47:00Z">
        <w:r w:rsidR="006C3419">
          <w:rPr>
            <w:rFonts w:ascii="Arial" w:hAnsi="Arial" w:cs="Arial"/>
            <w:color w:val="000000" w:themeColor="text1"/>
            <w:spacing w:val="-9"/>
          </w:rPr>
          <w:t xml:space="preserve">BR </w:t>
        </w:r>
      </w:ins>
      <w:r w:rsidRPr="001421E2">
        <w:rPr>
          <w:rFonts w:ascii="Arial" w:hAnsi="Arial" w:cs="Arial"/>
          <w:color w:val="000000" w:themeColor="text1"/>
          <w:spacing w:val="-2"/>
        </w:rPr>
        <w:t>leads</w:t>
      </w:r>
      <w:r w:rsidRPr="001421E2">
        <w:rPr>
          <w:rFonts w:ascii="Arial" w:hAnsi="Arial" w:cs="Arial"/>
          <w:color w:val="000000" w:themeColor="text1"/>
          <w:spacing w:val="-9"/>
        </w:rPr>
        <w:t xml:space="preserve"> </w:t>
      </w:r>
      <w:r w:rsidRPr="001421E2">
        <w:rPr>
          <w:rFonts w:ascii="Arial" w:hAnsi="Arial" w:cs="Arial"/>
          <w:color w:val="000000" w:themeColor="text1"/>
          <w:spacing w:val="-2"/>
        </w:rPr>
        <w:t>to</w:t>
      </w:r>
      <w:r w:rsidRPr="001421E2">
        <w:rPr>
          <w:rFonts w:ascii="Arial" w:hAnsi="Arial" w:cs="Arial"/>
          <w:color w:val="000000" w:themeColor="text1"/>
          <w:spacing w:val="-10"/>
        </w:rPr>
        <w:t xml:space="preserve"> </w:t>
      </w:r>
      <w:r w:rsidRPr="001421E2">
        <w:rPr>
          <w:rFonts w:ascii="Arial" w:hAnsi="Arial" w:cs="Arial"/>
          <w:color w:val="000000" w:themeColor="text1"/>
          <w:spacing w:val="-2"/>
        </w:rPr>
        <w:t>an</w:t>
      </w:r>
      <w:r w:rsidRPr="001421E2">
        <w:rPr>
          <w:rFonts w:ascii="Arial" w:hAnsi="Arial" w:cs="Arial"/>
          <w:color w:val="000000" w:themeColor="text1"/>
          <w:spacing w:val="-9"/>
        </w:rPr>
        <w:t xml:space="preserve"> </w:t>
      </w:r>
      <w:r w:rsidRPr="001421E2">
        <w:rPr>
          <w:rFonts w:ascii="Arial" w:hAnsi="Arial" w:cs="Arial"/>
          <w:color w:val="000000" w:themeColor="text1"/>
          <w:spacing w:val="-2"/>
        </w:rPr>
        <w:t>increase</w:t>
      </w:r>
      <w:r w:rsidRPr="001421E2">
        <w:rPr>
          <w:rFonts w:ascii="Arial" w:hAnsi="Arial" w:cs="Arial"/>
          <w:color w:val="000000" w:themeColor="text1"/>
          <w:spacing w:val="-9"/>
        </w:rPr>
        <w:t xml:space="preserve"> </w:t>
      </w:r>
      <w:r w:rsidRPr="001421E2">
        <w:rPr>
          <w:rFonts w:ascii="Arial" w:hAnsi="Arial" w:cs="Arial"/>
          <w:color w:val="000000" w:themeColor="text1"/>
          <w:spacing w:val="-2"/>
        </w:rPr>
        <w:t>in</w:t>
      </w:r>
      <w:r w:rsidRPr="001421E2">
        <w:rPr>
          <w:rFonts w:ascii="Arial" w:hAnsi="Arial" w:cs="Arial"/>
          <w:color w:val="000000" w:themeColor="text1"/>
          <w:spacing w:val="-9"/>
        </w:rPr>
        <w:t xml:space="preserve"> </w:t>
      </w:r>
      <w:r w:rsidRPr="001421E2">
        <w:rPr>
          <w:rFonts w:ascii="Arial" w:hAnsi="Arial" w:cs="Arial"/>
          <w:color w:val="000000" w:themeColor="text1"/>
          <w:spacing w:val="-2"/>
        </w:rPr>
        <w:t>flavonoid</w:t>
      </w:r>
      <w:r w:rsidRPr="001421E2">
        <w:rPr>
          <w:rFonts w:ascii="Arial" w:hAnsi="Arial" w:cs="Arial"/>
          <w:color w:val="000000" w:themeColor="text1"/>
          <w:spacing w:val="-9"/>
        </w:rPr>
        <w:t xml:space="preserve"> </w:t>
      </w:r>
      <w:r w:rsidR="00292D01">
        <w:rPr>
          <w:rFonts w:ascii="Arial" w:hAnsi="Arial" w:cs="Arial"/>
          <w:color w:val="000000" w:themeColor="text1"/>
          <w:spacing w:val="-9"/>
        </w:rPr>
        <w:t xml:space="preserve">content </w:t>
      </w:r>
      <w:r w:rsidR="00292D01">
        <w:rPr>
          <w:rFonts w:ascii="Arial" w:hAnsi="Arial" w:cs="Arial"/>
          <w:color w:val="000000" w:themeColor="text1"/>
          <w:spacing w:val="-2"/>
        </w:rPr>
        <w:t xml:space="preserve">in leaves with </w:t>
      </w:r>
      <w:r w:rsidRPr="001421E2">
        <w:rPr>
          <w:rFonts w:ascii="Arial" w:hAnsi="Arial" w:cs="Arial"/>
          <w:color w:val="000000" w:themeColor="text1"/>
          <w:spacing w:val="-2"/>
        </w:rPr>
        <w:t>young</w:t>
      </w:r>
      <w:r w:rsidRPr="001421E2">
        <w:rPr>
          <w:rFonts w:ascii="Arial" w:hAnsi="Arial" w:cs="Arial"/>
          <w:color w:val="000000" w:themeColor="text1"/>
          <w:spacing w:val="-9"/>
        </w:rPr>
        <w:t xml:space="preserve"> </w:t>
      </w:r>
      <w:r w:rsidRPr="001421E2">
        <w:rPr>
          <w:rFonts w:ascii="Arial" w:hAnsi="Arial" w:cs="Arial"/>
          <w:color w:val="000000" w:themeColor="text1"/>
          <w:spacing w:val="-2"/>
        </w:rPr>
        <w:t>to</w:t>
      </w:r>
      <w:r w:rsidRPr="001421E2">
        <w:rPr>
          <w:rFonts w:ascii="Arial" w:hAnsi="Arial" w:cs="Arial"/>
          <w:color w:val="000000" w:themeColor="text1"/>
          <w:spacing w:val="-9"/>
        </w:rPr>
        <w:t xml:space="preserve"> </w:t>
      </w:r>
      <w:r w:rsidRPr="001421E2">
        <w:rPr>
          <w:rFonts w:ascii="Arial" w:hAnsi="Arial" w:cs="Arial"/>
          <w:color w:val="000000" w:themeColor="text1"/>
          <w:spacing w:val="-2"/>
        </w:rPr>
        <w:t>mature</w:t>
      </w:r>
      <w:r w:rsidRPr="001421E2">
        <w:rPr>
          <w:rFonts w:ascii="Arial" w:hAnsi="Arial" w:cs="Arial"/>
          <w:color w:val="000000" w:themeColor="text1"/>
          <w:spacing w:val="-9"/>
        </w:rPr>
        <w:t xml:space="preserve"> </w:t>
      </w:r>
      <w:r w:rsidRPr="001421E2">
        <w:rPr>
          <w:rFonts w:ascii="Arial" w:hAnsi="Arial" w:cs="Arial"/>
          <w:color w:val="000000" w:themeColor="text1"/>
          <w:spacing w:val="-2"/>
        </w:rPr>
        <w:t>symptoms,</w:t>
      </w:r>
      <w:r w:rsidR="00292D01">
        <w:rPr>
          <w:rFonts w:ascii="Arial" w:hAnsi="Arial" w:cs="Arial"/>
          <w:color w:val="000000" w:themeColor="text1"/>
          <w:w w:val="95"/>
        </w:rPr>
        <w:t xml:space="preserve"> as described </w:t>
      </w:r>
      <w:r w:rsidRPr="001421E2">
        <w:rPr>
          <w:rFonts w:ascii="Arial" w:hAnsi="Arial" w:cs="Arial"/>
          <w:color w:val="000000" w:themeColor="text1"/>
          <w:w w:val="95"/>
        </w:rPr>
        <w:t>previous</w:t>
      </w:r>
      <w:r w:rsidR="00292D01">
        <w:rPr>
          <w:rFonts w:ascii="Arial" w:hAnsi="Arial" w:cs="Arial"/>
          <w:color w:val="000000" w:themeColor="text1"/>
          <w:w w:val="95"/>
        </w:rPr>
        <w:t>ly w</w:t>
      </w:r>
      <w:ins w:id="330" w:author="Bock, Clive" w:date="2022-06-20T13:47:00Z">
        <w:r w:rsidR="006C3419">
          <w:rPr>
            <w:rFonts w:ascii="Arial" w:hAnsi="Arial" w:cs="Arial"/>
            <w:color w:val="000000" w:themeColor="text1"/>
            <w:w w:val="95"/>
          </w:rPr>
          <w:t>ith</w:t>
        </w:r>
      </w:ins>
      <w:del w:id="331" w:author="Bock, Clive" w:date="2022-06-20T13:47:00Z">
        <w:r w:rsidR="00292D01" w:rsidDel="006C3419">
          <w:rPr>
            <w:rFonts w:ascii="Arial" w:hAnsi="Arial" w:cs="Arial"/>
            <w:color w:val="000000" w:themeColor="text1"/>
            <w:w w:val="95"/>
          </w:rPr>
          <w:delText>here</w:delText>
        </w:r>
      </w:del>
      <w:r w:rsidR="00292D01">
        <w:rPr>
          <w:rFonts w:ascii="Arial" w:hAnsi="Arial" w:cs="Arial"/>
          <w:color w:val="000000" w:themeColor="text1"/>
          <w:w w:val="95"/>
        </w:rPr>
        <w:t xml:space="preserve"> other pathogens </w:t>
      </w:r>
      <w:ins w:id="332" w:author="Bock, Clive" w:date="2022-06-20T13:47:00Z">
        <w:r w:rsidR="006C3419">
          <w:rPr>
            <w:rFonts w:ascii="Arial" w:hAnsi="Arial" w:cs="Arial"/>
            <w:color w:val="000000" w:themeColor="text1"/>
            <w:w w:val="95"/>
          </w:rPr>
          <w:t xml:space="preserve">that </w:t>
        </w:r>
      </w:ins>
      <w:r w:rsidR="00292D01">
        <w:rPr>
          <w:rFonts w:ascii="Arial" w:hAnsi="Arial" w:cs="Arial"/>
          <w:color w:val="000000" w:themeColor="text1"/>
          <w:w w:val="95"/>
        </w:rPr>
        <w:t xml:space="preserve">cause an increase in </w:t>
      </w:r>
      <w:r w:rsidRPr="001421E2">
        <w:rPr>
          <w:rFonts w:ascii="Arial" w:hAnsi="Arial" w:cs="Arial"/>
          <w:color w:val="000000" w:themeColor="text1"/>
          <w:w w:val="95"/>
        </w:rPr>
        <w:t>flavonoids,</w:t>
      </w:r>
      <w:r w:rsidRPr="001421E2">
        <w:rPr>
          <w:rFonts w:ascii="Arial" w:hAnsi="Arial" w:cs="Arial"/>
          <w:color w:val="000000" w:themeColor="text1"/>
          <w:spacing w:val="-9"/>
          <w:w w:val="95"/>
        </w:rPr>
        <w:t xml:space="preserve"> </w:t>
      </w:r>
      <w:r w:rsidR="00292D01">
        <w:rPr>
          <w:rFonts w:ascii="Arial" w:hAnsi="Arial" w:cs="Arial"/>
          <w:color w:val="000000" w:themeColor="text1"/>
          <w:spacing w:val="-9"/>
          <w:w w:val="95"/>
        </w:rPr>
        <w:t>and e</w:t>
      </w:r>
      <w:r w:rsidRPr="001421E2">
        <w:rPr>
          <w:rFonts w:ascii="Arial" w:hAnsi="Arial" w:cs="Arial"/>
          <w:color w:val="000000" w:themeColor="text1"/>
          <w:w w:val="95"/>
        </w:rPr>
        <w:t xml:space="preserve">specially </w:t>
      </w:r>
      <w:proofErr w:type="spellStart"/>
      <w:r w:rsidRPr="001421E2">
        <w:rPr>
          <w:rFonts w:ascii="Arial" w:hAnsi="Arial" w:cs="Arial"/>
          <w:color w:val="000000" w:themeColor="text1"/>
        </w:rPr>
        <w:t>flavonols</w:t>
      </w:r>
      <w:proofErr w:type="spellEnd"/>
      <w:r w:rsidRPr="001421E2">
        <w:rPr>
          <w:rFonts w:ascii="Arial" w:hAnsi="Arial" w:cs="Arial"/>
          <w:color w:val="000000" w:themeColor="text1"/>
          <w:spacing w:val="-2"/>
        </w:rPr>
        <w:t xml:space="preserve"> </w:t>
      </w:r>
      <w:r w:rsidRPr="001421E2">
        <w:rPr>
          <w:rFonts w:ascii="Arial" w:hAnsi="Arial" w:cs="Arial"/>
          <w:color w:val="000000" w:themeColor="text1"/>
        </w:rPr>
        <w:t>(</w:t>
      </w:r>
      <w:proofErr w:type="spellStart"/>
      <w:r w:rsidR="00AD2E22">
        <w:rPr>
          <w:rFonts w:ascii="Arial" w:hAnsi="Arial" w:cs="Arial"/>
          <w:color w:val="000000" w:themeColor="text1"/>
        </w:rPr>
        <w:t>Treutter</w:t>
      </w:r>
      <w:proofErr w:type="spellEnd"/>
      <w:r w:rsidR="00AD2E22">
        <w:rPr>
          <w:rFonts w:ascii="Arial" w:hAnsi="Arial" w:cs="Arial"/>
          <w:color w:val="000000" w:themeColor="text1"/>
        </w:rPr>
        <w:t xml:space="preserve"> 2006</w:t>
      </w:r>
      <w:r w:rsidRPr="001421E2">
        <w:rPr>
          <w:rFonts w:ascii="Arial" w:hAnsi="Arial" w:cs="Arial"/>
          <w:color w:val="000000" w:themeColor="text1"/>
        </w:rPr>
        <w:t>).</w:t>
      </w:r>
      <w:r w:rsidRPr="001421E2">
        <w:rPr>
          <w:rFonts w:ascii="Arial" w:hAnsi="Arial" w:cs="Arial"/>
          <w:color w:val="000000" w:themeColor="text1"/>
          <w:spacing w:val="35"/>
        </w:rPr>
        <w:t xml:space="preserve"> </w:t>
      </w:r>
      <w:r w:rsidR="00473D88">
        <w:rPr>
          <w:rFonts w:ascii="Arial" w:hAnsi="Arial" w:cs="Arial"/>
          <w:color w:val="000000" w:themeColor="text1"/>
          <w:spacing w:val="35"/>
        </w:rPr>
        <w:t>An increase in phenolics (</w:t>
      </w:r>
      <w:r w:rsidR="00473D88" w:rsidRPr="001421E2">
        <w:rPr>
          <w:rFonts w:ascii="Arial" w:hAnsi="Arial" w:cs="Arial"/>
          <w:color w:val="000000" w:themeColor="text1"/>
        </w:rPr>
        <w:t>especially</w:t>
      </w:r>
      <w:r w:rsidR="00473D88" w:rsidRPr="001421E2">
        <w:rPr>
          <w:rFonts w:ascii="Arial" w:hAnsi="Arial" w:cs="Arial"/>
          <w:color w:val="000000" w:themeColor="text1"/>
          <w:spacing w:val="-5"/>
        </w:rPr>
        <w:t xml:space="preserve"> </w:t>
      </w:r>
      <w:r w:rsidR="00473D88" w:rsidRPr="001421E2">
        <w:rPr>
          <w:rFonts w:ascii="Arial" w:hAnsi="Arial" w:cs="Arial"/>
          <w:color w:val="000000" w:themeColor="text1"/>
        </w:rPr>
        <w:t>the</w:t>
      </w:r>
      <w:r w:rsidR="00473D88" w:rsidRPr="001421E2">
        <w:rPr>
          <w:rFonts w:ascii="Arial" w:hAnsi="Arial" w:cs="Arial"/>
          <w:color w:val="000000" w:themeColor="text1"/>
          <w:spacing w:val="-5"/>
        </w:rPr>
        <w:t xml:space="preserve"> </w:t>
      </w:r>
      <w:proofErr w:type="spellStart"/>
      <w:r w:rsidR="00473D88" w:rsidRPr="001421E2">
        <w:rPr>
          <w:rFonts w:ascii="Arial" w:hAnsi="Arial" w:cs="Arial"/>
          <w:color w:val="000000" w:themeColor="text1"/>
        </w:rPr>
        <w:t>flavonols</w:t>
      </w:r>
      <w:proofErr w:type="spellEnd"/>
      <w:r w:rsidR="00473D88" w:rsidRPr="001421E2">
        <w:rPr>
          <w:rFonts w:ascii="Arial" w:hAnsi="Arial" w:cs="Arial"/>
          <w:color w:val="000000" w:themeColor="text1"/>
        </w:rPr>
        <w:t xml:space="preserve"> </w:t>
      </w:r>
      <w:r w:rsidR="00473D88" w:rsidRPr="001421E2">
        <w:rPr>
          <w:rFonts w:ascii="Arial" w:hAnsi="Arial" w:cs="Arial"/>
          <w:color w:val="000000" w:themeColor="text1"/>
          <w:spacing w:val="-2"/>
          <w:w w:val="95"/>
        </w:rPr>
        <w:t xml:space="preserve">quercetin-3-galactoside, quercetin-3-glucoside, kaempferol-3-galactoside and isorhamnetin-3- </w:t>
      </w:r>
      <w:r w:rsidR="00473D88" w:rsidRPr="001421E2">
        <w:rPr>
          <w:rFonts w:ascii="Arial" w:hAnsi="Arial" w:cs="Arial"/>
          <w:color w:val="000000" w:themeColor="text1"/>
        </w:rPr>
        <w:t>glucoside</w:t>
      </w:r>
      <w:r w:rsidR="00473D88" w:rsidRPr="001421E2">
        <w:rPr>
          <w:rFonts w:ascii="Arial" w:hAnsi="Arial" w:cs="Arial"/>
          <w:color w:val="000000" w:themeColor="text1"/>
          <w:spacing w:val="-7"/>
        </w:rPr>
        <w:t xml:space="preserve"> </w:t>
      </w:r>
      <w:r w:rsidR="00473D88">
        <w:rPr>
          <w:rFonts w:ascii="Arial" w:hAnsi="Arial" w:cs="Arial"/>
          <w:color w:val="000000" w:themeColor="text1"/>
          <w:spacing w:val="-7"/>
        </w:rPr>
        <w:t xml:space="preserve">which </w:t>
      </w:r>
      <w:r w:rsidR="00473D88" w:rsidRPr="001421E2">
        <w:rPr>
          <w:rFonts w:ascii="Arial" w:hAnsi="Arial" w:cs="Arial"/>
          <w:color w:val="000000" w:themeColor="text1"/>
        </w:rPr>
        <w:t>increased</w:t>
      </w:r>
      <w:r w:rsidR="00473D88" w:rsidRPr="001421E2">
        <w:rPr>
          <w:rFonts w:ascii="Arial" w:hAnsi="Arial" w:cs="Arial"/>
          <w:color w:val="000000" w:themeColor="text1"/>
          <w:spacing w:val="-7"/>
        </w:rPr>
        <w:t xml:space="preserve"> </w:t>
      </w:r>
      <w:r w:rsidR="00473D88" w:rsidRPr="001421E2">
        <w:rPr>
          <w:rFonts w:ascii="Arial" w:hAnsi="Arial" w:cs="Arial"/>
          <w:color w:val="000000" w:themeColor="text1"/>
        </w:rPr>
        <w:t>by</w:t>
      </w:r>
      <w:r w:rsidR="00473D88" w:rsidRPr="001421E2">
        <w:rPr>
          <w:rFonts w:ascii="Arial" w:hAnsi="Arial" w:cs="Arial"/>
          <w:color w:val="000000" w:themeColor="text1"/>
          <w:spacing w:val="-7"/>
        </w:rPr>
        <w:t xml:space="preserve"> </w:t>
      </w:r>
      <w:r w:rsidR="00473D88" w:rsidRPr="001421E2">
        <w:rPr>
          <w:rFonts w:ascii="Arial" w:hAnsi="Arial" w:cs="Arial"/>
          <w:color w:val="000000" w:themeColor="text1"/>
        </w:rPr>
        <w:t>95%</w:t>
      </w:r>
      <w:r w:rsidR="00473D88">
        <w:rPr>
          <w:rFonts w:ascii="Arial" w:hAnsi="Arial" w:cs="Arial"/>
          <w:color w:val="000000" w:themeColor="text1"/>
        </w:rPr>
        <w:t>)</w:t>
      </w:r>
      <w:r w:rsidR="00473D88">
        <w:rPr>
          <w:rFonts w:ascii="Arial" w:hAnsi="Arial" w:cs="Arial"/>
          <w:color w:val="000000" w:themeColor="text1"/>
          <w:spacing w:val="35"/>
        </w:rPr>
        <w:t xml:space="preserve"> was similarly reported for three days after infection of </w:t>
      </w:r>
      <w:r w:rsidRPr="001421E2">
        <w:rPr>
          <w:rFonts w:ascii="Arial" w:hAnsi="Arial" w:cs="Arial"/>
          <w:color w:val="000000" w:themeColor="text1"/>
          <w:w w:val="95"/>
        </w:rPr>
        <w:t>peaches</w:t>
      </w:r>
      <w:r w:rsidRPr="001421E2">
        <w:rPr>
          <w:rFonts w:ascii="Arial" w:hAnsi="Arial" w:cs="Arial"/>
          <w:color w:val="000000" w:themeColor="text1"/>
          <w:spacing w:val="-1"/>
          <w:w w:val="95"/>
        </w:rPr>
        <w:t xml:space="preserve"> </w:t>
      </w:r>
      <w:r w:rsidR="00473D88">
        <w:rPr>
          <w:rFonts w:ascii="Arial" w:hAnsi="Arial" w:cs="Arial"/>
          <w:color w:val="000000" w:themeColor="text1"/>
          <w:spacing w:val="-1"/>
          <w:w w:val="95"/>
        </w:rPr>
        <w:t xml:space="preserve">with </w:t>
      </w:r>
      <w:r w:rsidRPr="001421E2">
        <w:rPr>
          <w:rFonts w:ascii="Arial" w:hAnsi="Arial" w:cs="Arial"/>
          <w:i/>
          <w:color w:val="000000" w:themeColor="text1"/>
          <w:w w:val="95"/>
        </w:rPr>
        <w:t xml:space="preserve">M. </w:t>
      </w:r>
      <w:proofErr w:type="spellStart"/>
      <w:r w:rsidRPr="001421E2">
        <w:rPr>
          <w:rFonts w:ascii="Arial" w:hAnsi="Arial" w:cs="Arial"/>
          <w:i/>
          <w:color w:val="000000" w:themeColor="text1"/>
          <w:w w:val="95"/>
        </w:rPr>
        <w:t>fructicola</w:t>
      </w:r>
      <w:proofErr w:type="spellEnd"/>
      <w:r w:rsidR="00473D88">
        <w:rPr>
          <w:rFonts w:ascii="Arial" w:hAnsi="Arial" w:cs="Arial"/>
          <w:color w:val="000000" w:themeColor="text1"/>
          <w:w w:val="95"/>
        </w:rPr>
        <w:t xml:space="preserve"> </w:t>
      </w:r>
      <w:hyperlink w:anchor="_bookmark64" w:history="1">
        <w:r w:rsidRPr="001421E2">
          <w:rPr>
            <w:rFonts w:ascii="Arial" w:hAnsi="Arial" w:cs="Arial"/>
            <w:color w:val="000000" w:themeColor="text1"/>
          </w:rPr>
          <w:t>(</w:t>
        </w:r>
        <w:proofErr w:type="spellStart"/>
        <w:r w:rsidRPr="001421E2">
          <w:rPr>
            <w:rFonts w:ascii="Arial" w:hAnsi="Arial" w:cs="Arial"/>
            <w:color w:val="000000" w:themeColor="text1"/>
          </w:rPr>
          <w:t>Santin</w:t>
        </w:r>
        <w:proofErr w:type="spellEnd"/>
        <w:r w:rsidRPr="001421E2">
          <w:rPr>
            <w:rFonts w:ascii="Arial" w:hAnsi="Arial" w:cs="Arial"/>
            <w:color w:val="000000" w:themeColor="text1"/>
            <w:spacing w:val="-5"/>
          </w:rPr>
          <w:t xml:space="preserve"> </w:t>
        </w:r>
        <w:r w:rsidRPr="001421E2">
          <w:rPr>
            <w:rFonts w:ascii="Arial" w:hAnsi="Arial" w:cs="Arial"/>
            <w:color w:val="000000" w:themeColor="text1"/>
          </w:rPr>
          <w:t>et</w:t>
        </w:r>
        <w:r w:rsidRPr="001421E2">
          <w:rPr>
            <w:rFonts w:ascii="Arial" w:hAnsi="Arial" w:cs="Arial"/>
            <w:color w:val="000000" w:themeColor="text1"/>
            <w:spacing w:val="-5"/>
          </w:rPr>
          <w:t xml:space="preserve"> </w:t>
        </w:r>
        <w:r w:rsidRPr="001421E2">
          <w:rPr>
            <w:rFonts w:ascii="Arial" w:hAnsi="Arial" w:cs="Arial"/>
            <w:color w:val="000000" w:themeColor="text1"/>
          </w:rPr>
          <w:t>al.,</w:t>
        </w:r>
        <w:r w:rsidRPr="001421E2">
          <w:rPr>
            <w:rFonts w:ascii="Arial" w:hAnsi="Arial" w:cs="Arial"/>
            <w:color w:val="000000" w:themeColor="text1"/>
            <w:spacing w:val="-5"/>
          </w:rPr>
          <w:t xml:space="preserve"> </w:t>
        </w:r>
      </w:hyperlink>
      <w:hyperlink w:anchor="_bookmark64" w:history="1">
        <w:r w:rsidRPr="001421E2">
          <w:rPr>
            <w:rFonts w:ascii="Arial" w:hAnsi="Arial" w:cs="Arial"/>
            <w:color w:val="000000" w:themeColor="text1"/>
          </w:rPr>
          <w:t>2018)</w:t>
        </w:r>
        <w:r w:rsidR="00473D88">
          <w:rPr>
            <w:rFonts w:ascii="Arial" w:hAnsi="Arial" w:cs="Arial"/>
            <w:color w:val="000000" w:themeColor="text1"/>
          </w:rPr>
          <w:t xml:space="preserve">. </w:t>
        </w:r>
      </w:hyperlink>
      <w:r w:rsidRPr="001421E2">
        <w:rPr>
          <w:rFonts w:ascii="Arial" w:hAnsi="Arial" w:cs="Arial"/>
          <w:color w:val="000000" w:themeColor="text1"/>
          <w:w w:val="95"/>
        </w:rPr>
        <w:t xml:space="preserve">HPLC analysis in the </w:t>
      </w:r>
      <w:r w:rsidR="00473D88">
        <w:rPr>
          <w:rFonts w:ascii="Arial" w:hAnsi="Arial" w:cs="Arial"/>
          <w:color w:val="000000" w:themeColor="text1"/>
          <w:w w:val="95"/>
        </w:rPr>
        <w:t>current</w:t>
      </w:r>
      <w:r w:rsidR="00473D88" w:rsidRPr="001421E2">
        <w:rPr>
          <w:rFonts w:ascii="Arial" w:hAnsi="Arial" w:cs="Arial"/>
          <w:color w:val="000000" w:themeColor="text1"/>
          <w:w w:val="95"/>
        </w:rPr>
        <w:t xml:space="preserve"> </w:t>
      </w:r>
      <w:r w:rsidRPr="001421E2">
        <w:rPr>
          <w:rFonts w:ascii="Arial" w:hAnsi="Arial" w:cs="Arial"/>
          <w:color w:val="000000" w:themeColor="text1"/>
          <w:w w:val="95"/>
        </w:rPr>
        <w:t>study identified the flavonoid isorhamnetin-</w:t>
      </w:r>
      <w:proofErr w:type="spellStart"/>
      <w:r w:rsidRPr="001421E2">
        <w:rPr>
          <w:rFonts w:ascii="Arial" w:hAnsi="Arial" w:cs="Arial"/>
          <w:color w:val="000000" w:themeColor="text1"/>
          <w:w w:val="95"/>
        </w:rPr>
        <w:t>dihexoside</w:t>
      </w:r>
      <w:proofErr w:type="spellEnd"/>
      <w:r w:rsidRPr="001421E2">
        <w:rPr>
          <w:rFonts w:ascii="Arial" w:hAnsi="Arial" w:cs="Arial"/>
          <w:color w:val="000000" w:themeColor="text1"/>
          <w:w w:val="95"/>
        </w:rPr>
        <w:t xml:space="preserve">, previously </w:t>
      </w:r>
      <w:r w:rsidR="00473D88">
        <w:rPr>
          <w:rFonts w:ascii="Arial" w:hAnsi="Arial" w:cs="Arial"/>
          <w:color w:val="000000" w:themeColor="text1"/>
          <w:w w:val="95"/>
        </w:rPr>
        <w:t>described</w:t>
      </w:r>
      <w:r w:rsidR="00473D88" w:rsidRPr="001421E2">
        <w:rPr>
          <w:rFonts w:ascii="Arial" w:hAnsi="Arial" w:cs="Arial"/>
          <w:color w:val="000000" w:themeColor="text1"/>
          <w:w w:val="95"/>
        </w:rPr>
        <w:t xml:space="preserve"> </w:t>
      </w:r>
      <w:r w:rsidRPr="001421E2">
        <w:rPr>
          <w:rFonts w:ascii="Arial" w:hAnsi="Arial" w:cs="Arial"/>
          <w:color w:val="000000" w:themeColor="text1"/>
          <w:w w:val="95"/>
        </w:rPr>
        <w:t xml:space="preserve">in germinating rape seedlings </w:t>
      </w:r>
      <w:hyperlink w:anchor="_bookmark26" w:history="1">
        <w:r w:rsidRPr="001421E2">
          <w:rPr>
            <w:rFonts w:ascii="Arial" w:hAnsi="Arial" w:cs="Arial"/>
            <w:color w:val="000000" w:themeColor="text1"/>
            <w:w w:val="95"/>
          </w:rPr>
          <w:t xml:space="preserve">(Jiang et al., </w:t>
        </w:r>
      </w:hyperlink>
      <w:hyperlink w:anchor="_bookmark26" w:history="1">
        <w:r w:rsidRPr="001421E2">
          <w:rPr>
            <w:rFonts w:ascii="Arial" w:hAnsi="Arial" w:cs="Arial"/>
            <w:color w:val="000000" w:themeColor="text1"/>
            <w:w w:val="95"/>
          </w:rPr>
          <w:t>2013).</w:t>
        </w:r>
      </w:hyperlink>
      <w:r w:rsidRPr="001421E2">
        <w:rPr>
          <w:rFonts w:ascii="Arial" w:hAnsi="Arial" w:cs="Arial"/>
          <w:color w:val="000000" w:themeColor="text1"/>
          <w:spacing w:val="39"/>
        </w:rPr>
        <w:t xml:space="preserve"> </w:t>
      </w:r>
      <w:r w:rsidRPr="001421E2">
        <w:rPr>
          <w:rFonts w:ascii="Arial" w:hAnsi="Arial" w:cs="Arial"/>
          <w:color w:val="000000" w:themeColor="text1"/>
          <w:w w:val="95"/>
        </w:rPr>
        <w:t xml:space="preserve">Like </w:t>
      </w:r>
      <w:r w:rsidR="00473D88">
        <w:rPr>
          <w:rFonts w:ascii="Arial" w:hAnsi="Arial" w:cs="Arial"/>
          <w:color w:val="000000" w:themeColor="text1"/>
          <w:w w:val="95"/>
        </w:rPr>
        <w:t>other</w:t>
      </w:r>
      <w:r w:rsidR="00473D88" w:rsidRPr="001421E2">
        <w:rPr>
          <w:rFonts w:ascii="Arial" w:hAnsi="Arial" w:cs="Arial"/>
          <w:color w:val="000000" w:themeColor="text1"/>
          <w:w w:val="95"/>
        </w:rPr>
        <w:t xml:space="preserve"> </w:t>
      </w:r>
      <w:r w:rsidRPr="001421E2">
        <w:rPr>
          <w:rFonts w:ascii="Arial" w:hAnsi="Arial" w:cs="Arial"/>
          <w:color w:val="000000" w:themeColor="text1"/>
          <w:w w:val="95"/>
        </w:rPr>
        <w:t>phenols</w:t>
      </w:r>
      <w:r w:rsidRPr="001421E2">
        <w:rPr>
          <w:rFonts w:ascii="Arial" w:hAnsi="Arial" w:cs="Arial"/>
          <w:color w:val="000000" w:themeColor="text1"/>
        </w:rPr>
        <w:t>, isorhamnetin-</w:t>
      </w:r>
      <w:proofErr w:type="spellStart"/>
      <w:r w:rsidRPr="001421E2">
        <w:rPr>
          <w:rFonts w:ascii="Arial" w:hAnsi="Arial" w:cs="Arial"/>
          <w:color w:val="000000" w:themeColor="text1"/>
        </w:rPr>
        <w:t>dihexoside</w:t>
      </w:r>
      <w:proofErr w:type="spellEnd"/>
      <w:r w:rsidRPr="001421E2">
        <w:rPr>
          <w:rFonts w:ascii="Arial" w:hAnsi="Arial" w:cs="Arial"/>
          <w:color w:val="000000" w:themeColor="text1"/>
        </w:rPr>
        <w:t xml:space="preserve"> </w:t>
      </w:r>
      <w:r w:rsidR="00473D88">
        <w:rPr>
          <w:rFonts w:ascii="Arial" w:hAnsi="Arial" w:cs="Arial"/>
          <w:color w:val="000000" w:themeColor="text1"/>
        </w:rPr>
        <w:t xml:space="preserve">content </w:t>
      </w:r>
      <w:r w:rsidRPr="001421E2">
        <w:rPr>
          <w:rFonts w:ascii="Arial" w:hAnsi="Arial" w:cs="Arial"/>
          <w:color w:val="000000" w:themeColor="text1"/>
        </w:rPr>
        <w:t>showed a sharp dec</w:t>
      </w:r>
      <w:r w:rsidR="00473D88">
        <w:rPr>
          <w:rFonts w:ascii="Arial" w:hAnsi="Arial" w:cs="Arial"/>
          <w:color w:val="000000" w:themeColor="text1"/>
        </w:rPr>
        <w:t>line</w:t>
      </w:r>
      <w:r w:rsidRPr="001421E2">
        <w:rPr>
          <w:rFonts w:ascii="Arial" w:hAnsi="Arial" w:cs="Arial"/>
          <w:color w:val="000000" w:themeColor="text1"/>
        </w:rPr>
        <w:t xml:space="preserve"> at the onset of infection, followed</w:t>
      </w:r>
      <w:r w:rsidRPr="001421E2">
        <w:rPr>
          <w:rFonts w:ascii="Arial" w:hAnsi="Arial" w:cs="Arial"/>
          <w:color w:val="000000" w:themeColor="text1"/>
          <w:spacing w:val="-14"/>
        </w:rPr>
        <w:t xml:space="preserve"> </w:t>
      </w:r>
      <w:r w:rsidRPr="001421E2">
        <w:rPr>
          <w:rFonts w:ascii="Arial" w:hAnsi="Arial" w:cs="Arial"/>
          <w:color w:val="000000" w:themeColor="text1"/>
        </w:rPr>
        <w:t>by</w:t>
      </w:r>
      <w:r w:rsidRPr="001421E2">
        <w:rPr>
          <w:rFonts w:ascii="Arial" w:hAnsi="Arial" w:cs="Arial"/>
          <w:color w:val="000000" w:themeColor="text1"/>
          <w:spacing w:val="-14"/>
        </w:rPr>
        <w:t xml:space="preserve"> </w:t>
      </w:r>
      <w:r w:rsidRPr="001421E2">
        <w:rPr>
          <w:rFonts w:ascii="Arial" w:hAnsi="Arial" w:cs="Arial"/>
          <w:color w:val="000000" w:themeColor="text1"/>
        </w:rPr>
        <w:t>an</w:t>
      </w:r>
      <w:r w:rsidRPr="001421E2">
        <w:rPr>
          <w:rFonts w:ascii="Arial" w:hAnsi="Arial" w:cs="Arial"/>
          <w:color w:val="000000" w:themeColor="text1"/>
          <w:spacing w:val="-13"/>
        </w:rPr>
        <w:t xml:space="preserve"> </w:t>
      </w:r>
      <w:r w:rsidRPr="001421E2">
        <w:rPr>
          <w:rFonts w:ascii="Arial" w:hAnsi="Arial" w:cs="Arial"/>
          <w:color w:val="000000" w:themeColor="text1"/>
        </w:rPr>
        <w:t>increase</w:t>
      </w:r>
      <w:r w:rsidRPr="001421E2">
        <w:rPr>
          <w:rFonts w:ascii="Arial" w:hAnsi="Arial" w:cs="Arial"/>
          <w:color w:val="000000" w:themeColor="text1"/>
          <w:spacing w:val="-13"/>
        </w:rPr>
        <w:t xml:space="preserve"> </w:t>
      </w:r>
      <w:r w:rsidRPr="001421E2">
        <w:rPr>
          <w:rFonts w:ascii="Arial" w:hAnsi="Arial" w:cs="Arial"/>
          <w:color w:val="000000" w:themeColor="text1"/>
        </w:rPr>
        <w:t>in</w:t>
      </w:r>
      <w:r w:rsidRPr="001421E2">
        <w:rPr>
          <w:rFonts w:ascii="Arial" w:hAnsi="Arial" w:cs="Arial"/>
          <w:color w:val="000000" w:themeColor="text1"/>
          <w:spacing w:val="-14"/>
        </w:rPr>
        <w:t xml:space="preserve"> </w:t>
      </w:r>
      <w:r w:rsidR="00473D88">
        <w:rPr>
          <w:rFonts w:ascii="Arial" w:hAnsi="Arial" w:cs="Arial"/>
          <w:color w:val="000000" w:themeColor="text1"/>
          <w:spacing w:val="-14"/>
        </w:rPr>
        <w:t xml:space="preserve">leaves with </w:t>
      </w:r>
      <w:r w:rsidRPr="001421E2">
        <w:rPr>
          <w:rFonts w:ascii="Arial" w:hAnsi="Arial" w:cs="Arial"/>
          <w:color w:val="000000" w:themeColor="text1"/>
        </w:rPr>
        <w:t>mid-age</w:t>
      </w:r>
      <w:r w:rsidRPr="001421E2">
        <w:rPr>
          <w:rFonts w:ascii="Arial" w:hAnsi="Arial" w:cs="Arial"/>
          <w:color w:val="000000" w:themeColor="text1"/>
          <w:spacing w:val="-13"/>
        </w:rPr>
        <w:t xml:space="preserve"> </w:t>
      </w:r>
      <w:r w:rsidRPr="001421E2">
        <w:rPr>
          <w:rFonts w:ascii="Arial" w:hAnsi="Arial" w:cs="Arial"/>
          <w:color w:val="000000" w:themeColor="text1"/>
        </w:rPr>
        <w:t>symptoms.</w:t>
      </w:r>
      <w:r w:rsidRPr="001421E2">
        <w:rPr>
          <w:rFonts w:ascii="Arial" w:hAnsi="Arial" w:cs="Arial"/>
          <w:color w:val="000000" w:themeColor="text1"/>
          <w:spacing w:val="17"/>
        </w:rPr>
        <w:t xml:space="preserve"> </w:t>
      </w:r>
      <w:r w:rsidRPr="001421E2">
        <w:rPr>
          <w:rFonts w:ascii="Arial" w:hAnsi="Arial" w:cs="Arial"/>
          <w:color w:val="000000" w:themeColor="text1"/>
        </w:rPr>
        <w:t>Secondary</w:t>
      </w:r>
      <w:r w:rsidRPr="001421E2">
        <w:rPr>
          <w:rFonts w:ascii="Arial" w:hAnsi="Arial" w:cs="Arial"/>
          <w:color w:val="000000" w:themeColor="text1"/>
          <w:spacing w:val="-13"/>
        </w:rPr>
        <w:t xml:space="preserve"> </w:t>
      </w:r>
      <w:r w:rsidRPr="001421E2">
        <w:rPr>
          <w:rFonts w:ascii="Arial" w:hAnsi="Arial" w:cs="Arial"/>
          <w:color w:val="000000" w:themeColor="text1"/>
        </w:rPr>
        <w:t>plant</w:t>
      </w:r>
      <w:r w:rsidRPr="001421E2">
        <w:rPr>
          <w:rFonts w:ascii="Arial" w:hAnsi="Arial" w:cs="Arial"/>
          <w:color w:val="000000" w:themeColor="text1"/>
          <w:spacing w:val="-14"/>
        </w:rPr>
        <w:t xml:space="preserve"> </w:t>
      </w:r>
      <w:r w:rsidRPr="001421E2">
        <w:rPr>
          <w:rFonts w:ascii="Arial" w:hAnsi="Arial" w:cs="Arial"/>
          <w:color w:val="000000" w:themeColor="text1"/>
        </w:rPr>
        <w:t>metabolites,</w:t>
      </w:r>
      <w:r w:rsidRPr="001421E2">
        <w:rPr>
          <w:rFonts w:ascii="Arial" w:hAnsi="Arial" w:cs="Arial"/>
          <w:color w:val="000000" w:themeColor="text1"/>
          <w:spacing w:val="-11"/>
        </w:rPr>
        <w:t xml:space="preserve"> </w:t>
      </w:r>
      <w:r w:rsidRPr="001421E2">
        <w:rPr>
          <w:rFonts w:ascii="Arial" w:hAnsi="Arial" w:cs="Arial"/>
          <w:color w:val="000000" w:themeColor="text1"/>
        </w:rPr>
        <w:t>for</w:t>
      </w:r>
      <w:r w:rsidRPr="001421E2">
        <w:rPr>
          <w:rFonts w:ascii="Arial" w:hAnsi="Arial" w:cs="Arial"/>
          <w:color w:val="000000" w:themeColor="text1"/>
          <w:spacing w:val="-14"/>
        </w:rPr>
        <w:t xml:space="preserve"> </w:t>
      </w:r>
      <w:r w:rsidRPr="001421E2">
        <w:rPr>
          <w:rFonts w:ascii="Arial" w:hAnsi="Arial" w:cs="Arial"/>
          <w:color w:val="000000" w:themeColor="text1"/>
        </w:rPr>
        <w:t>instance, quercetin</w:t>
      </w:r>
      <w:r w:rsidR="00473D88">
        <w:rPr>
          <w:rFonts w:ascii="Arial" w:hAnsi="Arial" w:cs="Arial"/>
          <w:color w:val="000000" w:themeColor="text1"/>
        </w:rPr>
        <w:t>,</w:t>
      </w:r>
      <w:r w:rsidRPr="001421E2">
        <w:rPr>
          <w:rFonts w:ascii="Arial" w:hAnsi="Arial" w:cs="Arial"/>
          <w:color w:val="000000" w:themeColor="text1"/>
          <w:spacing w:val="-11"/>
        </w:rPr>
        <w:t xml:space="preserve"> </w:t>
      </w:r>
      <w:r w:rsidRPr="001421E2">
        <w:rPr>
          <w:rFonts w:ascii="Arial" w:hAnsi="Arial" w:cs="Arial"/>
          <w:color w:val="000000" w:themeColor="text1"/>
        </w:rPr>
        <w:t>but</w:t>
      </w:r>
      <w:r w:rsidRPr="001421E2">
        <w:rPr>
          <w:rFonts w:ascii="Arial" w:hAnsi="Arial" w:cs="Arial"/>
          <w:color w:val="000000" w:themeColor="text1"/>
          <w:spacing w:val="-11"/>
        </w:rPr>
        <w:t xml:space="preserve"> </w:t>
      </w:r>
      <w:r w:rsidRPr="001421E2">
        <w:rPr>
          <w:rFonts w:ascii="Arial" w:hAnsi="Arial" w:cs="Arial"/>
          <w:color w:val="000000" w:themeColor="text1"/>
        </w:rPr>
        <w:t>also</w:t>
      </w:r>
      <w:r w:rsidRPr="001421E2">
        <w:rPr>
          <w:rFonts w:ascii="Arial" w:hAnsi="Arial" w:cs="Arial"/>
          <w:color w:val="000000" w:themeColor="text1"/>
          <w:spacing w:val="-11"/>
        </w:rPr>
        <w:t xml:space="preserve"> </w:t>
      </w:r>
      <w:r w:rsidRPr="001421E2">
        <w:rPr>
          <w:rFonts w:ascii="Arial" w:hAnsi="Arial" w:cs="Arial"/>
          <w:color w:val="000000" w:themeColor="text1"/>
        </w:rPr>
        <w:t>vitexin,</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sinapic</w:t>
      </w:r>
      <w:proofErr w:type="spellEnd"/>
      <w:r w:rsidRPr="001421E2">
        <w:rPr>
          <w:rFonts w:ascii="Arial" w:hAnsi="Arial" w:cs="Arial"/>
          <w:color w:val="000000" w:themeColor="text1"/>
          <w:spacing w:val="-10"/>
        </w:rPr>
        <w:t xml:space="preserve"> </w:t>
      </w:r>
      <w:r w:rsidRPr="001421E2">
        <w:rPr>
          <w:rFonts w:ascii="Arial" w:hAnsi="Arial" w:cs="Arial"/>
          <w:color w:val="000000" w:themeColor="text1"/>
        </w:rPr>
        <w:t>acid,</w:t>
      </w:r>
      <w:r w:rsidRPr="001421E2">
        <w:rPr>
          <w:rFonts w:ascii="Arial" w:hAnsi="Arial" w:cs="Arial"/>
          <w:color w:val="000000" w:themeColor="text1"/>
          <w:spacing w:val="-8"/>
        </w:rPr>
        <w:t xml:space="preserve"> </w:t>
      </w:r>
      <w:r w:rsidRPr="001421E2">
        <w:rPr>
          <w:rFonts w:ascii="Arial" w:hAnsi="Arial" w:cs="Arial"/>
          <w:color w:val="000000" w:themeColor="text1"/>
        </w:rPr>
        <w:t>and</w:t>
      </w:r>
      <w:r w:rsidRPr="001421E2">
        <w:rPr>
          <w:rFonts w:ascii="Arial" w:hAnsi="Arial" w:cs="Arial"/>
          <w:color w:val="000000" w:themeColor="text1"/>
          <w:spacing w:val="-11"/>
        </w:rPr>
        <w:t xml:space="preserve"> </w:t>
      </w:r>
      <w:r w:rsidRPr="001421E2">
        <w:rPr>
          <w:rFonts w:ascii="Arial" w:hAnsi="Arial" w:cs="Arial"/>
          <w:color w:val="000000" w:themeColor="text1"/>
        </w:rPr>
        <w:t>ferulic</w:t>
      </w:r>
      <w:r w:rsidRPr="001421E2">
        <w:rPr>
          <w:rFonts w:ascii="Arial" w:hAnsi="Arial" w:cs="Arial"/>
          <w:color w:val="000000" w:themeColor="text1"/>
          <w:spacing w:val="-10"/>
        </w:rPr>
        <w:t xml:space="preserve"> </w:t>
      </w:r>
      <w:r w:rsidRPr="001421E2">
        <w:rPr>
          <w:rFonts w:ascii="Arial" w:hAnsi="Arial" w:cs="Arial"/>
          <w:color w:val="000000" w:themeColor="text1"/>
        </w:rPr>
        <w:t>acid,</w:t>
      </w:r>
      <w:r w:rsidRPr="001421E2">
        <w:rPr>
          <w:rFonts w:ascii="Arial" w:hAnsi="Arial" w:cs="Arial"/>
          <w:color w:val="000000" w:themeColor="text1"/>
          <w:spacing w:val="-8"/>
        </w:rPr>
        <w:t xml:space="preserve"> </w:t>
      </w:r>
      <w:r w:rsidRPr="001421E2">
        <w:rPr>
          <w:rFonts w:ascii="Arial" w:hAnsi="Arial" w:cs="Arial"/>
          <w:color w:val="000000" w:themeColor="text1"/>
        </w:rPr>
        <w:t>were</w:t>
      </w:r>
      <w:r w:rsidRPr="001421E2">
        <w:rPr>
          <w:rFonts w:ascii="Arial" w:hAnsi="Arial" w:cs="Arial"/>
          <w:color w:val="000000" w:themeColor="text1"/>
          <w:spacing w:val="-10"/>
        </w:rPr>
        <w:t xml:space="preserve"> </w:t>
      </w:r>
      <w:r w:rsidRPr="001421E2">
        <w:rPr>
          <w:rFonts w:ascii="Arial" w:hAnsi="Arial" w:cs="Arial"/>
          <w:color w:val="000000" w:themeColor="text1"/>
        </w:rPr>
        <w:t>classified</w:t>
      </w:r>
      <w:r w:rsidRPr="001421E2">
        <w:rPr>
          <w:rFonts w:ascii="Arial" w:hAnsi="Arial" w:cs="Arial"/>
          <w:color w:val="000000" w:themeColor="text1"/>
          <w:spacing w:val="-11"/>
        </w:rPr>
        <w:t xml:space="preserve"> </w:t>
      </w:r>
      <w:r w:rsidRPr="001421E2">
        <w:rPr>
          <w:rFonts w:ascii="Arial" w:hAnsi="Arial" w:cs="Arial"/>
          <w:color w:val="000000" w:themeColor="text1"/>
        </w:rPr>
        <w:t>as</w:t>
      </w:r>
      <w:r w:rsidRPr="001421E2">
        <w:rPr>
          <w:rFonts w:ascii="Arial" w:hAnsi="Arial" w:cs="Arial"/>
          <w:color w:val="000000" w:themeColor="text1"/>
          <w:spacing w:val="-10"/>
        </w:rPr>
        <w:t xml:space="preserve"> </w:t>
      </w:r>
      <w:r w:rsidRPr="001421E2">
        <w:rPr>
          <w:rFonts w:ascii="Arial" w:hAnsi="Arial" w:cs="Arial"/>
          <w:color w:val="000000" w:themeColor="text1"/>
        </w:rPr>
        <w:t>antioxidants</w:t>
      </w:r>
      <w:r w:rsidRPr="001421E2">
        <w:rPr>
          <w:rFonts w:ascii="Arial" w:hAnsi="Arial" w:cs="Arial"/>
          <w:color w:val="000000" w:themeColor="text1"/>
          <w:spacing w:val="-11"/>
        </w:rPr>
        <w:t xml:space="preserve"> </w:t>
      </w:r>
      <w:r w:rsidRPr="001421E2">
        <w:rPr>
          <w:rFonts w:ascii="Arial" w:hAnsi="Arial" w:cs="Arial"/>
          <w:color w:val="000000" w:themeColor="text1"/>
        </w:rPr>
        <w:t>in multiple studies</w:t>
      </w:r>
      <w:r w:rsidR="00584E1B">
        <w:rPr>
          <w:rFonts w:ascii="Arial" w:hAnsi="Arial" w:cs="Arial"/>
          <w:color w:val="000000" w:themeColor="text1"/>
        </w:rPr>
        <w:t xml:space="preserve"> and are substances that protect cells from damage by inhibiting oxidation</w:t>
      </w:r>
      <w:r w:rsidRPr="001421E2">
        <w:rPr>
          <w:rFonts w:ascii="Arial" w:hAnsi="Arial" w:cs="Arial"/>
          <w:color w:val="000000" w:themeColor="text1"/>
        </w:rPr>
        <w:t xml:space="preserve"> </w:t>
      </w:r>
      <w:hyperlink w:anchor="_bookmark30" w:history="1">
        <w:r w:rsidRPr="001421E2">
          <w:rPr>
            <w:rFonts w:ascii="Arial" w:hAnsi="Arial" w:cs="Arial"/>
            <w:color w:val="000000" w:themeColor="text1"/>
          </w:rPr>
          <w:t>(</w:t>
        </w:r>
        <w:proofErr w:type="spellStart"/>
      </w:hyperlink>
      <w:hyperlink w:anchor="_bookmark53" w:history="1">
        <w:r w:rsidRPr="001421E2">
          <w:rPr>
            <w:rFonts w:ascii="Arial" w:hAnsi="Arial" w:cs="Arial"/>
            <w:color w:val="000000" w:themeColor="text1"/>
          </w:rPr>
          <w:t>Natella</w:t>
        </w:r>
        <w:proofErr w:type="spellEnd"/>
        <w:r w:rsidRPr="001421E2">
          <w:rPr>
            <w:rFonts w:ascii="Arial" w:hAnsi="Arial" w:cs="Arial"/>
            <w:color w:val="000000" w:themeColor="text1"/>
          </w:rPr>
          <w:t xml:space="preserve"> et al.,</w:t>
        </w:r>
      </w:hyperlink>
      <w:r w:rsidRPr="001421E2">
        <w:rPr>
          <w:rFonts w:ascii="Arial" w:hAnsi="Arial" w:cs="Arial"/>
          <w:color w:val="000000" w:themeColor="text1"/>
        </w:rPr>
        <w:t xml:space="preserve"> </w:t>
      </w:r>
      <w:hyperlink w:anchor="_bookmark53" w:history="1">
        <w:r w:rsidRPr="001421E2">
          <w:rPr>
            <w:rFonts w:ascii="Arial" w:hAnsi="Arial" w:cs="Arial"/>
            <w:color w:val="000000" w:themeColor="text1"/>
          </w:rPr>
          <w:t>1999).</w:t>
        </w:r>
      </w:hyperlink>
      <w:r w:rsidRPr="001421E2">
        <w:rPr>
          <w:rFonts w:ascii="Arial" w:hAnsi="Arial" w:cs="Arial"/>
          <w:color w:val="000000" w:themeColor="text1"/>
          <w:spacing w:val="40"/>
        </w:rPr>
        <w:t xml:space="preserve"> </w:t>
      </w:r>
      <w:r w:rsidRPr="001421E2">
        <w:rPr>
          <w:rFonts w:ascii="Arial" w:hAnsi="Arial" w:cs="Arial"/>
          <w:color w:val="000000" w:themeColor="text1"/>
        </w:rPr>
        <w:t>The increase in an</w:t>
      </w:r>
      <w:r w:rsidRPr="001421E2">
        <w:rPr>
          <w:rFonts w:ascii="Arial" w:hAnsi="Arial" w:cs="Arial"/>
          <w:color w:val="000000" w:themeColor="text1"/>
          <w:w w:val="95"/>
        </w:rPr>
        <w:t xml:space="preserve">tioxidants </w:t>
      </w:r>
      <w:r w:rsidR="00473D88">
        <w:rPr>
          <w:rFonts w:ascii="Arial" w:hAnsi="Arial" w:cs="Arial"/>
          <w:color w:val="000000" w:themeColor="text1"/>
          <w:w w:val="95"/>
        </w:rPr>
        <w:t xml:space="preserve">content has been </w:t>
      </w:r>
      <w:r w:rsidRPr="001421E2">
        <w:rPr>
          <w:rFonts w:ascii="Arial" w:hAnsi="Arial" w:cs="Arial"/>
          <w:color w:val="000000" w:themeColor="text1"/>
          <w:w w:val="95"/>
        </w:rPr>
        <w:t>reported after the o</w:t>
      </w:r>
      <w:r w:rsidR="00473D88">
        <w:rPr>
          <w:rFonts w:ascii="Arial" w:hAnsi="Arial" w:cs="Arial"/>
          <w:color w:val="000000" w:themeColor="text1"/>
          <w:w w:val="95"/>
        </w:rPr>
        <w:t xml:space="preserve">nset </w:t>
      </w:r>
      <w:r w:rsidRPr="001421E2">
        <w:rPr>
          <w:rFonts w:ascii="Arial" w:hAnsi="Arial" w:cs="Arial"/>
          <w:color w:val="000000" w:themeColor="text1"/>
          <w:w w:val="95"/>
        </w:rPr>
        <w:t>of necrosis</w:t>
      </w:r>
      <w:ins w:id="333" w:author="Bock, Clive" w:date="2022-06-20T13:49:00Z">
        <w:r w:rsidR="006C3419">
          <w:rPr>
            <w:rFonts w:ascii="Arial" w:hAnsi="Arial" w:cs="Arial"/>
            <w:color w:val="000000" w:themeColor="text1"/>
            <w:w w:val="95"/>
          </w:rPr>
          <w:t xml:space="preserve"> in</w:t>
        </w:r>
      </w:ins>
      <w:r w:rsidRPr="001421E2">
        <w:rPr>
          <w:rFonts w:ascii="Arial" w:hAnsi="Arial" w:cs="Arial"/>
          <w:color w:val="000000" w:themeColor="text1"/>
          <w:w w:val="95"/>
        </w:rPr>
        <w:t xml:space="preserve">, for example, </w:t>
      </w:r>
      <w:del w:id="334" w:author="Bock, Clive" w:date="2022-06-20T13:49:00Z">
        <w:r w:rsidRPr="001421E2" w:rsidDel="006C3419">
          <w:rPr>
            <w:rFonts w:ascii="Arial" w:hAnsi="Arial" w:cs="Arial"/>
            <w:color w:val="000000" w:themeColor="text1"/>
            <w:w w:val="95"/>
          </w:rPr>
          <w:delText xml:space="preserve">in </w:delText>
        </w:r>
      </w:del>
      <w:r w:rsidRPr="001421E2">
        <w:rPr>
          <w:rFonts w:ascii="Arial" w:hAnsi="Arial" w:cs="Arial"/>
          <w:color w:val="000000" w:themeColor="text1"/>
          <w:w w:val="95"/>
        </w:rPr>
        <w:t xml:space="preserve">tobacco </w:t>
      </w:r>
      <w:r w:rsidRPr="001421E2">
        <w:rPr>
          <w:rFonts w:ascii="Arial" w:hAnsi="Arial" w:cs="Arial"/>
          <w:color w:val="000000" w:themeColor="text1"/>
          <w:spacing w:val="-2"/>
        </w:rPr>
        <w:t>leaves</w:t>
      </w:r>
      <w:r w:rsidRPr="001421E2">
        <w:rPr>
          <w:rFonts w:ascii="Arial" w:hAnsi="Arial" w:cs="Arial"/>
          <w:color w:val="000000" w:themeColor="text1"/>
          <w:spacing w:val="-6"/>
        </w:rPr>
        <w:t xml:space="preserve"> </w:t>
      </w:r>
      <w:r w:rsidRPr="001421E2">
        <w:rPr>
          <w:rFonts w:ascii="Arial" w:hAnsi="Arial" w:cs="Arial"/>
          <w:color w:val="000000" w:themeColor="text1"/>
          <w:spacing w:val="-2"/>
        </w:rPr>
        <w:t>inoculated</w:t>
      </w:r>
      <w:r w:rsidRPr="001421E2">
        <w:rPr>
          <w:rFonts w:ascii="Arial" w:hAnsi="Arial" w:cs="Arial"/>
          <w:color w:val="000000" w:themeColor="text1"/>
          <w:spacing w:val="-6"/>
        </w:rPr>
        <w:t xml:space="preserve"> </w:t>
      </w:r>
      <w:r w:rsidRPr="001421E2">
        <w:rPr>
          <w:rFonts w:ascii="Arial" w:hAnsi="Arial" w:cs="Arial"/>
          <w:color w:val="000000" w:themeColor="text1"/>
          <w:spacing w:val="-2"/>
        </w:rPr>
        <w:t>with</w:t>
      </w:r>
      <w:r w:rsidRPr="001421E2">
        <w:rPr>
          <w:rFonts w:ascii="Arial" w:hAnsi="Arial" w:cs="Arial"/>
          <w:color w:val="000000" w:themeColor="text1"/>
          <w:spacing w:val="-6"/>
        </w:rPr>
        <w:t xml:space="preserve"> </w:t>
      </w:r>
      <w:r w:rsidRPr="001421E2">
        <w:rPr>
          <w:rFonts w:ascii="Arial" w:hAnsi="Arial" w:cs="Arial"/>
          <w:color w:val="000000" w:themeColor="text1"/>
          <w:spacing w:val="-2"/>
        </w:rPr>
        <w:t>tobacco</w:t>
      </w:r>
      <w:r w:rsidRPr="001421E2">
        <w:rPr>
          <w:rFonts w:ascii="Arial" w:hAnsi="Arial" w:cs="Arial"/>
          <w:color w:val="000000" w:themeColor="text1"/>
          <w:spacing w:val="-7"/>
        </w:rPr>
        <w:t xml:space="preserve"> </w:t>
      </w:r>
      <w:r w:rsidRPr="001421E2">
        <w:rPr>
          <w:rFonts w:ascii="Arial" w:hAnsi="Arial" w:cs="Arial"/>
          <w:color w:val="000000" w:themeColor="text1"/>
          <w:spacing w:val="-2"/>
        </w:rPr>
        <w:t>mosaic</w:t>
      </w:r>
      <w:r w:rsidRPr="001421E2">
        <w:rPr>
          <w:rFonts w:ascii="Arial" w:hAnsi="Arial" w:cs="Arial"/>
          <w:color w:val="000000" w:themeColor="text1"/>
          <w:spacing w:val="-6"/>
        </w:rPr>
        <w:t xml:space="preserve"> </w:t>
      </w:r>
      <w:r w:rsidRPr="001421E2">
        <w:rPr>
          <w:rFonts w:ascii="Arial" w:hAnsi="Arial" w:cs="Arial"/>
          <w:color w:val="000000" w:themeColor="text1"/>
          <w:spacing w:val="-2"/>
        </w:rPr>
        <w:t>virus</w:t>
      </w:r>
      <w:r w:rsidRPr="001421E2">
        <w:rPr>
          <w:rFonts w:ascii="Arial" w:hAnsi="Arial" w:cs="Arial"/>
          <w:color w:val="000000" w:themeColor="text1"/>
          <w:spacing w:val="-7"/>
        </w:rPr>
        <w:t xml:space="preserve"> </w:t>
      </w:r>
      <w:r w:rsidRPr="001421E2">
        <w:rPr>
          <w:rFonts w:ascii="Arial" w:hAnsi="Arial" w:cs="Arial"/>
          <w:color w:val="000000" w:themeColor="text1"/>
          <w:spacing w:val="-2"/>
        </w:rPr>
        <w:t>(F</w:t>
      </w:r>
      <w:hyperlink w:anchor="_bookmark18" w:history="1">
        <w:r w:rsidRPr="001421E2">
          <w:rPr>
            <w:rFonts w:ascii="Arial" w:hAnsi="Arial" w:cs="Arial"/>
            <w:color w:val="000000" w:themeColor="text1"/>
            <w:spacing w:val="-2"/>
          </w:rPr>
          <w:t>odor</w:t>
        </w:r>
        <w:r w:rsidRPr="001421E2">
          <w:rPr>
            <w:rFonts w:ascii="Arial" w:hAnsi="Arial" w:cs="Arial"/>
            <w:color w:val="000000" w:themeColor="text1"/>
            <w:spacing w:val="-6"/>
          </w:rPr>
          <w:t xml:space="preserve"> </w:t>
        </w:r>
        <w:r w:rsidRPr="001421E2">
          <w:rPr>
            <w:rFonts w:ascii="Arial" w:hAnsi="Arial" w:cs="Arial"/>
            <w:color w:val="000000" w:themeColor="text1"/>
            <w:spacing w:val="-2"/>
          </w:rPr>
          <w:t>et</w:t>
        </w:r>
        <w:r w:rsidRPr="001421E2">
          <w:rPr>
            <w:rFonts w:ascii="Arial" w:hAnsi="Arial" w:cs="Arial"/>
            <w:color w:val="000000" w:themeColor="text1"/>
            <w:spacing w:val="-6"/>
          </w:rPr>
          <w:t xml:space="preserve"> </w:t>
        </w:r>
        <w:r w:rsidRPr="001421E2">
          <w:rPr>
            <w:rFonts w:ascii="Arial" w:hAnsi="Arial" w:cs="Arial"/>
            <w:color w:val="000000" w:themeColor="text1"/>
            <w:spacing w:val="-2"/>
          </w:rPr>
          <w:t>al.,</w:t>
        </w:r>
        <w:r w:rsidRPr="001421E2">
          <w:rPr>
            <w:rFonts w:ascii="Arial" w:hAnsi="Arial" w:cs="Arial"/>
            <w:color w:val="000000" w:themeColor="text1"/>
            <w:spacing w:val="-6"/>
          </w:rPr>
          <w:t xml:space="preserve"> </w:t>
        </w:r>
      </w:hyperlink>
      <w:hyperlink w:anchor="_bookmark18" w:history="1">
        <w:r w:rsidRPr="001421E2">
          <w:rPr>
            <w:rFonts w:ascii="Arial" w:hAnsi="Arial" w:cs="Arial"/>
            <w:color w:val="000000" w:themeColor="text1"/>
            <w:spacing w:val="-2"/>
          </w:rPr>
          <w:t>1997</w:t>
        </w:r>
      </w:hyperlink>
      <w:r w:rsidRPr="001421E2">
        <w:rPr>
          <w:rFonts w:ascii="Arial" w:hAnsi="Arial" w:cs="Arial"/>
          <w:color w:val="000000" w:themeColor="text1"/>
          <w:spacing w:val="-2"/>
        </w:rPr>
        <w:t>),</w:t>
      </w:r>
      <w:r w:rsidRPr="001421E2">
        <w:rPr>
          <w:rFonts w:ascii="Arial" w:hAnsi="Arial" w:cs="Arial"/>
          <w:color w:val="000000" w:themeColor="text1"/>
          <w:spacing w:val="-6"/>
        </w:rPr>
        <w:t xml:space="preserve"> </w:t>
      </w:r>
      <w:r w:rsidR="00473D88">
        <w:rPr>
          <w:rFonts w:ascii="Arial" w:hAnsi="Arial" w:cs="Arial"/>
          <w:color w:val="000000" w:themeColor="text1"/>
          <w:spacing w:val="-2"/>
        </w:rPr>
        <w:t>affirming</w:t>
      </w:r>
      <w:r w:rsidR="00473D88" w:rsidRPr="001421E2">
        <w:rPr>
          <w:rFonts w:ascii="Arial" w:hAnsi="Arial" w:cs="Arial"/>
          <w:color w:val="000000" w:themeColor="text1"/>
          <w:spacing w:val="-6"/>
        </w:rPr>
        <w:t xml:space="preserve"> </w:t>
      </w:r>
      <w:r w:rsidR="00473D88">
        <w:rPr>
          <w:rFonts w:ascii="Arial" w:hAnsi="Arial" w:cs="Arial"/>
          <w:color w:val="000000" w:themeColor="text1"/>
          <w:spacing w:val="-6"/>
        </w:rPr>
        <w:t xml:space="preserve">our observations of </w:t>
      </w:r>
      <w:r w:rsidRPr="001421E2">
        <w:rPr>
          <w:rFonts w:ascii="Arial" w:hAnsi="Arial" w:cs="Arial"/>
          <w:color w:val="000000" w:themeColor="text1"/>
          <w:spacing w:val="-2"/>
        </w:rPr>
        <w:t>the</w:t>
      </w:r>
      <w:r w:rsidRPr="001421E2">
        <w:rPr>
          <w:rFonts w:ascii="Arial" w:hAnsi="Arial" w:cs="Arial"/>
          <w:color w:val="000000" w:themeColor="text1"/>
          <w:spacing w:val="-6"/>
        </w:rPr>
        <w:t xml:space="preserve"> </w:t>
      </w:r>
      <w:r w:rsidRPr="001421E2">
        <w:rPr>
          <w:rFonts w:ascii="Arial" w:hAnsi="Arial" w:cs="Arial"/>
          <w:color w:val="000000" w:themeColor="text1"/>
          <w:spacing w:val="-2"/>
        </w:rPr>
        <w:t>increase</w:t>
      </w:r>
      <w:r w:rsidRPr="001421E2">
        <w:rPr>
          <w:rFonts w:ascii="Arial" w:hAnsi="Arial" w:cs="Arial"/>
          <w:color w:val="000000" w:themeColor="text1"/>
          <w:spacing w:val="-6"/>
        </w:rPr>
        <w:t xml:space="preserve"> </w:t>
      </w:r>
      <w:r w:rsidRPr="001421E2">
        <w:rPr>
          <w:rFonts w:ascii="Arial" w:hAnsi="Arial" w:cs="Arial"/>
          <w:color w:val="000000" w:themeColor="text1"/>
          <w:spacing w:val="-2"/>
        </w:rPr>
        <w:t xml:space="preserve">in </w:t>
      </w:r>
      <w:r w:rsidRPr="001421E2">
        <w:rPr>
          <w:rFonts w:ascii="Arial" w:hAnsi="Arial" w:cs="Arial"/>
          <w:color w:val="000000" w:themeColor="text1"/>
        </w:rPr>
        <w:t xml:space="preserve">antioxidants in </w:t>
      </w:r>
      <w:r w:rsidR="00DA24B1">
        <w:rPr>
          <w:rFonts w:ascii="Arial" w:hAnsi="Arial" w:cs="Arial"/>
          <w:color w:val="000000" w:themeColor="text1"/>
        </w:rPr>
        <w:t xml:space="preserve">sugar beet </w:t>
      </w:r>
      <w:r w:rsidR="00473D88">
        <w:rPr>
          <w:rFonts w:ascii="Arial" w:hAnsi="Arial" w:cs="Arial"/>
          <w:color w:val="000000" w:themeColor="text1"/>
        </w:rPr>
        <w:t xml:space="preserve">leaves with </w:t>
      </w:r>
      <w:r w:rsidRPr="001421E2">
        <w:rPr>
          <w:rFonts w:ascii="Arial" w:hAnsi="Arial" w:cs="Arial"/>
          <w:color w:val="000000" w:themeColor="text1"/>
        </w:rPr>
        <w:t>mid-</w:t>
      </w:r>
      <w:r w:rsidRPr="001421E2">
        <w:rPr>
          <w:rFonts w:ascii="Arial" w:hAnsi="Arial" w:cs="Arial"/>
          <w:color w:val="000000" w:themeColor="text1"/>
        </w:rPr>
        <w:lastRenderedPageBreak/>
        <w:t>age and mature symptoms of CLS and BR.</w:t>
      </w:r>
      <w:r w:rsidRPr="001421E2">
        <w:rPr>
          <w:rFonts w:ascii="Arial" w:hAnsi="Arial" w:cs="Arial"/>
          <w:color w:val="000000" w:themeColor="text1"/>
          <w:spacing w:val="40"/>
        </w:rPr>
        <w:t xml:space="preserve"> </w:t>
      </w:r>
      <w:r w:rsidRPr="001421E2">
        <w:rPr>
          <w:rFonts w:ascii="Arial" w:hAnsi="Arial" w:cs="Arial"/>
          <w:color w:val="000000" w:themeColor="text1"/>
        </w:rPr>
        <w:t xml:space="preserve">Two other </w:t>
      </w:r>
      <w:r w:rsidRPr="001421E2">
        <w:rPr>
          <w:rFonts w:ascii="Arial" w:hAnsi="Arial" w:cs="Arial"/>
          <w:color w:val="000000" w:themeColor="text1"/>
          <w:w w:val="95"/>
        </w:rPr>
        <w:t>phenols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detected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by</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HPLC</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were</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identified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as</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caffeic</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acid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coumaroyl</w:t>
      </w:r>
      <w:r w:rsidRPr="001421E2">
        <w:rPr>
          <w:rFonts w:ascii="Arial" w:hAnsi="Arial" w:cs="Arial"/>
          <w:color w:val="000000" w:themeColor="text1"/>
          <w:spacing w:val="-2"/>
          <w:w w:val="95"/>
        </w:rPr>
        <w:t xml:space="preserve"> </w:t>
      </w:r>
      <w:proofErr w:type="spellStart"/>
      <w:r w:rsidRPr="001421E2">
        <w:rPr>
          <w:rFonts w:ascii="Arial" w:hAnsi="Arial" w:cs="Arial"/>
          <w:color w:val="000000" w:themeColor="text1"/>
          <w:w w:val="95"/>
        </w:rPr>
        <w:t>quinic</w:t>
      </w:r>
      <w:proofErr w:type="spellEnd"/>
      <w:r w:rsidRPr="001421E2">
        <w:rPr>
          <w:rFonts w:ascii="Arial" w:hAnsi="Arial" w:cs="Arial"/>
          <w:color w:val="000000" w:themeColor="text1"/>
          <w:spacing w:val="-2"/>
          <w:w w:val="95"/>
        </w:rPr>
        <w:t xml:space="preserve"> </w:t>
      </w:r>
      <w:r w:rsidRPr="001421E2">
        <w:rPr>
          <w:rFonts w:ascii="Arial" w:hAnsi="Arial" w:cs="Arial"/>
          <w:color w:val="000000" w:themeColor="text1"/>
          <w:w w:val="95"/>
        </w:rPr>
        <w:t>acid.</w:t>
      </w:r>
      <w:r w:rsidRPr="001421E2">
        <w:rPr>
          <w:rFonts w:ascii="Arial" w:hAnsi="Arial" w:cs="Arial"/>
          <w:color w:val="000000" w:themeColor="text1"/>
          <w:spacing w:val="20"/>
        </w:rPr>
        <w:t xml:space="preserve"> </w:t>
      </w:r>
      <w:r w:rsidRPr="001421E2">
        <w:rPr>
          <w:rFonts w:ascii="Arial" w:hAnsi="Arial" w:cs="Arial"/>
          <w:color w:val="000000" w:themeColor="text1"/>
          <w:w w:val="95"/>
        </w:rPr>
        <w:t xml:space="preserve">Caffeic </w:t>
      </w:r>
      <w:r w:rsidRPr="001421E2">
        <w:rPr>
          <w:rFonts w:ascii="Arial" w:hAnsi="Arial" w:cs="Arial"/>
          <w:color w:val="000000" w:themeColor="text1"/>
        </w:rPr>
        <w:t>acid</w:t>
      </w:r>
      <w:r w:rsidRPr="001421E2">
        <w:rPr>
          <w:rFonts w:ascii="Arial" w:hAnsi="Arial" w:cs="Arial"/>
          <w:color w:val="000000" w:themeColor="text1"/>
          <w:spacing w:val="-5"/>
        </w:rPr>
        <w:t xml:space="preserve"> </w:t>
      </w:r>
      <w:r w:rsidRPr="001421E2">
        <w:rPr>
          <w:rFonts w:ascii="Arial" w:hAnsi="Arial" w:cs="Arial"/>
          <w:color w:val="000000" w:themeColor="text1"/>
        </w:rPr>
        <w:t>is</w:t>
      </w:r>
      <w:r w:rsidRPr="001421E2">
        <w:rPr>
          <w:rFonts w:ascii="Arial" w:hAnsi="Arial" w:cs="Arial"/>
          <w:color w:val="000000" w:themeColor="text1"/>
          <w:spacing w:val="-5"/>
        </w:rPr>
        <w:t xml:space="preserve"> </w:t>
      </w:r>
      <w:r w:rsidRPr="001421E2">
        <w:rPr>
          <w:rFonts w:ascii="Arial" w:hAnsi="Arial" w:cs="Arial"/>
          <w:color w:val="000000" w:themeColor="text1"/>
        </w:rPr>
        <w:t>methylated</w:t>
      </w:r>
      <w:r w:rsidRPr="001421E2">
        <w:rPr>
          <w:rFonts w:ascii="Arial" w:hAnsi="Arial" w:cs="Arial"/>
          <w:color w:val="000000" w:themeColor="text1"/>
          <w:spacing w:val="-5"/>
        </w:rPr>
        <w:t xml:space="preserve"> </w:t>
      </w:r>
      <w:r w:rsidRPr="001421E2">
        <w:rPr>
          <w:rFonts w:ascii="Arial" w:hAnsi="Arial" w:cs="Arial"/>
          <w:color w:val="000000" w:themeColor="text1"/>
        </w:rPr>
        <w:t>to</w:t>
      </w:r>
      <w:r w:rsidRPr="001421E2">
        <w:rPr>
          <w:rFonts w:ascii="Arial" w:hAnsi="Arial" w:cs="Arial"/>
          <w:color w:val="000000" w:themeColor="text1"/>
          <w:spacing w:val="-5"/>
        </w:rPr>
        <w:t xml:space="preserve"> </w:t>
      </w:r>
      <w:r w:rsidRPr="001421E2">
        <w:rPr>
          <w:rFonts w:ascii="Arial" w:hAnsi="Arial" w:cs="Arial"/>
          <w:color w:val="000000" w:themeColor="text1"/>
        </w:rPr>
        <w:t>ferulic</w:t>
      </w:r>
      <w:r w:rsidRPr="001421E2">
        <w:rPr>
          <w:rFonts w:ascii="Arial" w:hAnsi="Arial" w:cs="Arial"/>
          <w:color w:val="000000" w:themeColor="text1"/>
          <w:spacing w:val="-5"/>
        </w:rPr>
        <w:t xml:space="preserve"> </w:t>
      </w:r>
      <w:r w:rsidRPr="001421E2">
        <w:rPr>
          <w:rFonts w:ascii="Arial" w:hAnsi="Arial" w:cs="Arial"/>
          <w:color w:val="000000" w:themeColor="text1"/>
        </w:rPr>
        <w:t>acid,</w:t>
      </w:r>
      <w:r w:rsidRPr="001421E2">
        <w:rPr>
          <w:rFonts w:ascii="Arial" w:hAnsi="Arial" w:cs="Arial"/>
          <w:color w:val="000000" w:themeColor="text1"/>
          <w:spacing w:val="-3"/>
        </w:rPr>
        <w:t xml:space="preserve"> </w:t>
      </w:r>
      <w:r w:rsidRPr="001421E2">
        <w:rPr>
          <w:rFonts w:ascii="Arial" w:hAnsi="Arial" w:cs="Arial"/>
          <w:color w:val="000000" w:themeColor="text1"/>
        </w:rPr>
        <w:t>which</w:t>
      </w:r>
      <w:r w:rsidRPr="001421E2">
        <w:rPr>
          <w:rFonts w:ascii="Arial" w:hAnsi="Arial" w:cs="Arial"/>
          <w:color w:val="000000" w:themeColor="text1"/>
          <w:spacing w:val="-5"/>
        </w:rPr>
        <w:t xml:space="preserve"> </w:t>
      </w:r>
      <w:r w:rsidRPr="001421E2">
        <w:rPr>
          <w:rFonts w:ascii="Arial" w:hAnsi="Arial" w:cs="Arial"/>
          <w:color w:val="000000" w:themeColor="text1"/>
        </w:rPr>
        <w:t>is</w:t>
      </w:r>
      <w:r w:rsidRPr="001421E2">
        <w:rPr>
          <w:rFonts w:ascii="Arial" w:hAnsi="Arial" w:cs="Arial"/>
          <w:color w:val="000000" w:themeColor="text1"/>
          <w:spacing w:val="-5"/>
        </w:rPr>
        <w:t xml:space="preserve"> </w:t>
      </w:r>
      <w:r w:rsidRPr="001421E2">
        <w:rPr>
          <w:rFonts w:ascii="Arial" w:hAnsi="Arial" w:cs="Arial"/>
          <w:color w:val="000000" w:themeColor="text1"/>
        </w:rPr>
        <w:t>important</w:t>
      </w:r>
      <w:r w:rsidRPr="001421E2">
        <w:rPr>
          <w:rFonts w:ascii="Arial" w:hAnsi="Arial" w:cs="Arial"/>
          <w:color w:val="000000" w:themeColor="text1"/>
          <w:spacing w:val="-5"/>
        </w:rPr>
        <w:t xml:space="preserve"> </w:t>
      </w:r>
      <w:r w:rsidRPr="001421E2">
        <w:rPr>
          <w:rFonts w:ascii="Arial" w:hAnsi="Arial" w:cs="Arial"/>
          <w:color w:val="000000" w:themeColor="text1"/>
        </w:rPr>
        <w:t>for</w:t>
      </w:r>
      <w:r w:rsidRPr="001421E2">
        <w:rPr>
          <w:rFonts w:ascii="Arial" w:hAnsi="Arial" w:cs="Arial"/>
          <w:color w:val="000000" w:themeColor="text1"/>
          <w:spacing w:val="-5"/>
        </w:rPr>
        <w:t xml:space="preserve"> </w:t>
      </w:r>
      <w:r w:rsidRPr="001421E2">
        <w:rPr>
          <w:rFonts w:ascii="Arial" w:hAnsi="Arial" w:cs="Arial"/>
          <w:color w:val="000000" w:themeColor="text1"/>
        </w:rPr>
        <w:t>the</w:t>
      </w:r>
      <w:r w:rsidRPr="001421E2">
        <w:rPr>
          <w:rFonts w:ascii="Arial" w:hAnsi="Arial" w:cs="Arial"/>
          <w:color w:val="000000" w:themeColor="text1"/>
          <w:spacing w:val="-5"/>
        </w:rPr>
        <w:t xml:space="preserve"> </w:t>
      </w:r>
      <w:r w:rsidRPr="001421E2">
        <w:rPr>
          <w:rFonts w:ascii="Arial" w:hAnsi="Arial" w:cs="Arial"/>
          <w:color w:val="000000" w:themeColor="text1"/>
        </w:rPr>
        <w:t>synthesis</w:t>
      </w:r>
      <w:r w:rsidRPr="001421E2">
        <w:rPr>
          <w:rFonts w:ascii="Arial" w:hAnsi="Arial" w:cs="Arial"/>
          <w:color w:val="000000" w:themeColor="text1"/>
          <w:spacing w:val="-5"/>
        </w:rPr>
        <w:t xml:space="preserve"> </w:t>
      </w:r>
      <w:r w:rsidRPr="001421E2">
        <w:rPr>
          <w:rFonts w:ascii="Arial" w:hAnsi="Arial" w:cs="Arial"/>
          <w:color w:val="000000" w:themeColor="text1"/>
        </w:rPr>
        <w:t>of</w:t>
      </w:r>
      <w:r w:rsidRPr="001421E2">
        <w:rPr>
          <w:rFonts w:ascii="Arial" w:hAnsi="Arial" w:cs="Arial"/>
          <w:color w:val="000000" w:themeColor="text1"/>
          <w:spacing w:val="-5"/>
        </w:rPr>
        <w:t xml:space="preserve"> </w:t>
      </w:r>
      <w:r w:rsidRPr="001421E2">
        <w:rPr>
          <w:rFonts w:ascii="Arial" w:hAnsi="Arial" w:cs="Arial"/>
          <w:color w:val="000000" w:themeColor="text1"/>
        </w:rPr>
        <w:t>lignin</w:t>
      </w:r>
      <w:r w:rsidRPr="001421E2">
        <w:rPr>
          <w:rFonts w:ascii="Arial" w:hAnsi="Arial" w:cs="Arial"/>
          <w:color w:val="000000" w:themeColor="text1"/>
          <w:spacing w:val="-5"/>
        </w:rPr>
        <w:t xml:space="preserve"> </w:t>
      </w:r>
      <w:hyperlink w:anchor="_bookmark78" w:history="1">
        <w:r w:rsidRPr="001421E2">
          <w:rPr>
            <w:rFonts w:ascii="Arial" w:hAnsi="Arial" w:cs="Arial"/>
            <w:color w:val="000000" w:themeColor="text1"/>
          </w:rPr>
          <w:t>(Whetten</w:t>
        </w:r>
      </w:hyperlink>
      <w:r w:rsidRPr="001421E2">
        <w:rPr>
          <w:rFonts w:ascii="Arial" w:hAnsi="Arial" w:cs="Arial"/>
          <w:color w:val="000000" w:themeColor="text1"/>
        </w:rPr>
        <w:t xml:space="preserve"> </w:t>
      </w:r>
      <w:hyperlink w:anchor="_bookmark78" w:history="1">
        <w:r w:rsidRPr="001421E2">
          <w:rPr>
            <w:rFonts w:ascii="Arial" w:hAnsi="Arial" w:cs="Arial"/>
            <w:color w:val="000000" w:themeColor="text1"/>
          </w:rPr>
          <w:t>and</w:t>
        </w:r>
        <w:r w:rsidRPr="001421E2">
          <w:rPr>
            <w:rFonts w:ascii="Arial" w:hAnsi="Arial" w:cs="Arial"/>
            <w:color w:val="000000" w:themeColor="text1"/>
            <w:spacing w:val="-15"/>
          </w:rPr>
          <w:t xml:space="preserve"> </w:t>
        </w:r>
        <w:proofErr w:type="spellStart"/>
        <w:r w:rsidRPr="001421E2">
          <w:rPr>
            <w:rFonts w:ascii="Arial" w:hAnsi="Arial" w:cs="Arial"/>
            <w:color w:val="000000" w:themeColor="text1"/>
          </w:rPr>
          <w:t>Sederoff</w:t>
        </w:r>
        <w:proofErr w:type="spellEnd"/>
        <w:r w:rsidRPr="001421E2">
          <w:rPr>
            <w:rFonts w:ascii="Arial" w:hAnsi="Arial" w:cs="Arial"/>
            <w:color w:val="000000" w:themeColor="text1"/>
          </w:rPr>
          <w:t>,</w:t>
        </w:r>
        <w:r w:rsidRPr="001421E2">
          <w:rPr>
            <w:rFonts w:ascii="Arial" w:hAnsi="Arial" w:cs="Arial"/>
            <w:color w:val="000000" w:themeColor="text1"/>
            <w:spacing w:val="-15"/>
          </w:rPr>
          <w:t xml:space="preserve"> </w:t>
        </w:r>
      </w:hyperlink>
      <w:hyperlink w:anchor="_bookmark78" w:history="1">
        <w:r w:rsidRPr="001421E2">
          <w:rPr>
            <w:rFonts w:ascii="Arial" w:hAnsi="Arial" w:cs="Arial"/>
            <w:color w:val="000000" w:themeColor="text1"/>
          </w:rPr>
          <w:t>1995).</w:t>
        </w:r>
      </w:hyperlink>
      <w:r w:rsidRPr="001421E2">
        <w:rPr>
          <w:rFonts w:ascii="Arial" w:hAnsi="Arial" w:cs="Arial"/>
          <w:color w:val="000000" w:themeColor="text1"/>
          <w:spacing w:val="6"/>
        </w:rPr>
        <w:t xml:space="preserve"> </w:t>
      </w:r>
      <w:r w:rsidRPr="001421E2">
        <w:rPr>
          <w:rFonts w:ascii="Arial" w:hAnsi="Arial" w:cs="Arial"/>
          <w:color w:val="000000" w:themeColor="text1"/>
        </w:rPr>
        <w:t>As</w:t>
      </w:r>
      <w:r w:rsidRPr="001421E2">
        <w:rPr>
          <w:rFonts w:ascii="Arial" w:hAnsi="Arial" w:cs="Arial"/>
          <w:color w:val="000000" w:themeColor="text1"/>
          <w:spacing w:val="-15"/>
        </w:rPr>
        <w:t xml:space="preserve"> </w:t>
      </w:r>
      <w:r w:rsidRPr="001421E2">
        <w:rPr>
          <w:rFonts w:ascii="Arial" w:hAnsi="Arial" w:cs="Arial"/>
          <w:color w:val="000000" w:themeColor="text1"/>
        </w:rPr>
        <w:t>mentioned</w:t>
      </w:r>
      <w:r w:rsidRPr="001421E2">
        <w:rPr>
          <w:rFonts w:ascii="Arial" w:hAnsi="Arial" w:cs="Arial"/>
          <w:color w:val="000000" w:themeColor="text1"/>
          <w:spacing w:val="-15"/>
        </w:rPr>
        <w:t xml:space="preserve"> </w:t>
      </w:r>
      <w:r w:rsidRPr="001421E2">
        <w:rPr>
          <w:rFonts w:ascii="Arial" w:hAnsi="Arial" w:cs="Arial"/>
          <w:color w:val="000000" w:themeColor="text1"/>
        </w:rPr>
        <w:t>above,</w:t>
      </w:r>
      <w:r w:rsidRPr="001421E2">
        <w:rPr>
          <w:rFonts w:ascii="Arial" w:hAnsi="Arial" w:cs="Arial"/>
          <w:color w:val="000000" w:themeColor="text1"/>
          <w:spacing w:val="-15"/>
        </w:rPr>
        <w:t xml:space="preserve"> </w:t>
      </w:r>
      <w:r w:rsidRPr="001421E2">
        <w:rPr>
          <w:rFonts w:ascii="Arial" w:hAnsi="Arial" w:cs="Arial"/>
          <w:color w:val="000000" w:themeColor="text1"/>
        </w:rPr>
        <w:t>lignin</w:t>
      </w:r>
      <w:r w:rsidRPr="001421E2">
        <w:rPr>
          <w:rFonts w:ascii="Arial" w:hAnsi="Arial" w:cs="Arial"/>
          <w:color w:val="000000" w:themeColor="text1"/>
          <w:spacing w:val="-15"/>
        </w:rPr>
        <w:t xml:space="preserve"> </w:t>
      </w:r>
      <w:r w:rsidRPr="001421E2">
        <w:rPr>
          <w:rFonts w:ascii="Arial" w:hAnsi="Arial" w:cs="Arial"/>
          <w:color w:val="000000" w:themeColor="text1"/>
        </w:rPr>
        <w:t>plays</w:t>
      </w:r>
      <w:r w:rsidRPr="001421E2">
        <w:rPr>
          <w:rFonts w:ascii="Arial" w:hAnsi="Arial" w:cs="Arial"/>
          <w:color w:val="000000" w:themeColor="text1"/>
          <w:spacing w:val="-15"/>
        </w:rPr>
        <w:t xml:space="preserve"> </w:t>
      </w:r>
      <w:r w:rsidRPr="001421E2">
        <w:rPr>
          <w:rFonts w:ascii="Arial" w:hAnsi="Arial" w:cs="Arial"/>
          <w:color w:val="000000" w:themeColor="text1"/>
        </w:rPr>
        <w:t>an</w:t>
      </w:r>
      <w:r w:rsidRPr="001421E2">
        <w:rPr>
          <w:rFonts w:ascii="Arial" w:hAnsi="Arial" w:cs="Arial"/>
          <w:color w:val="000000" w:themeColor="text1"/>
          <w:spacing w:val="-15"/>
        </w:rPr>
        <w:t xml:space="preserve"> </w:t>
      </w:r>
      <w:r w:rsidRPr="001421E2">
        <w:rPr>
          <w:rFonts w:ascii="Arial" w:hAnsi="Arial" w:cs="Arial"/>
          <w:color w:val="000000" w:themeColor="text1"/>
        </w:rPr>
        <w:t>essential</w:t>
      </w:r>
      <w:r w:rsidRPr="001421E2">
        <w:rPr>
          <w:rFonts w:ascii="Arial" w:hAnsi="Arial" w:cs="Arial"/>
          <w:color w:val="000000" w:themeColor="text1"/>
          <w:spacing w:val="-15"/>
        </w:rPr>
        <w:t xml:space="preserve"> </w:t>
      </w:r>
      <w:r w:rsidRPr="001421E2">
        <w:rPr>
          <w:rFonts w:ascii="Arial" w:hAnsi="Arial" w:cs="Arial"/>
          <w:color w:val="000000" w:themeColor="text1"/>
        </w:rPr>
        <w:t>role</w:t>
      </w:r>
      <w:r w:rsidRPr="001421E2">
        <w:rPr>
          <w:rFonts w:ascii="Arial" w:hAnsi="Arial" w:cs="Arial"/>
          <w:color w:val="000000" w:themeColor="text1"/>
          <w:spacing w:val="-15"/>
        </w:rPr>
        <w:t xml:space="preserve"> </w:t>
      </w:r>
      <w:r w:rsidRPr="001421E2">
        <w:rPr>
          <w:rFonts w:ascii="Arial" w:hAnsi="Arial" w:cs="Arial"/>
          <w:color w:val="000000" w:themeColor="text1"/>
        </w:rPr>
        <w:t>in</w:t>
      </w:r>
      <w:r w:rsidRPr="001421E2">
        <w:rPr>
          <w:rFonts w:ascii="Arial" w:hAnsi="Arial" w:cs="Arial"/>
          <w:color w:val="000000" w:themeColor="text1"/>
          <w:spacing w:val="-15"/>
        </w:rPr>
        <w:t xml:space="preserve"> </w:t>
      </w:r>
      <w:r w:rsidRPr="001421E2">
        <w:rPr>
          <w:rFonts w:ascii="Arial" w:hAnsi="Arial" w:cs="Arial"/>
          <w:color w:val="000000" w:themeColor="text1"/>
        </w:rPr>
        <w:t>resis</w:t>
      </w:r>
      <w:r w:rsidRPr="001421E2">
        <w:rPr>
          <w:rFonts w:ascii="Arial" w:hAnsi="Arial" w:cs="Arial"/>
          <w:color w:val="000000" w:themeColor="text1"/>
          <w:w w:val="95"/>
        </w:rPr>
        <w:t xml:space="preserve">tance reactions to strengthen cell walls </w:t>
      </w:r>
      <w:hyperlink w:anchor="_bookmark9" w:history="1">
        <w:r w:rsidRPr="001421E2">
          <w:rPr>
            <w:rFonts w:ascii="Arial" w:hAnsi="Arial" w:cs="Arial"/>
            <w:color w:val="000000" w:themeColor="text1"/>
            <w:w w:val="95"/>
          </w:rPr>
          <w:t>(</w:t>
        </w:r>
      </w:hyperlink>
      <w:del w:id="335" w:author="Bock, Clive" w:date="2022-06-20T13:49:00Z">
        <w:r w:rsidR="00896203" w:rsidRPr="001421E2" w:rsidDel="006C3419">
          <w:rPr>
            <w:color w:val="000000" w:themeColor="text1"/>
          </w:rPr>
          <w:delText xml:space="preserve"> </w:delText>
        </w:r>
      </w:del>
      <w:hyperlink w:anchor="_bookmark41" w:history="1">
        <w:r w:rsidRPr="001421E2">
          <w:rPr>
            <w:rFonts w:ascii="Arial" w:hAnsi="Arial" w:cs="Arial"/>
            <w:color w:val="000000" w:themeColor="text1"/>
            <w:w w:val="95"/>
          </w:rPr>
          <w:t xml:space="preserve">Mahatma et al., </w:t>
        </w:r>
      </w:hyperlink>
      <w:hyperlink w:anchor="_bookmark41" w:history="1">
        <w:r w:rsidRPr="001421E2">
          <w:rPr>
            <w:rFonts w:ascii="Arial" w:hAnsi="Arial" w:cs="Arial"/>
            <w:color w:val="000000" w:themeColor="text1"/>
            <w:w w:val="95"/>
          </w:rPr>
          <w:t>2011;</w:t>
        </w:r>
      </w:hyperlink>
      <w:r w:rsidRPr="001421E2">
        <w:rPr>
          <w:rFonts w:ascii="Arial" w:hAnsi="Arial" w:cs="Arial"/>
          <w:color w:val="000000" w:themeColor="text1"/>
          <w:w w:val="95"/>
        </w:rPr>
        <w:t xml:space="preserve"> </w:t>
      </w:r>
      <w:hyperlink w:anchor="_bookmark59" w:history="1">
        <w:r w:rsidRPr="001421E2">
          <w:rPr>
            <w:rFonts w:ascii="Arial" w:hAnsi="Arial" w:cs="Arial"/>
            <w:color w:val="000000" w:themeColor="text1"/>
            <w:w w:val="95"/>
          </w:rPr>
          <w:t>Pollock and Drysdale</w:t>
        </w:r>
      </w:hyperlink>
      <w:r w:rsidRPr="001421E2">
        <w:rPr>
          <w:rFonts w:ascii="Arial" w:hAnsi="Arial" w:cs="Arial"/>
          <w:color w:val="000000" w:themeColor="text1"/>
          <w:w w:val="95"/>
        </w:rPr>
        <w:t xml:space="preserve">, </w:t>
      </w:r>
      <w:hyperlink w:anchor="_bookmark59" w:history="1">
        <w:r w:rsidRPr="001421E2">
          <w:rPr>
            <w:rFonts w:ascii="Arial" w:hAnsi="Arial" w:cs="Arial"/>
            <w:color w:val="000000" w:themeColor="text1"/>
            <w:w w:val="95"/>
          </w:rPr>
          <w:t>1976)</w:t>
        </w:r>
        <w:r w:rsidR="00DA24B1">
          <w:rPr>
            <w:rFonts w:ascii="Arial" w:hAnsi="Arial" w:cs="Arial"/>
            <w:color w:val="000000" w:themeColor="text1"/>
            <w:w w:val="95"/>
          </w:rPr>
          <w:t>,</w:t>
        </w:r>
        <w:r w:rsidRPr="001421E2">
          <w:rPr>
            <w:rFonts w:ascii="Arial" w:hAnsi="Arial" w:cs="Arial"/>
            <w:color w:val="000000" w:themeColor="text1"/>
            <w:w w:val="95"/>
          </w:rPr>
          <w:t xml:space="preserve"> </w:t>
        </w:r>
      </w:hyperlink>
      <w:r w:rsidRPr="001421E2">
        <w:rPr>
          <w:rFonts w:ascii="Arial" w:hAnsi="Arial" w:cs="Arial"/>
          <w:color w:val="000000" w:themeColor="text1"/>
          <w:w w:val="95"/>
        </w:rPr>
        <w:t xml:space="preserve">explaining </w:t>
      </w:r>
      <w:r w:rsidR="00DA24B1">
        <w:rPr>
          <w:rFonts w:ascii="Arial" w:hAnsi="Arial" w:cs="Arial"/>
          <w:color w:val="000000" w:themeColor="text1"/>
          <w:w w:val="95"/>
        </w:rPr>
        <w:t>the</w:t>
      </w:r>
      <w:r w:rsidR="00DA24B1" w:rsidRPr="001421E2">
        <w:rPr>
          <w:rFonts w:ascii="Arial" w:hAnsi="Arial" w:cs="Arial"/>
          <w:color w:val="000000" w:themeColor="text1"/>
          <w:w w:val="95"/>
        </w:rPr>
        <w:t xml:space="preserve"> </w:t>
      </w:r>
      <w:r w:rsidRPr="001421E2">
        <w:rPr>
          <w:rFonts w:ascii="Arial" w:hAnsi="Arial" w:cs="Arial"/>
          <w:color w:val="000000" w:themeColor="text1"/>
          <w:w w:val="95"/>
        </w:rPr>
        <w:t xml:space="preserve">initial decrease in </w:t>
      </w:r>
      <w:r w:rsidR="00DA24B1">
        <w:rPr>
          <w:rFonts w:ascii="Arial" w:hAnsi="Arial" w:cs="Arial"/>
          <w:color w:val="000000" w:themeColor="text1"/>
          <w:w w:val="95"/>
        </w:rPr>
        <w:t xml:space="preserve">content in leaves with </w:t>
      </w:r>
      <w:r w:rsidRPr="001421E2">
        <w:rPr>
          <w:rFonts w:ascii="Arial" w:hAnsi="Arial" w:cs="Arial"/>
          <w:color w:val="000000" w:themeColor="text1"/>
          <w:w w:val="95"/>
        </w:rPr>
        <w:t>young symptoms.</w:t>
      </w:r>
      <w:r w:rsidRPr="001421E2">
        <w:rPr>
          <w:rFonts w:ascii="Arial" w:hAnsi="Arial" w:cs="Arial"/>
          <w:color w:val="000000" w:themeColor="text1"/>
          <w:spacing w:val="40"/>
        </w:rPr>
        <w:t xml:space="preserve"> </w:t>
      </w:r>
      <w:r w:rsidRPr="001421E2">
        <w:rPr>
          <w:rFonts w:ascii="Arial" w:hAnsi="Arial" w:cs="Arial"/>
          <w:color w:val="000000" w:themeColor="text1"/>
          <w:w w:val="95"/>
        </w:rPr>
        <w:t xml:space="preserve">Coumaroyl </w:t>
      </w:r>
      <w:proofErr w:type="spellStart"/>
      <w:r w:rsidRPr="001421E2">
        <w:rPr>
          <w:rFonts w:ascii="Arial" w:hAnsi="Arial" w:cs="Arial"/>
          <w:color w:val="000000" w:themeColor="text1"/>
          <w:w w:val="95"/>
        </w:rPr>
        <w:t>quinic</w:t>
      </w:r>
      <w:proofErr w:type="spellEnd"/>
      <w:r w:rsidRPr="001421E2">
        <w:rPr>
          <w:rFonts w:ascii="Arial" w:hAnsi="Arial" w:cs="Arial"/>
          <w:color w:val="000000" w:themeColor="text1"/>
          <w:w w:val="95"/>
        </w:rPr>
        <w:t xml:space="preserve"> acid is important for the synthesis of chlorogenic acid, which is essential </w:t>
      </w:r>
      <w:r w:rsidRPr="001421E2">
        <w:rPr>
          <w:rFonts w:ascii="Arial" w:hAnsi="Arial" w:cs="Arial"/>
          <w:color w:val="000000" w:themeColor="text1"/>
        </w:rPr>
        <w:t>for</w:t>
      </w:r>
      <w:r w:rsidRPr="001421E2">
        <w:rPr>
          <w:rFonts w:ascii="Arial" w:hAnsi="Arial" w:cs="Arial"/>
          <w:color w:val="000000" w:themeColor="text1"/>
          <w:spacing w:val="-11"/>
        </w:rPr>
        <w:t xml:space="preserve"> </w:t>
      </w:r>
      <w:r w:rsidRPr="001421E2">
        <w:rPr>
          <w:rFonts w:ascii="Arial" w:hAnsi="Arial" w:cs="Arial"/>
          <w:color w:val="000000" w:themeColor="text1"/>
        </w:rPr>
        <w:t>age-mediated</w:t>
      </w:r>
      <w:r w:rsidRPr="001421E2">
        <w:rPr>
          <w:rFonts w:ascii="Arial" w:hAnsi="Arial" w:cs="Arial"/>
          <w:color w:val="000000" w:themeColor="text1"/>
          <w:spacing w:val="-11"/>
        </w:rPr>
        <w:t xml:space="preserve"> </w:t>
      </w:r>
      <w:r w:rsidRPr="001421E2">
        <w:rPr>
          <w:rFonts w:ascii="Arial" w:hAnsi="Arial" w:cs="Arial"/>
          <w:color w:val="000000" w:themeColor="text1"/>
        </w:rPr>
        <w:t>changes</w:t>
      </w:r>
      <w:r w:rsidRPr="001421E2">
        <w:rPr>
          <w:rFonts w:ascii="Arial" w:hAnsi="Arial" w:cs="Arial"/>
          <w:color w:val="000000" w:themeColor="text1"/>
          <w:spacing w:val="-11"/>
        </w:rPr>
        <w:t xml:space="preserve"> </w:t>
      </w:r>
      <w:r w:rsidRPr="001421E2">
        <w:rPr>
          <w:rFonts w:ascii="Arial" w:hAnsi="Arial" w:cs="Arial"/>
          <w:color w:val="000000" w:themeColor="text1"/>
        </w:rPr>
        <w:t>in</w:t>
      </w:r>
      <w:r w:rsidRPr="001421E2">
        <w:rPr>
          <w:rFonts w:ascii="Arial" w:hAnsi="Arial" w:cs="Arial"/>
          <w:color w:val="000000" w:themeColor="text1"/>
          <w:spacing w:val="-11"/>
        </w:rPr>
        <w:t xml:space="preserve"> </w:t>
      </w:r>
      <w:r w:rsidRPr="001421E2">
        <w:rPr>
          <w:rFonts w:ascii="Arial" w:hAnsi="Arial" w:cs="Arial"/>
          <w:color w:val="000000" w:themeColor="text1"/>
        </w:rPr>
        <w:t>plant</w:t>
      </w:r>
      <w:r w:rsidRPr="001421E2">
        <w:rPr>
          <w:rFonts w:ascii="Arial" w:hAnsi="Arial" w:cs="Arial"/>
          <w:color w:val="000000" w:themeColor="text1"/>
          <w:spacing w:val="-11"/>
        </w:rPr>
        <w:t xml:space="preserve"> </w:t>
      </w:r>
      <w:r w:rsidRPr="001421E2">
        <w:rPr>
          <w:rFonts w:ascii="Arial" w:hAnsi="Arial" w:cs="Arial"/>
          <w:color w:val="000000" w:themeColor="text1"/>
        </w:rPr>
        <w:t>leaves</w:t>
      </w:r>
      <w:r w:rsidRPr="001421E2">
        <w:rPr>
          <w:rFonts w:ascii="Arial" w:hAnsi="Arial" w:cs="Arial"/>
          <w:color w:val="000000" w:themeColor="text1"/>
          <w:spacing w:val="-11"/>
        </w:rPr>
        <w:t xml:space="preserve"> </w:t>
      </w:r>
      <w:hyperlink w:anchor="_bookmark50" w:history="1">
        <w:r w:rsidRPr="001421E2">
          <w:rPr>
            <w:rFonts w:ascii="Arial" w:hAnsi="Arial" w:cs="Arial"/>
            <w:color w:val="000000" w:themeColor="text1"/>
          </w:rPr>
          <w:t>(Morales</w:t>
        </w:r>
        <w:r w:rsidRPr="001421E2">
          <w:rPr>
            <w:rFonts w:ascii="Arial" w:hAnsi="Arial" w:cs="Arial"/>
            <w:color w:val="000000" w:themeColor="text1"/>
            <w:spacing w:val="-11"/>
          </w:rPr>
          <w:t xml:space="preserve"> </w:t>
        </w:r>
        <w:r w:rsidRPr="001421E2">
          <w:rPr>
            <w:rFonts w:ascii="Arial" w:hAnsi="Arial" w:cs="Arial"/>
            <w:color w:val="000000" w:themeColor="text1"/>
          </w:rPr>
          <w:t>et</w:t>
        </w:r>
        <w:r w:rsidRPr="001421E2">
          <w:rPr>
            <w:rFonts w:ascii="Arial" w:hAnsi="Arial" w:cs="Arial"/>
            <w:color w:val="000000" w:themeColor="text1"/>
            <w:spacing w:val="-11"/>
          </w:rPr>
          <w:t xml:space="preserve"> </w:t>
        </w:r>
        <w:r w:rsidRPr="001421E2">
          <w:rPr>
            <w:rFonts w:ascii="Arial" w:hAnsi="Arial" w:cs="Arial"/>
            <w:color w:val="000000" w:themeColor="text1"/>
          </w:rPr>
          <w:t>al.,</w:t>
        </w:r>
        <w:r w:rsidRPr="001421E2">
          <w:rPr>
            <w:rFonts w:ascii="Arial" w:hAnsi="Arial" w:cs="Arial"/>
            <w:color w:val="000000" w:themeColor="text1"/>
            <w:spacing w:val="-11"/>
          </w:rPr>
          <w:t xml:space="preserve"> </w:t>
        </w:r>
      </w:hyperlink>
      <w:hyperlink w:anchor="_bookmark50" w:history="1">
        <w:r w:rsidRPr="001421E2">
          <w:rPr>
            <w:rFonts w:ascii="Arial" w:hAnsi="Arial" w:cs="Arial"/>
            <w:color w:val="000000" w:themeColor="text1"/>
          </w:rPr>
          <w:t>2005).</w:t>
        </w:r>
      </w:hyperlink>
      <w:r w:rsidRPr="001421E2">
        <w:rPr>
          <w:rFonts w:ascii="Arial" w:hAnsi="Arial" w:cs="Arial"/>
          <w:color w:val="000000" w:themeColor="text1"/>
          <w:spacing w:val="12"/>
        </w:rPr>
        <w:t xml:space="preserve"> </w:t>
      </w:r>
      <w:r w:rsidRPr="001421E2">
        <w:rPr>
          <w:rFonts w:ascii="Arial" w:hAnsi="Arial" w:cs="Arial"/>
          <w:color w:val="000000" w:themeColor="text1"/>
        </w:rPr>
        <w:t>Since</w:t>
      </w:r>
      <w:r w:rsidRPr="001421E2">
        <w:rPr>
          <w:rFonts w:ascii="Arial" w:hAnsi="Arial" w:cs="Arial"/>
          <w:color w:val="000000" w:themeColor="text1"/>
          <w:spacing w:val="-11"/>
        </w:rPr>
        <w:t xml:space="preserve"> </w:t>
      </w:r>
      <w:r w:rsidRPr="001421E2">
        <w:rPr>
          <w:rFonts w:ascii="Arial" w:hAnsi="Arial" w:cs="Arial"/>
          <w:color w:val="000000" w:themeColor="text1"/>
        </w:rPr>
        <w:t>plant</w:t>
      </w:r>
      <w:r w:rsidRPr="001421E2">
        <w:rPr>
          <w:rFonts w:ascii="Arial" w:hAnsi="Arial" w:cs="Arial"/>
          <w:color w:val="000000" w:themeColor="text1"/>
          <w:spacing w:val="-11"/>
        </w:rPr>
        <w:t xml:space="preserve"> </w:t>
      </w:r>
      <w:r w:rsidRPr="001421E2">
        <w:rPr>
          <w:rFonts w:ascii="Arial" w:hAnsi="Arial" w:cs="Arial"/>
          <w:color w:val="000000" w:themeColor="text1"/>
        </w:rPr>
        <w:t>samples</w:t>
      </w:r>
      <w:r w:rsidRPr="001421E2">
        <w:rPr>
          <w:rFonts w:ascii="Arial" w:hAnsi="Arial" w:cs="Arial"/>
          <w:color w:val="000000" w:themeColor="text1"/>
          <w:spacing w:val="-11"/>
        </w:rPr>
        <w:t xml:space="preserve">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 xml:space="preserve">the </w:t>
      </w:r>
      <w:r w:rsidRPr="001421E2">
        <w:rPr>
          <w:rFonts w:ascii="Arial" w:hAnsi="Arial" w:cs="Arial"/>
          <w:color w:val="000000" w:themeColor="text1"/>
          <w:w w:val="95"/>
        </w:rPr>
        <w:t xml:space="preserve">same age were used in </w:t>
      </w:r>
      <w:r w:rsidR="00DA24B1">
        <w:rPr>
          <w:rFonts w:ascii="Arial" w:hAnsi="Arial" w:cs="Arial"/>
          <w:color w:val="000000" w:themeColor="text1"/>
          <w:w w:val="95"/>
        </w:rPr>
        <w:t>our</w:t>
      </w:r>
      <w:r w:rsidR="00DA24B1" w:rsidRPr="001421E2">
        <w:rPr>
          <w:rFonts w:ascii="Arial" w:hAnsi="Arial" w:cs="Arial"/>
          <w:color w:val="000000" w:themeColor="text1"/>
          <w:w w:val="95"/>
        </w:rPr>
        <w:t xml:space="preserve"> </w:t>
      </w:r>
      <w:r w:rsidRPr="001421E2">
        <w:rPr>
          <w:rFonts w:ascii="Arial" w:hAnsi="Arial" w:cs="Arial"/>
          <w:color w:val="000000" w:themeColor="text1"/>
          <w:w w:val="95"/>
        </w:rPr>
        <w:t xml:space="preserve">study, changes in coumaroyl </w:t>
      </w:r>
      <w:proofErr w:type="spellStart"/>
      <w:r w:rsidRPr="001421E2">
        <w:rPr>
          <w:rFonts w:ascii="Arial" w:hAnsi="Arial" w:cs="Arial"/>
          <w:color w:val="000000" w:themeColor="text1"/>
          <w:w w:val="95"/>
        </w:rPr>
        <w:t>quinic</w:t>
      </w:r>
      <w:proofErr w:type="spellEnd"/>
      <w:r w:rsidRPr="001421E2">
        <w:rPr>
          <w:rFonts w:ascii="Arial" w:hAnsi="Arial" w:cs="Arial"/>
          <w:color w:val="000000" w:themeColor="text1"/>
          <w:w w:val="95"/>
        </w:rPr>
        <w:t xml:space="preserve"> acid due to </w:t>
      </w:r>
      <w:r w:rsidR="00DA24B1">
        <w:rPr>
          <w:rFonts w:ascii="Arial" w:hAnsi="Arial" w:cs="Arial"/>
          <w:color w:val="000000" w:themeColor="text1"/>
          <w:w w:val="95"/>
        </w:rPr>
        <w:t xml:space="preserve">the </w:t>
      </w:r>
      <w:r w:rsidRPr="001421E2">
        <w:rPr>
          <w:rFonts w:ascii="Arial" w:hAnsi="Arial" w:cs="Arial"/>
          <w:color w:val="000000" w:themeColor="text1"/>
          <w:w w:val="95"/>
        </w:rPr>
        <w:t xml:space="preserve">aging processes </w:t>
      </w:r>
      <w:r w:rsidRPr="001421E2">
        <w:rPr>
          <w:rFonts w:ascii="Arial" w:hAnsi="Arial" w:cs="Arial"/>
          <w:color w:val="000000" w:themeColor="text1"/>
        </w:rPr>
        <w:t>can be excluded.</w:t>
      </w:r>
    </w:p>
    <w:p w14:paraId="403343CF" w14:textId="7DA626AA" w:rsidR="00AC04B3" w:rsidRPr="001421E2" w:rsidRDefault="007042ED" w:rsidP="00CF041F">
      <w:pPr>
        <w:spacing w:line="480" w:lineRule="auto"/>
        <w:ind w:firstLine="708"/>
        <w:jc w:val="both"/>
        <w:rPr>
          <w:rFonts w:ascii="Arial" w:hAnsi="Arial" w:cs="Arial"/>
          <w:color w:val="000000" w:themeColor="text1"/>
        </w:rPr>
      </w:pPr>
      <w:r>
        <w:rPr>
          <w:rFonts w:ascii="Arial" w:hAnsi="Arial" w:cs="Arial"/>
          <w:color w:val="000000" w:themeColor="text1"/>
        </w:rPr>
        <w:t>By u</w:t>
      </w:r>
      <w:r w:rsidR="00AC04B3" w:rsidRPr="001421E2">
        <w:rPr>
          <w:rFonts w:ascii="Arial" w:hAnsi="Arial" w:cs="Arial"/>
          <w:color w:val="000000" w:themeColor="text1"/>
        </w:rPr>
        <w:t>sing</w:t>
      </w:r>
      <w:r w:rsidR="00AC04B3" w:rsidRPr="001421E2">
        <w:rPr>
          <w:rFonts w:ascii="Arial" w:hAnsi="Arial" w:cs="Arial"/>
          <w:color w:val="000000" w:themeColor="text1"/>
          <w:spacing w:val="-11"/>
        </w:rPr>
        <w:t xml:space="preserve"> </w:t>
      </w:r>
      <w:r>
        <w:rPr>
          <w:rFonts w:ascii="Arial" w:hAnsi="Arial" w:cs="Arial"/>
          <w:color w:val="000000" w:themeColor="text1"/>
          <w:spacing w:val="-11"/>
        </w:rPr>
        <w:t xml:space="preserve">a </w:t>
      </w:r>
      <w:proofErr w:type="spellStart"/>
      <w:r w:rsidR="00AC04B3" w:rsidRPr="001421E2">
        <w:rPr>
          <w:rFonts w:ascii="Arial" w:hAnsi="Arial" w:cs="Arial"/>
          <w:color w:val="000000" w:themeColor="text1"/>
        </w:rPr>
        <w:t>rF</w:t>
      </w:r>
      <w:proofErr w:type="spellEnd"/>
      <w:r w:rsidR="00AC04B3" w:rsidRPr="001421E2">
        <w:rPr>
          <w:rFonts w:ascii="Arial" w:hAnsi="Arial" w:cs="Arial"/>
          <w:color w:val="000000" w:themeColor="text1"/>
          <w:spacing w:val="-11"/>
        </w:rPr>
        <w:t xml:space="preserve"> </w:t>
      </w:r>
      <w:r>
        <w:rPr>
          <w:rFonts w:ascii="Arial" w:hAnsi="Arial" w:cs="Arial"/>
          <w:color w:val="000000" w:themeColor="text1"/>
          <w:spacing w:val="-11"/>
        </w:rPr>
        <w:t xml:space="preserve">to determine the </w:t>
      </w:r>
      <w:r w:rsidR="00AC04B3" w:rsidRPr="001421E2">
        <w:rPr>
          <w:rFonts w:ascii="Arial" w:hAnsi="Arial" w:cs="Arial"/>
          <w:color w:val="000000" w:themeColor="text1"/>
        </w:rPr>
        <w:t>spectral</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rPr>
        <w:t>data</w:t>
      </w:r>
      <w:r>
        <w:rPr>
          <w:rFonts w:ascii="Arial" w:hAnsi="Arial" w:cs="Arial"/>
          <w:color w:val="000000" w:themeColor="text1"/>
        </w:rPr>
        <w:t xml:space="preserve"> characteristics associated with specific symptom classes</w:t>
      </w:r>
      <w:r w:rsidR="00AC04B3" w:rsidRPr="001421E2">
        <w:rPr>
          <w:rFonts w:ascii="Arial" w:hAnsi="Arial" w:cs="Arial"/>
          <w:color w:val="000000" w:themeColor="text1"/>
        </w:rPr>
        <w:t>,</w:t>
      </w:r>
      <w:r w:rsidR="00AC04B3" w:rsidRPr="001421E2">
        <w:rPr>
          <w:rFonts w:ascii="Arial" w:hAnsi="Arial" w:cs="Arial"/>
          <w:color w:val="000000" w:themeColor="text1"/>
          <w:spacing w:val="-8"/>
        </w:rPr>
        <w:t xml:space="preserve"> </w:t>
      </w:r>
      <w:r>
        <w:rPr>
          <w:rFonts w:ascii="Arial" w:hAnsi="Arial" w:cs="Arial"/>
          <w:color w:val="000000" w:themeColor="text1"/>
          <w:spacing w:val="-8"/>
        </w:rPr>
        <w:t xml:space="preserve">accurate </w:t>
      </w:r>
      <w:r w:rsidR="00AC04B3" w:rsidRPr="001421E2">
        <w:rPr>
          <w:rFonts w:ascii="Arial" w:hAnsi="Arial" w:cs="Arial"/>
          <w:color w:val="000000" w:themeColor="text1"/>
        </w:rPr>
        <w:t>classification</w:t>
      </w:r>
      <w:r w:rsidR="00AC04B3" w:rsidRPr="001421E2">
        <w:rPr>
          <w:rFonts w:ascii="Arial" w:hAnsi="Arial" w:cs="Arial"/>
          <w:color w:val="000000" w:themeColor="text1"/>
          <w:spacing w:val="-11"/>
        </w:rPr>
        <w:t xml:space="preserve"> </w:t>
      </w:r>
      <w:r>
        <w:rPr>
          <w:rFonts w:ascii="Arial" w:hAnsi="Arial" w:cs="Arial"/>
          <w:color w:val="000000" w:themeColor="text1"/>
          <w:spacing w:val="-10"/>
        </w:rPr>
        <w:t xml:space="preserve">was </w:t>
      </w:r>
      <w:r w:rsidR="00AC04B3" w:rsidRPr="001421E2">
        <w:rPr>
          <w:rFonts w:ascii="Arial" w:hAnsi="Arial" w:cs="Arial"/>
          <w:color w:val="000000" w:themeColor="text1"/>
        </w:rPr>
        <w:t>achieved.</w:t>
      </w:r>
      <w:r w:rsidR="00AC04B3" w:rsidRPr="001421E2">
        <w:rPr>
          <w:rFonts w:ascii="Arial" w:hAnsi="Arial" w:cs="Arial"/>
          <w:color w:val="000000" w:themeColor="text1"/>
          <w:spacing w:val="21"/>
        </w:rPr>
        <w:t xml:space="preserve"> </w:t>
      </w:r>
      <w:r w:rsidR="00AC04B3" w:rsidRPr="001421E2">
        <w:rPr>
          <w:rFonts w:ascii="Arial" w:hAnsi="Arial" w:cs="Arial"/>
          <w:color w:val="000000" w:themeColor="text1"/>
        </w:rPr>
        <w:t>False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classification</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 xml:space="preserve">of </w:t>
      </w:r>
      <w:r>
        <w:rPr>
          <w:rFonts w:ascii="Arial" w:hAnsi="Arial" w:cs="Arial"/>
          <w:color w:val="000000" w:themeColor="text1"/>
        </w:rPr>
        <w:t xml:space="preserve">leaves with </w:t>
      </w:r>
      <w:r w:rsidR="00AC04B3" w:rsidRPr="001421E2">
        <w:rPr>
          <w:rFonts w:ascii="Arial" w:hAnsi="Arial" w:cs="Arial"/>
          <w:color w:val="000000" w:themeColor="text1"/>
          <w:w w:val="95"/>
        </w:rPr>
        <w:t>mid-age</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symptoms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of</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BR</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as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non-inoculated</w:t>
      </w:r>
      <w:r w:rsidR="00AC04B3" w:rsidRPr="001421E2">
        <w:rPr>
          <w:rFonts w:ascii="Arial" w:hAnsi="Arial" w:cs="Arial"/>
          <w:color w:val="000000" w:themeColor="text1"/>
          <w:spacing w:val="12"/>
        </w:rPr>
        <w:t xml:space="preserve"> </w:t>
      </w:r>
      <w:r>
        <w:rPr>
          <w:rFonts w:ascii="Arial" w:hAnsi="Arial" w:cs="Arial"/>
          <w:color w:val="000000" w:themeColor="text1"/>
          <w:w w:val="95"/>
        </w:rPr>
        <w:t>or</w:t>
      </w:r>
      <w:r w:rsidRPr="001421E2">
        <w:rPr>
          <w:rFonts w:ascii="Arial" w:hAnsi="Arial" w:cs="Arial"/>
          <w:color w:val="000000" w:themeColor="text1"/>
          <w:spacing w:val="11"/>
        </w:rPr>
        <w:t xml:space="preserve"> </w:t>
      </w:r>
      <w:r w:rsidR="00AC04B3" w:rsidRPr="001421E2">
        <w:rPr>
          <w:rFonts w:ascii="Arial" w:hAnsi="Arial" w:cs="Arial"/>
          <w:color w:val="000000" w:themeColor="text1"/>
          <w:w w:val="95"/>
        </w:rPr>
        <w:t>young</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symptoms</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can</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be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w w:val="95"/>
        </w:rPr>
        <w:t>explained</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w w:val="95"/>
        </w:rPr>
        <w:t>by</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5"/>
          <w:w w:val="95"/>
        </w:rPr>
        <w:t>the</w:t>
      </w:r>
      <w:r w:rsidR="00DA24B1">
        <w:rPr>
          <w:rFonts w:ascii="Arial" w:hAnsi="Arial" w:cs="Arial"/>
          <w:color w:val="000000" w:themeColor="text1"/>
        </w:rPr>
        <w:t xml:space="preserve"> </w:t>
      </w:r>
      <w:r w:rsidR="00AC04B3" w:rsidRPr="001421E2">
        <w:rPr>
          <w:rFonts w:ascii="Arial" w:hAnsi="Arial" w:cs="Arial"/>
          <w:color w:val="000000" w:themeColor="text1"/>
        </w:rPr>
        <w:t>similar</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spectra</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Pr>
          <w:rFonts w:ascii="Arial" w:hAnsi="Arial" w:cs="Arial"/>
          <w:color w:val="000000" w:themeColor="text1"/>
          <w:spacing w:val="-15"/>
        </w:rPr>
        <w:t xml:space="preserve">two symptom </w:t>
      </w:r>
      <w:r w:rsidR="00AC04B3" w:rsidRPr="001421E2">
        <w:rPr>
          <w:rFonts w:ascii="Arial" w:hAnsi="Arial" w:cs="Arial"/>
          <w:color w:val="000000" w:themeColor="text1"/>
        </w:rPr>
        <w:t>classes</w:t>
      </w:r>
      <w:r>
        <w:rPr>
          <w:rFonts w:ascii="Arial" w:hAnsi="Arial" w:cs="Arial"/>
          <w:color w:val="000000" w:themeColor="text1"/>
        </w:rPr>
        <w:t xml:space="preserve">, as </w:t>
      </w:r>
      <w:del w:id="336" w:author="Bock, Clive" w:date="2022-06-20T13:50:00Z">
        <w:r w:rsidR="00AC04B3" w:rsidRPr="001421E2" w:rsidDel="006C3419">
          <w:rPr>
            <w:rFonts w:ascii="Arial" w:hAnsi="Arial" w:cs="Arial"/>
            <w:color w:val="000000" w:themeColor="text1"/>
          </w:rPr>
          <w:delText>displayed</w:delText>
        </w:r>
        <w:r w:rsidR="00AC04B3" w:rsidRPr="001421E2" w:rsidDel="006C3419">
          <w:rPr>
            <w:rFonts w:ascii="Arial" w:hAnsi="Arial" w:cs="Arial"/>
            <w:color w:val="000000" w:themeColor="text1"/>
            <w:spacing w:val="-14"/>
          </w:rPr>
          <w:delText xml:space="preserve"> </w:delText>
        </w:r>
      </w:del>
      <w:ins w:id="337" w:author="Bock, Clive" w:date="2022-06-20T13:50:00Z">
        <w:r w:rsidR="006C3419">
          <w:rPr>
            <w:rFonts w:ascii="Arial" w:hAnsi="Arial" w:cs="Arial"/>
            <w:color w:val="000000" w:themeColor="text1"/>
          </w:rPr>
          <w:t>presented</w:t>
        </w:r>
        <w:r w:rsidR="006C3419" w:rsidRPr="001421E2">
          <w:rPr>
            <w:rFonts w:ascii="Arial" w:hAnsi="Arial" w:cs="Arial"/>
            <w:color w:val="000000" w:themeColor="text1"/>
            <w:spacing w:val="-14"/>
          </w:rPr>
          <w:t xml:space="preserve"> </w:t>
        </w:r>
      </w:ins>
      <w:r w:rsidR="00AC04B3" w:rsidRPr="001421E2">
        <w:rPr>
          <w:rFonts w:ascii="Arial" w:hAnsi="Arial" w:cs="Arial"/>
          <w:color w:val="000000" w:themeColor="text1"/>
        </w:rPr>
        <w:t>in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dendrogram</w:t>
      </w:r>
      <w:r>
        <w:rPr>
          <w:rFonts w:ascii="Arial" w:hAnsi="Arial" w:cs="Arial"/>
          <w:color w:val="000000" w:themeColor="text1"/>
        </w:rPr>
        <w:t xml:space="preserve"> (Fig. </w:t>
      </w:r>
      <w:r w:rsidR="002F738D">
        <w:rPr>
          <w:rFonts w:ascii="Arial" w:hAnsi="Arial" w:cs="Arial"/>
          <w:color w:val="000000" w:themeColor="text1"/>
        </w:rPr>
        <w:t>6</w:t>
      </w:r>
      <w:r>
        <w:rPr>
          <w:rFonts w:ascii="Arial" w:hAnsi="Arial" w:cs="Arial"/>
          <w:color w:val="000000" w:themeColor="text1"/>
        </w:rPr>
        <w:t>)</w:t>
      </w:r>
      <w:r w:rsidR="00AC04B3" w:rsidRPr="001421E2">
        <w:rPr>
          <w:rFonts w:ascii="Arial" w:hAnsi="Arial" w:cs="Arial"/>
          <w:color w:val="000000" w:themeColor="text1"/>
        </w:rPr>
        <w:t>.</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w w:val="95"/>
        </w:rPr>
        <w:t>similarity between BR symptom</w:t>
      </w:r>
      <w:r>
        <w:rPr>
          <w:rFonts w:ascii="Arial" w:hAnsi="Arial" w:cs="Arial"/>
          <w:color w:val="000000" w:themeColor="text1"/>
          <w:w w:val="95"/>
        </w:rPr>
        <w:t xml:space="preserve"> classes </w:t>
      </w:r>
      <w:r w:rsidR="00AC04B3" w:rsidRPr="001421E2">
        <w:rPr>
          <w:rFonts w:ascii="Arial" w:hAnsi="Arial" w:cs="Arial"/>
          <w:color w:val="000000" w:themeColor="text1"/>
          <w:w w:val="95"/>
        </w:rPr>
        <w:t xml:space="preserve">and </w:t>
      </w:r>
      <w:r>
        <w:rPr>
          <w:rFonts w:ascii="Arial" w:hAnsi="Arial" w:cs="Arial"/>
          <w:color w:val="000000" w:themeColor="text1"/>
          <w:w w:val="95"/>
        </w:rPr>
        <w:t xml:space="preserve">the </w:t>
      </w:r>
      <w:r w:rsidR="00AC04B3" w:rsidRPr="001421E2">
        <w:rPr>
          <w:rFonts w:ascii="Arial" w:hAnsi="Arial" w:cs="Arial"/>
          <w:color w:val="000000" w:themeColor="text1"/>
          <w:w w:val="95"/>
        </w:rPr>
        <w:t xml:space="preserve">non-inoculated </w:t>
      </w:r>
      <w:r>
        <w:rPr>
          <w:rFonts w:ascii="Arial" w:hAnsi="Arial" w:cs="Arial"/>
          <w:color w:val="000000" w:themeColor="text1"/>
          <w:w w:val="95"/>
        </w:rPr>
        <w:t xml:space="preserve">leaf </w:t>
      </w:r>
      <w:r w:rsidR="00AC04B3" w:rsidRPr="001421E2">
        <w:rPr>
          <w:rFonts w:ascii="Arial" w:hAnsi="Arial" w:cs="Arial"/>
          <w:color w:val="000000" w:themeColor="text1"/>
          <w:w w:val="95"/>
        </w:rPr>
        <w:t xml:space="preserve">samples can be </w:t>
      </w:r>
      <w:r>
        <w:rPr>
          <w:rFonts w:ascii="Arial" w:hAnsi="Arial" w:cs="Arial"/>
          <w:color w:val="000000" w:themeColor="text1"/>
          <w:w w:val="95"/>
        </w:rPr>
        <w:t>related</w:t>
      </w:r>
      <w:r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to</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lifestyle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of</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biotrophic</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fung</w:t>
      </w:r>
      <w:r>
        <w:rPr>
          <w:rFonts w:ascii="Arial" w:hAnsi="Arial" w:cs="Arial"/>
          <w:color w:val="000000" w:themeColor="text1"/>
          <w:w w:val="95"/>
        </w:rPr>
        <w:t>us,</w:t>
      </w:r>
      <w:r w:rsidR="00AC04B3" w:rsidRPr="001421E2">
        <w:rPr>
          <w:rFonts w:ascii="Arial" w:hAnsi="Arial" w:cs="Arial"/>
          <w:color w:val="000000" w:themeColor="text1"/>
          <w:spacing w:val="-3"/>
          <w:w w:val="95"/>
        </w:rPr>
        <w:t xml:space="preserve"> </w:t>
      </w:r>
      <w:r w:rsidR="00AC04B3" w:rsidRPr="001421E2">
        <w:rPr>
          <w:rFonts w:ascii="Arial" w:hAnsi="Arial" w:cs="Arial"/>
          <w:i/>
          <w:color w:val="000000" w:themeColor="text1"/>
          <w:w w:val="95"/>
        </w:rPr>
        <w:t xml:space="preserve">U. </w:t>
      </w:r>
      <w:proofErr w:type="spellStart"/>
      <w:r w:rsidR="00AC04B3" w:rsidRPr="001421E2">
        <w:rPr>
          <w:rFonts w:ascii="Arial" w:hAnsi="Arial" w:cs="Arial"/>
          <w:i/>
          <w:color w:val="000000" w:themeColor="text1"/>
          <w:w w:val="95"/>
        </w:rPr>
        <w:t>betae</w:t>
      </w:r>
      <w:proofErr w:type="spellEnd"/>
      <w:r w:rsidR="00AC04B3" w:rsidRPr="001421E2">
        <w:rPr>
          <w:rFonts w:ascii="Arial" w:hAnsi="Arial" w:cs="Arial"/>
          <w:i/>
          <w:color w:val="000000" w:themeColor="text1"/>
          <w:w w:val="95"/>
        </w:rPr>
        <w:t xml:space="preserve"> </w:t>
      </w:r>
      <w:r w:rsidR="00AC04B3" w:rsidRPr="001421E2">
        <w:rPr>
          <w:rFonts w:ascii="Arial" w:hAnsi="Arial" w:cs="Arial"/>
          <w:color w:val="000000" w:themeColor="text1"/>
          <w:w w:val="95"/>
        </w:rPr>
        <w:t>which</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is</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dependent</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on</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living</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sugar</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beet leaf</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tissue</w:t>
      </w:r>
      <w:r w:rsidR="00AC04B3" w:rsidRPr="001421E2">
        <w:rPr>
          <w:rFonts w:ascii="Arial" w:hAnsi="Arial" w:cs="Arial"/>
          <w:color w:val="000000" w:themeColor="text1"/>
          <w:spacing w:val="-4"/>
          <w:w w:val="95"/>
        </w:rPr>
        <w:t xml:space="preserve"> </w:t>
      </w:r>
      <w:r>
        <w:rPr>
          <w:rFonts w:ascii="Arial" w:hAnsi="Arial" w:cs="Arial"/>
          <w:color w:val="000000" w:themeColor="text1"/>
          <w:spacing w:val="-4"/>
          <w:w w:val="95"/>
        </w:rPr>
        <w:t xml:space="preserve">for its survival, </w:t>
      </w:r>
      <w:r w:rsidR="00AC04B3" w:rsidRPr="001421E2">
        <w:rPr>
          <w:rFonts w:ascii="Arial" w:hAnsi="Arial" w:cs="Arial"/>
          <w:color w:val="000000" w:themeColor="text1"/>
          <w:w w:val="95"/>
        </w:rPr>
        <w:t>and</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therefore</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causes</w:t>
      </w:r>
      <w:r w:rsidR="00AC04B3" w:rsidRPr="001421E2">
        <w:rPr>
          <w:rFonts w:ascii="Arial" w:hAnsi="Arial" w:cs="Arial"/>
          <w:color w:val="000000" w:themeColor="text1"/>
          <w:spacing w:val="-4"/>
          <w:w w:val="95"/>
        </w:rPr>
        <w:t xml:space="preserve"> </w:t>
      </w:r>
      <w:r>
        <w:rPr>
          <w:rFonts w:ascii="Arial" w:hAnsi="Arial" w:cs="Arial"/>
          <w:color w:val="000000" w:themeColor="text1"/>
          <w:w w:val="95"/>
        </w:rPr>
        <w:t>minimal</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damage</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to</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host</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plant</w:t>
      </w:r>
      <w:r>
        <w:rPr>
          <w:rFonts w:ascii="Arial" w:hAnsi="Arial" w:cs="Arial"/>
          <w:color w:val="000000" w:themeColor="text1"/>
          <w:w w:val="95"/>
        </w:rPr>
        <w:t xml:space="preserve"> during the early stages of infection</w:t>
      </w:r>
      <w:r w:rsidR="00AC04B3" w:rsidRPr="001421E2">
        <w:rPr>
          <w:rFonts w:ascii="Arial" w:hAnsi="Arial" w:cs="Arial"/>
          <w:color w:val="000000" w:themeColor="text1"/>
          <w:w w:val="95"/>
        </w:rPr>
        <w:t>.</w:t>
      </w:r>
      <w:r w:rsidR="00AC04B3" w:rsidRPr="001421E2">
        <w:rPr>
          <w:rFonts w:ascii="Arial" w:hAnsi="Arial" w:cs="Arial"/>
          <w:color w:val="000000" w:themeColor="text1"/>
          <w:spacing w:val="29"/>
        </w:rPr>
        <w:t xml:space="preserve"> </w:t>
      </w:r>
      <w:r w:rsidR="00AC04B3" w:rsidRPr="001421E2">
        <w:rPr>
          <w:rFonts w:ascii="Arial" w:hAnsi="Arial" w:cs="Arial"/>
          <w:color w:val="000000" w:themeColor="text1"/>
          <w:w w:val="95"/>
        </w:rPr>
        <w:t>The</w:t>
      </w:r>
      <w:r w:rsidR="00AC04B3" w:rsidRPr="001421E2">
        <w:rPr>
          <w:rFonts w:ascii="Arial" w:hAnsi="Arial" w:cs="Arial"/>
          <w:color w:val="000000" w:themeColor="text1"/>
          <w:spacing w:val="-4"/>
          <w:w w:val="95"/>
        </w:rPr>
        <w:t xml:space="preserve"> </w:t>
      </w:r>
      <w:r w:rsidR="00AC04B3" w:rsidRPr="001421E2">
        <w:rPr>
          <w:rFonts w:ascii="Arial" w:hAnsi="Arial" w:cs="Arial"/>
          <w:color w:val="000000" w:themeColor="text1"/>
          <w:w w:val="95"/>
        </w:rPr>
        <w:t xml:space="preserve">necrotrophic </w:t>
      </w:r>
      <w:r w:rsidR="00AC04B3" w:rsidRPr="001421E2">
        <w:rPr>
          <w:rFonts w:ascii="Arial" w:hAnsi="Arial" w:cs="Arial"/>
          <w:color w:val="000000" w:themeColor="text1"/>
        </w:rPr>
        <w:t>fung</w:t>
      </w:r>
      <w:r>
        <w:rPr>
          <w:rFonts w:ascii="Arial" w:hAnsi="Arial" w:cs="Arial"/>
          <w:color w:val="000000" w:themeColor="text1"/>
        </w:rPr>
        <w:t>us,</w:t>
      </w:r>
      <w:r w:rsidR="00AC04B3" w:rsidRPr="001421E2">
        <w:rPr>
          <w:rFonts w:ascii="Arial" w:hAnsi="Arial" w:cs="Arial"/>
          <w:color w:val="000000" w:themeColor="text1"/>
        </w:rPr>
        <w:t xml:space="preserve"> </w:t>
      </w:r>
      <w:r w:rsidR="00AC04B3" w:rsidRPr="001421E2">
        <w:rPr>
          <w:rFonts w:ascii="Arial" w:hAnsi="Arial" w:cs="Arial"/>
          <w:i/>
          <w:color w:val="000000" w:themeColor="text1"/>
        </w:rPr>
        <w:t xml:space="preserve">C. </w:t>
      </w:r>
      <w:proofErr w:type="spellStart"/>
      <w:r w:rsidR="00AC04B3" w:rsidRPr="001421E2">
        <w:rPr>
          <w:rFonts w:ascii="Arial" w:hAnsi="Arial" w:cs="Arial"/>
          <w:i/>
          <w:color w:val="000000" w:themeColor="text1"/>
        </w:rPr>
        <w:t>beticola</w:t>
      </w:r>
      <w:proofErr w:type="spellEnd"/>
      <w:r w:rsidR="00AC04B3" w:rsidRPr="001421E2">
        <w:rPr>
          <w:rFonts w:ascii="Arial" w:hAnsi="Arial" w:cs="Arial"/>
          <w:i/>
          <w:color w:val="000000" w:themeColor="text1"/>
        </w:rPr>
        <w:t xml:space="preserve"> </w:t>
      </w:r>
      <w:r w:rsidR="00AC04B3" w:rsidRPr="001421E2">
        <w:rPr>
          <w:rFonts w:ascii="Arial" w:hAnsi="Arial" w:cs="Arial"/>
          <w:color w:val="000000" w:themeColor="text1"/>
        </w:rPr>
        <w:t xml:space="preserve">in contrast rapidly kills the host cells, leading to an individual cluster </w:t>
      </w:r>
      <w:r>
        <w:rPr>
          <w:rFonts w:ascii="Arial" w:hAnsi="Arial" w:cs="Arial"/>
          <w:color w:val="000000" w:themeColor="text1"/>
        </w:rPr>
        <w:t xml:space="preserve">of the symptom classes </w:t>
      </w:r>
      <w:r w:rsidR="00AC04B3" w:rsidRPr="001421E2">
        <w:rPr>
          <w:rFonts w:ascii="Arial" w:hAnsi="Arial" w:cs="Arial"/>
          <w:color w:val="000000" w:themeColor="text1"/>
        </w:rPr>
        <w:t xml:space="preserve">in </w:t>
      </w:r>
      <w:r w:rsidR="00AC04B3" w:rsidRPr="001421E2">
        <w:rPr>
          <w:rFonts w:ascii="Arial" w:hAnsi="Arial" w:cs="Arial"/>
          <w:color w:val="000000" w:themeColor="text1"/>
          <w:w w:val="95"/>
        </w:rPr>
        <w:t>the dendrogram.</w:t>
      </w:r>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 xml:space="preserve">The classification </w:t>
      </w:r>
      <w:r>
        <w:rPr>
          <w:rFonts w:ascii="Arial" w:hAnsi="Arial" w:cs="Arial"/>
          <w:color w:val="000000" w:themeColor="text1"/>
          <w:w w:val="95"/>
        </w:rPr>
        <w:t>accuracy</w:t>
      </w:r>
      <w:r w:rsidRPr="001421E2">
        <w:rPr>
          <w:rFonts w:ascii="Arial" w:hAnsi="Arial" w:cs="Arial"/>
          <w:color w:val="000000" w:themeColor="text1"/>
          <w:w w:val="95"/>
        </w:rPr>
        <w:t xml:space="preserve"> </w:t>
      </w:r>
      <w:r w:rsidR="00AC04B3" w:rsidRPr="001421E2">
        <w:rPr>
          <w:rFonts w:ascii="Arial" w:hAnsi="Arial" w:cs="Arial"/>
          <w:color w:val="000000" w:themeColor="text1"/>
          <w:w w:val="95"/>
        </w:rPr>
        <w:t xml:space="preserve">enabled differentiated feature importance, </w:t>
      </w:r>
      <w:r w:rsidR="00AC04B3" w:rsidRPr="001421E2">
        <w:rPr>
          <w:rFonts w:ascii="Arial" w:hAnsi="Arial" w:cs="Arial"/>
          <w:color w:val="000000" w:themeColor="text1"/>
          <w:w w:val="90"/>
        </w:rPr>
        <w:t xml:space="preserve">identifying </w:t>
      </w:r>
      <w:r>
        <w:rPr>
          <w:rFonts w:ascii="Arial" w:hAnsi="Arial" w:cs="Arial"/>
          <w:color w:val="000000" w:themeColor="text1"/>
          <w:w w:val="90"/>
        </w:rPr>
        <w:t xml:space="preserve">important </w:t>
      </w:r>
      <w:r w:rsidR="00AC04B3" w:rsidRPr="001421E2">
        <w:rPr>
          <w:rFonts w:ascii="Arial" w:hAnsi="Arial" w:cs="Arial"/>
          <w:color w:val="000000" w:themeColor="text1"/>
          <w:w w:val="90"/>
        </w:rPr>
        <w:t xml:space="preserve">wavelengths for the classification of the two diseases and </w:t>
      </w:r>
      <w:r>
        <w:rPr>
          <w:rFonts w:ascii="Arial" w:hAnsi="Arial" w:cs="Arial"/>
          <w:color w:val="000000" w:themeColor="text1"/>
          <w:w w:val="90"/>
        </w:rPr>
        <w:t xml:space="preserve">the different </w:t>
      </w:r>
      <w:r w:rsidR="00AC04B3" w:rsidRPr="001421E2">
        <w:rPr>
          <w:rFonts w:ascii="Arial" w:hAnsi="Arial" w:cs="Arial"/>
          <w:color w:val="000000" w:themeColor="text1"/>
          <w:w w:val="90"/>
        </w:rPr>
        <w:t>symp</w:t>
      </w:r>
      <w:r w:rsidR="00AC04B3" w:rsidRPr="001421E2">
        <w:rPr>
          <w:rFonts w:ascii="Arial" w:hAnsi="Arial" w:cs="Arial"/>
          <w:color w:val="000000" w:themeColor="text1"/>
        </w:rPr>
        <w:t>tom</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classes.</w:t>
      </w:r>
      <w:r w:rsidR="00AC04B3" w:rsidRPr="001421E2">
        <w:rPr>
          <w:rFonts w:ascii="Arial" w:hAnsi="Arial" w:cs="Arial"/>
          <w:color w:val="000000" w:themeColor="text1"/>
          <w:spacing w:val="-15"/>
        </w:rPr>
        <w:t xml:space="preserve"> </w:t>
      </w:r>
      <w:proofErr w:type="gramStart"/>
      <w:r w:rsidR="00EE4B7F">
        <w:rPr>
          <w:rFonts w:ascii="Arial" w:hAnsi="Arial" w:cs="Arial"/>
          <w:color w:val="000000" w:themeColor="text1"/>
          <w:spacing w:val="-15"/>
        </w:rPr>
        <w:t>W</w:t>
      </w:r>
      <w:r w:rsidR="00EE4B7F" w:rsidRPr="001421E2">
        <w:rPr>
          <w:rFonts w:ascii="Arial" w:hAnsi="Arial" w:cs="Arial"/>
          <w:color w:val="000000" w:themeColor="text1"/>
        </w:rPr>
        <w:t>ith</w:t>
      </w:r>
      <w:r w:rsidR="00EE4B7F" w:rsidRPr="001421E2">
        <w:rPr>
          <w:rFonts w:ascii="Arial" w:hAnsi="Arial" w:cs="Arial"/>
          <w:color w:val="000000" w:themeColor="text1"/>
          <w:spacing w:val="-15"/>
        </w:rPr>
        <w:t xml:space="preserve"> </w:t>
      </w:r>
      <w:r w:rsidR="00EE4B7F" w:rsidRPr="001421E2">
        <w:rPr>
          <w:rFonts w:ascii="Arial" w:hAnsi="Arial" w:cs="Arial"/>
          <w:color w:val="000000" w:themeColor="text1"/>
        </w:rPr>
        <w:t>the</w:t>
      </w:r>
      <w:r w:rsidR="00EE4B7F" w:rsidRPr="001421E2">
        <w:rPr>
          <w:rFonts w:ascii="Arial" w:hAnsi="Arial" w:cs="Arial"/>
          <w:color w:val="000000" w:themeColor="text1"/>
          <w:spacing w:val="-15"/>
        </w:rPr>
        <w:t xml:space="preserve"> </w:t>
      </w:r>
      <w:r w:rsidR="00EE4B7F" w:rsidRPr="001421E2">
        <w:rPr>
          <w:rFonts w:ascii="Arial" w:hAnsi="Arial" w:cs="Arial"/>
          <w:color w:val="000000" w:themeColor="text1"/>
        </w:rPr>
        <w:t>exception</w:t>
      </w:r>
      <w:r w:rsidR="00EE4B7F" w:rsidRPr="001421E2">
        <w:rPr>
          <w:rFonts w:ascii="Arial" w:hAnsi="Arial" w:cs="Arial"/>
          <w:color w:val="000000" w:themeColor="text1"/>
          <w:spacing w:val="-15"/>
        </w:rPr>
        <w:t xml:space="preserve"> </w:t>
      </w:r>
      <w:r w:rsidR="00EE4B7F" w:rsidRPr="001421E2">
        <w:rPr>
          <w:rFonts w:ascii="Arial" w:hAnsi="Arial" w:cs="Arial"/>
          <w:color w:val="000000" w:themeColor="text1"/>
        </w:rPr>
        <w:t>of</w:t>
      </w:r>
      <w:proofErr w:type="gramEnd"/>
      <w:r w:rsidR="00EE4B7F" w:rsidRPr="001421E2">
        <w:rPr>
          <w:rFonts w:ascii="Arial" w:hAnsi="Arial" w:cs="Arial"/>
          <w:color w:val="000000" w:themeColor="text1"/>
          <w:spacing w:val="-15"/>
        </w:rPr>
        <w:t xml:space="preserve"> </w:t>
      </w:r>
      <w:r w:rsidR="00EE4B7F">
        <w:rPr>
          <w:rFonts w:ascii="Arial" w:hAnsi="Arial" w:cs="Arial"/>
          <w:color w:val="000000" w:themeColor="text1"/>
          <w:spacing w:val="-15"/>
        </w:rPr>
        <w:t xml:space="preserve">leaves with </w:t>
      </w:r>
      <w:r w:rsidR="00EE4B7F" w:rsidRPr="001421E2">
        <w:rPr>
          <w:rFonts w:ascii="Arial" w:hAnsi="Arial" w:cs="Arial"/>
          <w:color w:val="000000" w:themeColor="text1"/>
        </w:rPr>
        <w:t>mature</w:t>
      </w:r>
      <w:r w:rsidR="00EE4B7F" w:rsidRPr="001421E2">
        <w:rPr>
          <w:rFonts w:ascii="Arial" w:hAnsi="Arial" w:cs="Arial"/>
          <w:color w:val="000000" w:themeColor="text1"/>
          <w:spacing w:val="-15"/>
        </w:rPr>
        <w:t xml:space="preserve"> </w:t>
      </w:r>
      <w:r w:rsidR="00EE4B7F">
        <w:rPr>
          <w:rFonts w:ascii="Arial" w:hAnsi="Arial" w:cs="Arial"/>
          <w:color w:val="000000" w:themeColor="text1"/>
          <w:spacing w:val="-15"/>
        </w:rPr>
        <w:t xml:space="preserve">symptoms of </w:t>
      </w:r>
      <w:r w:rsidR="00EE4B7F" w:rsidRPr="001421E2">
        <w:rPr>
          <w:rFonts w:ascii="Arial" w:hAnsi="Arial" w:cs="Arial"/>
          <w:color w:val="000000" w:themeColor="text1"/>
        </w:rPr>
        <w:t>CLS</w:t>
      </w:r>
      <w:r w:rsidR="00EE4B7F">
        <w:rPr>
          <w:rFonts w:ascii="Arial" w:hAnsi="Arial" w:cs="Arial"/>
          <w:color w:val="000000" w:themeColor="text1"/>
        </w:rPr>
        <w:t>, i</w:t>
      </w:r>
      <w:r w:rsidR="00AC04B3" w:rsidRPr="001421E2">
        <w:rPr>
          <w:rFonts w:ascii="Arial" w:hAnsi="Arial" w:cs="Arial"/>
          <w:color w:val="000000" w:themeColor="text1"/>
        </w:rPr>
        <w:t>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particularly</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interesting</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note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that</w:t>
      </w:r>
      <w:r w:rsidR="00AC04B3" w:rsidRPr="001421E2">
        <w:rPr>
          <w:rFonts w:ascii="Arial" w:hAnsi="Arial" w:cs="Arial"/>
          <w:color w:val="000000" w:themeColor="text1"/>
          <w:spacing w:val="-7"/>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UV-range</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from</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250</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410</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nm</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is</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high</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importance</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for</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rPr>
        <w:t>differentiati</w:t>
      </w:r>
      <w:r w:rsidR="00EE4B7F">
        <w:rPr>
          <w:rFonts w:ascii="Arial" w:hAnsi="Arial" w:cs="Arial"/>
          <w:color w:val="000000" w:themeColor="text1"/>
        </w:rPr>
        <w:t>ng</w:t>
      </w:r>
      <w:r w:rsidR="00AC04B3" w:rsidRPr="001421E2">
        <w:rPr>
          <w:rFonts w:ascii="Arial" w:hAnsi="Arial" w:cs="Arial"/>
          <w:color w:val="000000" w:themeColor="text1"/>
          <w:w w:val="95"/>
        </w:rPr>
        <w:t xml:space="preserve"> </w:t>
      </w:r>
      <w:r w:rsidR="00EE4B7F">
        <w:rPr>
          <w:rFonts w:ascii="Arial" w:hAnsi="Arial" w:cs="Arial"/>
          <w:color w:val="000000" w:themeColor="text1"/>
          <w:w w:val="95"/>
        </w:rPr>
        <w:t xml:space="preserve">the </w:t>
      </w:r>
      <w:r w:rsidR="00AC04B3" w:rsidRPr="001421E2">
        <w:rPr>
          <w:rFonts w:ascii="Arial" w:hAnsi="Arial" w:cs="Arial"/>
          <w:color w:val="000000" w:themeColor="text1"/>
          <w:w w:val="95"/>
        </w:rPr>
        <w:t>symptom classes</w:t>
      </w:r>
      <w:r w:rsidR="00EE4B7F">
        <w:rPr>
          <w:rFonts w:ascii="Arial" w:hAnsi="Arial" w:cs="Arial"/>
          <w:color w:val="000000" w:themeColor="text1"/>
          <w:w w:val="95"/>
        </w:rPr>
        <w:t xml:space="preserve">, and we can conclude </w:t>
      </w:r>
      <w:r w:rsidR="00AC04B3" w:rsidRPr="001421E2">
        <w:rPr>
          <w:rFonts w:ascii="Arial" w:hAnsi="Arial" w:cs="Arial"/>
          <w:color w:val="000000" w:themeColor="text1"/>
          <w:w w:val="95"/>
        </w:rPr>
        <w:t xml:space="preserve">that changes </w:t>
      </w:r>
      <w:r w:rsidR="00EE4B7F">
        <w:rPr>
          <w:rFonts w:ascii="Arial" w:hAnsi="Arial" w:cs="Arial"/>
          <w:color w:val="000000" w:themeColor="text1"/>
          <w:w w:val="95"/>
        </w:rPr>
        <w:t>in</w:t>
      </w:r>
      <w:r w:rsidR="00EE4B7F" w:rsidRPr="001421E2">
        <w:rPr>
          <w:rFonts w:ascii="Arial" w:hAnsi="Arial" w:cs="Arial"/>
          <w:color w:val="000000" w:themeColor="text1"/>
          <w:w w:val="95"/>
        </w:rPr>
        <w:t xml:space="preserve"> </w:t>
      </w:r>
      <w:r w:rsidR="00AC04B3" w:rsidRPr="001421E2">
        <w:rPr>
          <w:rFonts w:ascii="Arial" w:hAnsi="Arial" w:cs="Arial"/>
          <w:color w:val="000000" w:themeColor="text1"/>
          <w:w w:val="95"/>
        </w:rPr>
        <w:t>secondary plant metabolite</w:t>
      </w:r>
      <w:r w:rsidR="00EE4B7F">
        <w:rPr>
          <w:rFonts w:ascii="Arial" w:hAnsi="Arial" w:cs="Arial"/>
          <w:color w:val="000000" w:themeColor="text1"/>
          <w:w w:val="95"/>
        </w:rPr>
        <w:t xml:space="preserve"> content</w:t>
      </w:r>
      <w:r w:rsidR="00AC04B3" w:rsidRPr="001421E2">
        <w:rPr>
          <w:rFonts w:ascii="Arial" w:hAnsi="Arial" w:cs="Arial"/>
          <w:color w:val="000000" w:themeColor="text1"/>
          <w:w w:val="95"/>
        </w:rPr>
        <w:t xml:space="preserve"> </w:t>
      </w:r>
      <w:r w:rsidR="00AC04B3" w:rsidRPr="001421E2">
        <w:rPr>
          <w:rFonts w:ascii="Arial" w:hAnsi="Arial" w:cs="Arial"/>
          <w:color w:val="000000" w:themeColor="text1"/>
          <w:spacing w:val="-2"/>
        </w:rPr>
        <w:t>are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more</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important</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than</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changes</w:t>
      </w:r>
      <w:r w:rsidR="00AC04B3" w:rsidRPr="001421E2">
        <w:rPr>
          <w:rFonts w:ascii="Arial" w:hAnsi="Arial" w:cs="Arial"/>
          <w:color w:val="000000" w:themeColor="text1"/>
          <w:spacing w:val="-9"/>
        </w:rPr>
        <w:t xml:space="preserve"> </w:t>
      </w:r>
      <w:r w:rsidR="00EE4B7F">
        <w:rPr>
          <w:rFonts w:ascii="Arial" w:hAnsi="Arial" w:cs="Arial"/>
          <w:color w:val="000000" w:themeColor="text1"/>
          <w:spacing w:val="-9"/>
        </w:rPr>
        <w:t>in</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spacing w:val="-2"/>
        </w:rPr>
        <w:t>chlorophyll</w:t>
      </w:r>
      <w:r w:rsidR="00AC04B3" w:rsidRPr="001421E2">
        <w:rPr>
          <w:rFonts w:ascii="Arial" w:hAnsi="Arial" w:cs="Arial"/>
          <w:color w:val="000000" w:themeColor="text1"/>
          <w:spacing w:val="-9"/>
        </w:rPr>
        <w:t xml:space="preserve"> </w:t>
      </w:r>
      <w:r w:rsidR="00AC04B3" w:rsidRPr="001421E2">
        <w:rPr>
          <w:rFonts w:ascii="Arial" w:hAnsi="Arial" w:cs="Arial"/>
          <w:color w:val="000000" w:themeColor="text1"/>
          <w:spacing w:val="-2"/>
        </w:rPr>
        <w:t>and</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spacing w:val="-2"/>
        </w:rPr>
        <w:t>carotenoids</w:t>
      </w:r>
      <w:r w:rsidR="00AC04B3" w:rsidRPr="001421E2">
        <w:rPr>
          <w:rFonts w:ascii="Arial" w:hAnsi="Arial" w:cs="Arial"/>
          <w:color w:val="000000" w:themeColor="text1"/>
          <w:spacing w:val="-9"/>
        </w:rPr>
        <w:t xml:space="preserve"> </w:t>
      </w:r>
      <w:r w:rsidR="00EE4B7F">
        <w:rPr>
          <w:rFonts w:ascii="Arial" w:hAnsi="Arial" w:cs="Arial"/>
          <w:color w:val="000000" w:themeColor="text1"/>
          <w:spacing w:val="-9"/>
        </w:rPr>
        <w:t xml:space="preserve">content </w:t>
      </w:r>
      <w:r w:rsidR="00AC04B3" w:rsidRPr="001421E2">
        <w:rPr>
          <w:rFonts w:ascii="Arial" w:hAnsi="Arial" w:cs="Arial"/>
          <w:color w:val="000000" w:themeColor="text1"/>
          <w:spacing w:val="-2"/>
        </w:rPr>
        <w:t>for</w:t>
      </w:r>
      <w:r w:rsidR="00AC04B3" w:rsidRPr="001421E2">
        <w:rPr>
          <w:rFonts w:ascii="Arial" w:hAnsi="Arial" w:cs="Arial"/>
          <w:color w:val="000000" w:themeColor="text1"/>
          <w:spacing w:val="-8"/>
        </w:rPr>
        <w:t xml:space="preserve"> </w:t>
      </w:r>
      <w:r w:rsidR="00AC04B3" w:rsidRPr="001421E2">
        <w:rPr>
          <w:rFonts w:ascii="Arial" w:hAnsi="Arial" w:cs="Arial"/>
          <w:color w:val="000000" w:themeColor="text1"/>
          <w:spacing w:val="-2"/>
        </w:rPr>
        <w:t>differentiation</w:t>
      </w:r>
      <w:r w:rsidR="00AC04B3" w:rsidRPr="001421E2">
        <w:rPr>
          <w:rFonts w:ascii="Arial" w:hAnsi="Arial" w:cs="Arial"/>
          <w:color w:val="000000" w:themeColor="text1"/>
          <w:spacing w:val="-9"/>
        </w:rPr>
        <w:t xml:space="preserve"> </w:t>
      </w:r>
      <w:r w:rsidR="00EE4B7F">
        <w:rPr>
          <w:rFonts w:ascii="Arial" w:hAnsi="Arial" w:cs="Arial"/>
          <w:color w:val="000000" w:themeColor="text1"/>
          <w:spacing w:val="-2"/>
        </w:rPr>
        <w:t>of the</w:t>
      </w:r>
      <w:r w:rsidR="00AC04B3" w:rsidRPr="001421E2">
        <w:rPr>
          <w:rFonts w:ascii="Arial" w:hAnsi="Arial" w:cs="Arial"/>
          <w:color w:val="000000" w:themeColor="text1"/>
          <w:w w:val="95"/>
        </w:rPr>
        <w:t xml:space="preserve"> plant-pathogen interactions.</w:t>
      </w:r>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 xml:space="preserve">The extraction and analysis of </w:t>
      </w:r>
      <w:r w:rsidR="00EE4B7F">
        <w:rPr>
          <w:rFonts w:ascii="Arial" w:hAnsi="Arial" w:cs="Arial"/>
          <w:color w:val="000000" w:themeColor="text1"/>
          <w:w w:val="95"/>
        </w:rPr>
        <w:t>the</w:t>
      </w:r>
      <w:r w:rsidR="00EE4B7F" w:rsidRPr="001421E2">
        <w:rPr>
          <w:rFonts w:ascii="Arial" w:hAnsi="Arial" w:cs="Arial"/>
          <w:color w:val="000000" w:themeColor="text1"/>
          <w:w w:val="95"/>
        </w:rPr>
        <w:t xml:space="preserve"> </w:t>
      </w:r>
      <w:r w:rsidR="00AC04B3" w:rsidRPr="001421E2">
        <w:rPr>
          <w:rFonts w:ascii="Arial" w:hAnsi="Arial" w:cs="Arial"/>
          <w:color w:val="000000" w:themeColor="text1"/>
          <w:w w:val="95"/>
        </w:rPr>
        <w:t>metabolites accentuate the various roles secondary plant metabolites play dur</w:t>
      </w:r>
      <w:r w:rsidR="00AC04B3" w:rsidRPr="001421E2">
        <w:rPr>
          <w:rFonts w:ascii="Arial" w:hAnsi="Arial" w:cs="Arial"/>
          <w:color w:val="000000" w:themeColor="text1"/>
        </w:rPr>
        <w:t>ing</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susceptible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plant-pathogen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interaction</w:t>
      </w:r>
      <w:r w:rsidR="00EE4B7F">
        <w:rPr>
          <w:rFonts w:ascii="Arial" w:hAnsi="Arial" w:cs="Arial"/>
          <w:color w:val="000000" w:themeColor="text1"/>
        </w:rPr>
        <w: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15"/>
        </w:rPr>
        <w:t xml:space="preserve"> </w:t>
      </w:r>
      <w:r w:rsidR="00EE4B7F">
        <w:rPr>
          <w:rFonts w:ascii="Arial" w:hAnsi="Arial" w:cs="Arial"/>
          <w:color w:val="000000" w:themeColor="text1"/>
          <w:spacing w:val="-15"/>
        </w:rPr>
        <w:t xml:space="preserve">that they </w:t>
      </w:r>
      <w:r w:rsidR="00AC04B3" w:rsidRPr="001421E2">
        <w:rPr>
          <w:rFonts w:ascii="Arial" w:hAnsi="Arial" w:cs="Arial"/>
          <w:color w:val="000000" w:themeColor="text1"/>
        </w:rPr>
        <w:t>can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be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linked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spectral</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changes</w:t>
      </w:r>
      <w:r w:rsidR="00AC04B3" w:rsidRPr="001421E2">
        <w:rPr>
          <w:rFonts w:ascii="Arial" w:hAnsi="Arial" w:cs="Arial"/>
          <w:color w:val="000000" w:themeColor="text1"/>
          <w:spacing w:val="-15"/>
        </w:rPr>
        <w:t xml:space="preserve"> </w:t>
      </w:r>
      <w:r w:rsidR="00EE4B7F">
        <w:rPr>
          <w:rFonts w:ascii="Arial" w:hAnsi="Arial" w:cs="Arial"/>
          <w:color w:val="000000" w:themeColor="text1"/>
        </w:rPr>
        <w:t>during</w:t>
      </w:r>
      <w:r w:rsidR="00EE4B7F" w:rsidRPr="001421E2">
        <w:rPr>
          <w:rFonts w:ascii="Arial" w:hAnsi="Arial" w:cs="Arial"/>
          <w:color w:val="000000" w:themeColor="text1"/>
        </w:rPr>
        <w:t xml:space="preserve"> </w:t>
      </w:r>
      <w:r w:rsidR="00AC04B3" w:rsidRPr="001421E2">
        <w:rPr>
          <w:rFonts w:ascii="Arial" w:hAnsi="Arial" w:cs="Arial"/>
          <w:color w:val="000000" w:themeColor="text1"/>
          <w:w w:val="95"/>
        </w:rPr>
        <w:t>symptom</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development.</w:t>
      </w:r>
      <w:r w:rsidR="00AC04B3" w:rsidRPr="001421E2">
        <w:rPr>
          <w:rFonts w:ascii="Arial" w:hAnsi="Arial" w:cs="Arial"/>
          <w:color w:val="000000" w:themeColor="text1"/>
          <w:spacing w:val="24"/>
        </w:rPr>
        <w:t xml:space="preserve"> </w:t>
      </w:r>
      <w:r w:rsidR="00AC04B3" w:rsidRPr="001421E2">
        <w:rPr>
          <w:rFonts w:ascii="Arial" w:hAnsi="Arial" w:cs="Arial"/>
          <w:color w:val="000000" w:themeColor="text1"/>
          <w:w w:val="95"/>
        </w:rPr>
        <w:t>Predictive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accuracy</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of</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HSI</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data</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for</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plant</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metabolites</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was</w:t>
      </w:r>
      <w:r w:rsidR="00AC04B3" w:rsidRPr="001421E2">
        <w:rPr>
          <w:rFonts w:ascii="Arial" w:hAnsi="Arial" w:cs="Arial"/>
          <w:color w:val="000000" w:themeColor="text1"/>
          <w:spacing w:val="-3"/>
          <w:w w:val="95"/>
        </w:rPr>
        <w:t xml:space="preserve"> </w:t>
      </w:r>
      <w:r w:rsidR="00113952" w:rsidRPr="001421E2">
        <w:rPr>
          <w:rFonts w:ascii="Arial" w:hAnsi="Arial" w:cs="Arial"/>
          <w:color w:val="000000" w:themeColor="text1"/>
          <w:w w:val="95"/>
        </w:rPr>
        <w:t>determined</w:t>
      </w:r>
      <w:r w:rsidR="00AC04B3" w:rsidRPr="001421E2">
        <w:rPr>
          <w:rFonts w:ascii="Arial" w:hAnsi="Arial" w:cs="Arial"/>
          <w:color w:val="000000" w:themeColor="text1"/>
          <w:w w:val="95"/>
        </w:rPr>
        <w:t xml:space="preserve"> to further examine the significance of </w:t>
      </w:r>
      <w:r w:rsidR="00AC04B3" w:rsidRPr="001421E2">
        <w:rPr>
          <w:rFonts w:ascii="Arial" w:hAnsi="Arial" w:cs="Arial"/>
          <w:color w:val="000000" w:themeColor="text1"/>
          <w:w w:val="95"/>
        </w:rPr>
        <w:lastRenderedPageBreak/>
        <w:t xml:space="preserve">reflectance values </w:t>
      </w:r>
      <w:r w:rsidR="00EE4B7F">
        <w:rPr>
          <w:rFonts w:ascii="Arial" w:hAnsi="Arial" w:cs="Arial"/>
          <w:color w:val="000000" w:themeColor="text1"/>
          <w:w w:val="95"/>
        </w:rPr>
        <w:t>to track</w:t>
      </w:r>
      <w:r w:rsidR="00AC04B3" w:rsidRPr="001421E2">
        <w:rPr>
          <w:rFonts w:ascii="Arial" w:hAnsi="Arial" w:cs="Arial"/>
          <w:color w:val="000000" w:themeColor="text1"/>
          <w:w w:val="95"/>
        </w:rPr>
        <w:t xml:space="preserve"> </w:t>
      </w:r>
      <w:r w:rsidR="00EE4B7F">
        <w:rPr>
          <w:rFonts w:ascii="Arial" w:hAnsi="Arial" w:cs="Arial"/>
          <w:color w:val="000000" w:themeColor="text1"/>
          <w:w w:val="95"/>
        </w:rPr>
        <w:t xml:space="preserve">changes in </w:t>
      </w:r>
      <w:r w:rsidR="00AC04B3" w:rsidRPr="001421E2">
        <w:rPr>
          <w:rFonts w:ascii="Arial" w:hAnsi="Arial" w:cs="Arial"/>
          <w:color w:val="000000" w:themeColor="text1"/>
          <w:w w:val="95"/>
        </w:rPr>
        <w:t xml:space="preserve">metabolite </w:t>
      </w:r>
      <w:r w:rsidR="00EE4B7F">
        <w:rPr>
          <w:rFonts w:ascii="Arial" w:hAnsi="Arial" w:cs="Arial"/>
          <w:color w:val="000000" w:themeColor="text1"/>
          <w:w w:val="95"/>
        </w:rPr>
        <w:t>content</w:t>
      </w:r>
      <w:r w:rsidR="00AC04B3" w:rsidRPr="001421E2">
        <w:rPr>
          <w:rFonts w:ascii="Arial" w:hAnsi="Arial" w:cs="Arial"/>
          <w:color w:val="000000" w:themeColor="text1"/>
          <w:w w:val="95"/>
        </w:rPr>
        <w:t>.</w:t>
      </w:r>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Using data from field spectroradiometers and airborne imaging spectroscopy</w:t>
      </w:r>
      <w:r w:rsidR="00EE4B7F">
        <w:rPr>
          <w:rFonts w:ascii="Arial" w:hAnsi="Arial" w:cs="Arial"/>
          <w:color w:val="000000" w:themeColor="text1"/>
          <w:w w:val="95"/>
        </w:rPr>
        <w:t>,</w:t>
      </w:r>
      <w:r w:rsidR="00AC04B3" w:rsidRPr="001421E2">
        <w:rPr>
          <w:rFonts w:ascii="Arial" w:hAnsi="Arial" w:cs="Arial"/>
          <w:color w:val="000000" w:themeColor="text1"/>
          <w:w w:val="95"/>
        </w:rPr>
        <w:t xml:space="preserve"> </w:t>
      </w:r>
      <w:r w:rsidR="00EE4B7F">
        <w:rPr>
          <w:rFonts w:ascii="Arial" w:hAnsi="Arial" w:cs="Arial"/>
          <w:color w:val="000000" w:themeColor="text1"/>
          <w:w w:val="95"/>
        </w:rPr>
        <w:t xml:space="preserve">previous studies using </w:t>
      </w:r>
      <w:r w:rsidR="00AC04B3" w:rsidRPr="001421E2">
        <w:rPr>
          <w:rFonts w:ascii="Arial" w:hAnsi="Arial" w:cs="Arial"/>
          <w:color w:val="000000" w:themeColor="text1"/>
          <w:w w:val="95"/>
        </w:rPr>
        <w:t xml:space="preserve">PLSR achieved prediction </w:t>
      </w:r>
      <w:r w:rsidR="00AC04B3" w:rsidRPr="001421E2">
        <w:rPr>
          <w:rFonts w:ascii="Arial" w:hAnsi="Arial" w:cs="Arial"/>
          <w:color w:val="000000" w:themeColor="text1"/>
        </w:rPr>
        <w:t>accurac</w:t>
      </w:r>
      <w:r w:rsidR="00EE4B7F">
        <w:rPr>
          <w:rFonts w:ascii="Arial" w:hAnsi="Arial" w:cs="Arial"/>
          <w:color w:val="000000" w:themeColor="text1"/>
        </w:rPr>
        <w:t xml:space="preserve">ies </w:t>
      </w:r>
      <w:r w:rsidR="00AC04B3" w:rsidRPr="001421E2">
        <w:rPr>
          <w:rFonts w:ascii="Arial" w:hAnsi="Arial" w:cs="Arial"/>
          <w:color w:val="000000" w:themeColor="text1"/>
        </w:rPr>
        <w:t>of</w:t>
      </w:r>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0.28</w:t>
      </w:r>
      <w:r w:rsidR="00EE4B7F">
        <w:rPr>
          <w:rFonts w:ascii="Arial" w:hAnsi="Arial" w:cs="Arial"/>
          <w:color w:val="000000" w:themeColor="text1"/>
        </w:rPr>
        <w:t xml:space="preserve"> to </w:t>
      </w:r>
      <w:r w:rsidR="00AC04B3" w:rsidRPr="001421E2">
        <w:rPr>
          <w:rFonts w:ascii="Arial" w:hAnsi="Arial" w:cs="Arial"/>
          <w:color w:val="000000" w:themeColor="text1"/>
        </w:rPr>
        <w:t>0.82</w:t>
      </w:r>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2"/>
        </w:rPr>
        <w:t xml:space="preserve"> </w:t>
      </w:r>
      <w:r w:rsidR="005C5BC3">
        <w:rPr>
          <w:rFonts w:ascii="Arial" w:hAnsi="Arial" w:cs="Arial"/>
          <w:color w:val="000000" w:themeColor="text1"/>
          <w:spacing w:val="-2"/>
        </w:rPr>
        <w:t>ecoregions with temperate and s</w:t>
      </w:r>
      <w:r w:rsidR="00284087">
        <w:rPr>
          <w:rFonts w:ascii="Arial" w:hAnsi="Arial" w:cs="Arial"/>
          <w:color w:val="000000" w:themeColor="text1"/>
          <w:spacing w:val="-2"/>
        </w:rPr>
        <w:t>u</w:t>
      </w:r>
      <w:r w:rsidR="005C5BC3">
        <w:rPr>
          <w:rFonts w:ascii="Arial" w:hAnsi="Arial" w:cs="Arial"/>
          <w:color w:val="000000" w:themeColor="text1"/>
          <w:spacing w:val="-2"/>
        </w:rPr>
        <w:t>btropical forests as well as grasslands</w:t>
      </w:r>
      <w:r w:rsidR="00AC04B3" w:rsidRPr="001421E2">
        <w:rPr>
          <w:rFonts w:ascii="Arial" w:hAnsi="Arial" w:cs="Arial"/>
          <w:color w:val="000000" w:themeColor="text1"/>
          <w:spacing w:val="-1"/>
        </w:rPr>
        <w:t xml:space="preserve"> </w:t>
      </w:r>
      <w:hyperlink w:anchor="_bookmark77" w:history="1">
        <w:r w:rsidR="00AC04B3" w:rsidRPr="001421E2">
          <w:rPr>
            <w:rFonts w:ascii="Arial" w:hAnsi="Arial" w:cs="Arial"/>
            <w:color w:val="000000" w:themeColor="text1"/>
          </w:rPr>
          <w:t>(Wang</w:t>
        </w:r>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et</w:t>
        </w:r>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al.,</w:t>
        </w:r>
      </w:hyperlink>
      <w:r w:rsidR="00AC04B3" w:rsidRPr="001421E2">
        <w:rPr>
          <w:rFonts w:ascii="Arial" w:hAnsi="Arial" w:cs="Arial"/>
          <w:color w:val="000000" w:themeColor="text1"/>
          <w:spacing w:val="-1"/>
        </w:rPr>
        <w:t xml:space="preserve"> </w:t>
      </w:r>
      <w:hyperlink w:anchor="_bookmark77" w:history="1">
        <w:r w:rsidR="00AC04B3" w:rsidRPr="001421E2">
          <w:rPr>
            <w:rFonts w:ascii="Arial" w:hAnsi="Arial" w:cs="Arial"/>
            <w:color w:val="000000" w:themeColor="text1"/>
          </w:rPr>
          <w:t>2020)</w:t>
        </w:r>
      </w:hyperlink>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1"/>
        </w:rPr>
        <w:t xml:space="preserve"> </w:t>
      </w:r>
      <w:r w:rsidR="00AC04B3" w:rsidRPr="001421E2">
        <w:rPr>
          <w:rFonts w:ascii="Arial" w:hAnsi="Arial" w:cs="Arial"/>
          <w:color w:val="000000" w:themeColor="text1"/>
        </w:rPr>
        <w:t>0.124</w:t>
      </w:r>
      <w:r w:rsidR="00EE4B7F">
        <w:rPr>
          <w:rFonts w:ascii="Arial" w:hAnsi="Arial" w:cs="Arial"/>
          <w:color w:val="000000" w:themeColor="text1"/>
        </w:rPr>
        <w:t xml:space="preserve"> to </w:t>
      </w:r>
      <w:r w:rsidR="00AC04B3" w:rsidRPr="001421E2">
        <w:rPr>
          <w:rFonts w:ascii="Arial" w:hAnsi="Arial" w:cs="Arial"/>
          <w:color w:val="000000" w:themeColor="text1"/>
        </w:rPr>
        <w:t>0.817</w:t>
      </w:r>
      <w:r w:rsidR="00AC04B3" w:rsidRPr="001421E2">
        <w:rPr>
          <w:rFonts w:ascii="Arial" w:hAnsi="Arial" w:cs="Arial"/>
          <w:color w:val="000000" w:themeColor="text1"/>
          <w:spacing w:val="-1"/>
        </w:rPr>
        <w:t xml:space="preserve"> </w:t>
      </w:r>
      <w:del w:id="338" w:author="Bock, Clive" w:date="2022-06-20T13:52:00Z">
        <w:r w:rsidR="00AC04B3" w:rsidRPr="001421E2" w:rsidDel="006C3419">
          <w:rPr>
            <w:rFonts w:ascii="Arial" w:hAnsi="Arial" w:cs="Arial"/>
            <w:color w:val="000000" w:themeColor="text1"/>
          </w:rPr>
          <w:delText xml:space="preserve">in </w:delText>
        </w:r>
      </w:del>
      <w:ins w:id="339" w:author="Bock, Clive" w:date="2022-06-20T13:52:00Z">
        <w:r w:rsidR="006C3419">
          <w:rPr>
            <w:rFonts w:ascii="Arial" w:hAnsi="Arial" w:cs="Arial"/>
            <w:color w:val="000000" w:themeColor="text1"/>
          </w:rPr>
          <w:t>for</w:t>
        </w:r>
        <w:r w:rsidR="006C3419" w:rsidRPr="001421E2">
          <w:rPr>
            <w:rFonts w:ascii="Arial" w:hAnsi="Arial" w:cs="Arial"/>
            <w:color w:val="000000" w:themeColor="text1"/>
          </w:rPr>
          <w:t xml:space="preserve"> </w:t>
        </w:r>
      </w:ins>
      <w:r w:rsidR="00AC04B3" w:rsidRPr="001421E2">
        <w:rPr>
          <w:rFonts w:ascii="Arial" w:hAnsi="Arial" w:cs="Arial"/>
          <w:color w:val="000000" w:themeColor="text1"/>
          <w:spacing w:val="-2"/>
        </w:rPr>
        <w:t>durum</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wheat</w:t>
      </w:r>
      <w:r w:rsidR="00AC04B3" w:rsidRPr="001421E2">
        <w:rPr>
          <w:rFonts w:ascii="Arial" w:hAnsi="Arial" w:cs="Arial"/>
          <w:color w:val="000000" w:themeColor="text1"/>
          <w:spacing w:val="-11"/>
        </w:rPr>
        <w:t xml:space="preserve"> </w:t>
      </w:r>
      <w:ins w:id="340" w:author="Bock, Clive" w:date="2022-06-20T13:52:00Z">
        <w:r w:rsidR="006C3419">
          <w:rPr>
            <w:rFonts w:ascii="Arial" w:hAnsi="Arial" w:cs="Arial"/>
            <w:color w:val="000000" w:themeColor="text1"/>
            <w:spacing w:val="-11"/>
          </w:rPr>
          <w:t xml:space="preserve">characteristics </w:t>
        </w:r>
      </w:ins>
      <w:r w:rsidR="00AC04B3" w:rsidRPr="001421E2">
        <w:rPr>
          <w:rFonts w:ascii="Arial" w:hAnsi="Arial" w:cs="Arial"/>
          <w:color w:val="000000" w:themeColor="text1"/>
          <w:spacing w:val="-2"/>
        </w:rPr>
        <w:t>(V</w:t>
      </w:r>
      <w:hyperlink w:anchor="_bookmark74" w:history="1">
        <w:r w:rsidR="00AC04B3" w:rsidRPr="001421E2">
          <w:rPr>
            <w:rFonts w:ascii="Arial" w:hAnsi="Arial" w:cs="Arial"/>
            <w:color w:val="000000" w:themeColor="text1"/>
            <w:spacing w:val="-2"/>
          </w:rPr>
          <w:t>ergara-Diaz</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et</w:t>
        </w:r>
        <w:r w:rsidR="00AC04B3" w:rsidRPr="001421E2">
          <w:rPr>
            <w:rFonts w:ascii="Arial" w:hAnsi="Arial" w:cs="Arial"/>
            <w:color w:val="000000" w:themeColor="text1"/>
            <w:spacing w:val="-11"/>
          </w:rPr>
          <w:t xml:space="preserve"> </w:t>
        </w:r>
        <w:r w:rsidR="00AC04B3" w:rsidRPr="001421E2">
          <w:rPr>
            <w:rFonts w:ascii="Arial" w:hAnsi="Arial" w:cs="Arial"/>
            <w:color w:val="000000" w:themeColor="text1"/>
            <w:spacing w:val="-2"/>
          </w:rPr>
          <w:t>al.,</w:t>
        </w:r>
        <w:r w:rsidR="00AC04B3" w:rsidRPr="001421E2">
          <w:rPr>
            <w:rFonts w:ascii="Arial" w:hAnsi="Arial" w:cs="Arial"/>
            <w:color w:val="000000" w:themeColor="text1"/>
            <w:spacing w:val="-11"/>
          </w:rPr>
          <w:t xml:space="preserve"> </w:t>
        </w:r>
      </w:hyperlink>
      <w:hyperlink w:anchor="_bookmark74" w:history="1">
        <w:r w:rsidR="00AC04B3" w:rsidRPr="001421E2">
          <w:rPr>
            <w:rFonts w:ascii="Arial" w:hAnsi="Arial" w:cs="Arial"/>
            <w:color w:val="000000" w:themeColor="text1"/>
            <w:spacing w:val="-2"/>
          </w:rPr>
          <w:t>2</w:t>
        </w:r>
      </w:hyperlink>
      <w:r w:rsidR="00AC04B3" w:rsidRPr="001421E2">
        <w:rPr>
          <w:rFonts w:ascii="Arial" w:hAnsi="Arial" w:cs="Arial"/>
          <w:color w:val="000000" w:themeColor="text1"/>
          <w:spacing w:val="-2"/>
        </w:rPr>
        <w:t>020).</w:t>
      </w:r>
      <w:r w:rsidR="00AC04B3" w:rsidRPr="001421E2">
        <w:rPr>
          <w:rFonts w:ascii="Arial" w:hAnsi="Arial" w:cs="Arial"/>
          <w:color w:val="000000" w:themeColor="text1"/>
          <w:spacing w:val="6"/>
        </w:rPr>
        <w:t xml:space="preserve"> </w:t>
      </w:r>
      <w:r w:rsidR="001333A1">
        <w:rPr>
          <w:rFonts w:ascii="Arial" w:hAnsi="Arial" w:cs="Arial"/>
          <w:color w:val="000000" w:themeColor="text1"/>
          <w:spacing w:val="-2"/>
        </w:rPr>
        <w:t>We achieved</w:t>
      </w:r>
      <w:r w:rsidR="00AC04B3" w:rsidRPr="001421E2">
        <w:rPr>
          <w:rFonts w:ascii="Arial" w:hAnsi="Arial" w:cs="Arial"/>
          <w:color w:val="000000" w:themeColor="text1"/>
          <w:spacing w:val="-11"/>
        </w:rPr>
        <w:t xml:space="preserve"> </w:t>
      </w:r>
      <w:ins w:id="341" w:author="Bock, Clive" w:date="2022-06-20T13:52:00Z">
        <w:r w:rsidR="006C3419">
          <w:rPr>
            <w:rFonts w:ascii="Arial" w:hAnsi="Arial" w:cs="Arial"/>
            <w:color w:val="000000" w:themeColor="text1"/>
            <w:spacing w:val="-11"/>
          </w:rPr>
          <w:t xml:space="preserve">a </w:t>
        </w:r>
      </w:ins>
      <w:del w:id="342" w:author="Bock, Clive" w:date="2022-06-20T13:52:00Z">
        <w:r w:rsidR="001333A1" w:rsidDel="006C3419">
          <w:rPr>
            <w:rFonts w:ascii="Arial" w:hAnsi="Arial" w:cs="Arial"/>
            <w:color w:val="000000" w:themeColor="text1"/>
            <w:spacing w:val="-2"/>
          </w:rPr>
          <w:delText xml:space="preserve"> </w:delText>
        </w:r>
      </w:del>
      <w:r w:rsidR="001333A1">
        <w:rPr>
          <w:rFonts w:ascii="Arial" w:hAnsi="Arial" w:cs="Arial"/>
          <w:color w:val="000000" w:themeColor="text1"/>
          <w:spacing w:val="-2"/>
        </w:rPr>
        <w:t>high accuracy with the</w:t>
      </w:r>
      <w:r w:rsidR="00AC04B3" w:rsidRPr="001421E2">
        <w:rPr>
          <w:rFonts w:ascii="Arial" w:hAnsi="Arial" w:cs="Arial"/>
          <w:color w:val="000000" w:themeColor="text1"/>
          <w:spacing w:val="-15"/>
        </w:rPr>
        <w:t xml:space="preserve"> </w:t>
      </w:r>
      <w:proofErr w:type="spellStart"/>
      <w:r w:rsidR="00AC04B3" w:rsidRPr="001421E2">
        <w:rPr>
          <w:rFonts w:ascii="Arial" w:hAnsi="Arial" w:cs="Arial"/>
          <w:color w:val="000000" w:themeColor="text1"/>
        </w:rPr>
        <w:t>rF</w:t>
      </w:r>
      <w:proofErr w:type="spellEnd"/>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regression</w:t>
      </w:r>
      <w:r w:rsidR="00AC04B3" w:rsidRPr="001421E2">
        <w:rPr>
          <w:rFonts w:ascii="Arial" w:hAnsi="Arial" w:cs="Arial"/>
          <w:color w:val="000000" w:themeColor="text1"/>
          <w:spacing w:val="-15"/>
        </w:rPr>
        <w:t xml:space="preserve"> </w:t>
      </w:r>
      <w:r w:rsidR="001333A1">
        <w:rPr>
          <w:rFonts w:ascii="Arial" w:hAnsi="Arial" w:cs="Arial"/>
          <w:color w:val="000000" w:themeColor="text1"/>
        </w:rPr>
        <w:t>associated with</w:t>
      </w:r>
      <w:r w:rsidR="001333A1" w:rsidRPr="001421E2">
        <w:rPr>
          <w:rFonts w:ascii="Arial" w:hAnsi="Arial" w:cs="Arial"/>
          <w:color w:val="000000" w:themeColor="text1"/>
          <w:spacing w:val="-15"/>
        </w:rPr>
        <w:t xml:space="preserve"> </w:t>
      </w:r>
      <w:r w:rsidR="00AC04B3" w:rsidRPr="001421E2">
        <w:rPr>
          <w:rFonts w:ascii="Arial" w:hAnsi="Arial" w:cs="Arial"/>
          <w:color w:val="000000" w:themeColor="text1"/>
        </w:rPr>
        <w:t>chlorophyll</w:t>
      </w:r>
      <w:r w:rsidR="00AC04B3" w:rsidRPr="001421E2">
        <w:rPr>
          <w:rFonts w:ascii="Arial" w:hAnsi="Arial" w:cs="Arial"/>
          <w:color w:val="000000" w:themeColor="text1"/>
          <w:spacing w:val="-15"/>
        </w:rPr>
        <w:t xml:space="preserve"> </w:t>
      </w:r>
      <w:r w:rsidR="00584E1B">
        <w:rPr>
          <w:rFonts w:ascii="Arial" w:hAnsi="Arial" w:cs="Arial"/>
          <w:color w:val="000000" w:themeColor="text1"/>
          <w:spacing w:val="-15"/>
        </w:rPr>
        <w:t>(</w:t>
      </w:r>
      <w:r w:rsidR="00584E1B" w:rsidRPr="001421E2">
        <w:rPr>
          <w:rFonts w:ascii="Arial" w:hAnsi="Arial" w:cs="Arial"/>
          <w:color w:val="000000" w:themeColor="text1"/>
        </w:rPr>
        <w:t>R</w:t>
      </w:r>
      <w:r w:rsidR="00584E1B" w:rsidRPr="001421E2">
        <w:rPr>
          <w:rFonts w:ascii="Arial" w:hAnsi="Arial" w:cs="Arial"/>
          <w:color w:val="000000" w:themeColor="text1"/>
          <w:position w:val="9"/>
        </w:rPr>
        <w:t>2</w:t>
      </w:r>
      <w:r w:rsidR="00584E1B" w:rsidRPr="001421E2">
        <w:rPr>
          <w:rFonts w:ascii="Arial" w:hAnsi="Arial" w:cs="Arial"/>
          <w:color w:val="000000" w:themeColor="text1"/>
        </w:rPr>
        <w:t>&lt;0.</w:t>
      </w:r>
      <w:r w:rsidR="00584E1B">
        <w:rPr>
          <w:rFonts w:ascii="Arial" w:hAnsi="Arial" w:cs="Arial"/>
          <w:color w:val="000000" w:themeColor="text1"/>
        </w:rPr>
        <w:t>8</w:t>
      </w:r>
      <w:r w:rsidR="00584E1B">
        <w:rPr>
          <w:rFonts w:ascii="Arial" w:hAnsi="Arial" w:cs="Arial"/>
          <w:color w:val="000000" w:themeColor="text1"/>
          <w:spacing w:val="-15"/>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flavonoid</w:t>
      </w:r>
      <w:r w:rsidR="001333A1">
        <w:rPr>
          <w:rFonts w:ascii="Arial" w:hAnsi="Arial" w:cs="Arial"/>
          <w:color w:val="000000" w:themeColor="text1"/>
        </w:rPr>
        <w:t xml:space="preserve"> </w:t>
      </w:r>
      <w:r w:rsidR="00584E1B">
        <w:rPr>
          <w:rFonts w:ascii="Arial" w:hAnsi="Arial" w:cs="Arial"/>
          <w:color w:val="000000" w:themeColor="text1"/>
        </w:rPr>
        <w:t>(</w:t>
      </w:r>
      <w:r w:rsidR="00584E1B" w:rsidRPr="001421E2">
        <w:rPr>
          <w:rFonts w:ascii="Arial" w:hAnsi="Arial" w:cs="Arial"/>
          <w:color w:val="000000" w:themeColor="text1"/>
        </w:rPr>
        <w:t>R</w:t>
      </w:r>
      <w:r w:rsidR="00584E1B" w:rsidRPr="001421E2">
        <w:rPr>
          <w:rFonts w:ascii="Arial" w:hAnsi="Arial" w:cs="Arial"/>
          <w:color w:val="000000" w:themeColor="text1"/>
          <w:position w:val="9"/>
        </w:rPr>
        <w:t>2</w:t>
      </w:r>
      <w:r w:rsidR="00584E1B" w:rsidRPr="001421E2">
        <w:rPr>
          <w:rFonts w:ascii="Arial" w:hAnsi="Arial" w:cs="Arial"/>
          <w:color w:val="000000" w:themeColor="text1"/>
        </w:rPr>
        <w:t>&lt;0.</w:t>
      </w:r>
      <w:r w:rsidR="00584E1B">
        <w:rPr>
          <w:rFonts w:ascii="Arial" w:hAnsi="Arial" w:cs="Arial"/>
          <w:color w:val="000000" w:themeColor="text1"/>
        </w:rPr>
        <w:t xml:space="preserve">73) </w:t>
      </w:r>
      <w:r w:rsidR="001333A1">
        <w:rPr>
          <w:rFonts w:ascii="Arial" w:hAnsi="Arial" w:cs="Arial"/>
          <w:color w:val="000000" w:themeColor="text1"/>
        </w:rPr>
        <w:t>content</w:t>
      </w:r>
      <w:r w:rsidR="00AC04B3" w:rsidRPr="001421E2">
        <w:rPr>
          <w:rFonts w:ascii="Arial" w:hAnsi="Arial" w:cs="Arial"/>
          <w:color w:val="000000" w:themeColor="text1"/>
          <w:spacing w:val="-15"/>
        </w:rPr>
        <w:t xml:space="preserve"> </w:t>
      </w:r>
      <w:r w:rsidR="001333A1">
        <w:rPr>
          <w:rFonts w:ascii="Arial" w:hAnsi="Arial" w:cs="Arial"/>
          <w:color w:val="000000" w:themeColor="text1"/>
          <w:spacing w:val="-15"/>
        </w:rPr>
        <w:t>for both CLS and BR</w:t>
      </w:r>
      <w:r w:rsidR="00AC04B3" w:rsidRPr="001421E2">
        <w:rPr>
          <w:rFonts w:ascii="Arial" w:hAnsi="Arial" w:cs="Arial"/>
          <w:color w:val="000000" w:themeColor="text1"/>
        </w:rPr>
        <w:t>.</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Carotenoids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sugar</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 xml:space="preserve">beet leaves with CLS were not predicted with acceptable </w:t>
      </w:r>
      <w:r w:rsidR="00B04231">
        <w:rPr>
          <w:rFonts w:ascii="Arial" w:hAnsi="Arial" w:cs="Arial"/>
          <w:color w:val="000000" w:themeColor="text1"/>
        </w:rPr>
        <w:t>accuracy</w:t>
      </w:r>
      <w:r w:rsidR="00B04231" w:rsidRPr="001421E2">
        <w:rPr>
          <w:rFonts w:ascii="Arial" w:hAnsi="Arial" w:cs="Arial"/>
          <w:color w:val="000000" w:themeColor="text1"/>
        </w:rPr>
        <w:t xml:space="preserve"> </w:t>
      </w:r>
      <w:r w:rsidR="00AC04B3" w:rsidRPr="001421E2">
        <w:rPr>
          <w:rFonts w:ascii="Arial" w:hAnsi="Arial" w:cs="Arial"/>
          <w:color w:val="000000" w:themeColor="text1"/>
        </w:rPr>
        <w:t>(R</w:t>
      </w:r>
      <w:r w:rsidR="00AC04B3" w:rsidRPr="001421E2">
        <w:rPr>
          <w:rFonts w:ascii="Arial" w:hAnsi="Arial" w:cs="Arial"/>
          <w:color w:val="000000" w:themeColor="text1"/>
          <w:position w:val="9"/>
        </w:rPr>
        <w:t>2</w:t>
      </w:r>
      <w:r w:rsidR="00AC04B3" w:rsidRPr="001421E2">
        <w:rPr>
          <w:rFonts w:ascii="Arial" w:hAnsi="Arial" w:cs="Arial"/>
          <w:color w:val="000000" w:themeColor="text1"/>
        </w:rPr>
        <w:t>&lt;0.4).</w:t>
      </w:r>
      <w:r w:rsidR="00AC04B3" w:rsidRPr="001421E2">
        <w:rPr>
          <w:rFonts w:ascii="Arial" w:hAnsi="Arial" w:cs="Arial"/>
          <w:color w:val="000000" w:themeColor="text1"/>
          <w:spacing w:val="40"/>
        </w:rPr>
        <w:t xml:space="preserve"> </w:t>
      </w:r>
      <w:r w:rsidR="00AC04B3" w:rsidRPr="001421E2">
        <w:rPr>
          <w:rFonts w:ascii="Arial" w:hAnsi="Arial" w:cs="Arial"/>
          <w:color w:val="000000" w:themeColor="text1"/>
        </w:rPr>
        <w:t xml:space="preserve">Reasons for </w:t>
      </w:r>
      <w:r w:rsidR="00B04231">
        <w:rPr>
          <w:rFonts w:ascii="Arial" w:hAnsi="Arial" w:cs="Arial"/>
          <w:color w:val="000000" w:themeColor="text1"/>
        </w:rPr>
        <w:t>inaccuracy</w:t>
      </w:r>
      <w:r w:rsidR="00B04231" w:rsidRPr="001421E2">
        <w:rPr>
          <w:rFonts w:ascii="Arial" w:hAnsi="Arial" w:cs="Arial"/>
          <w:color w:val="000000" w:themeColor="text1"/>
        </w:rPr>
        <w:t xml:space="preserve"> </w:t>
      </w:r>
      <w:r w:rsidR="00B04231">
        <w:rPr>
          <w:rFonts w:ascii="Arial" w:hAnsi="Arial" w:cs="Arial"/>
          <w:color w:val="000000" w:themeColor="text1"/>
        </w:rPr>
        <w:t>may</w:t>
      </w:r>
      <w:r w:rsidR="00B04231" w:rsidRPr="001421E2">
        <w:rPr>
          <w:rFonts w:ascii="Arial" w:hAnsi="Arial" w:cs="Arial"/>
          <w:color w:val="000000" w:themeColor="text1"/>
        </w:rPr>
        <w:t xml:space="preserve"> </w:t>
      </w:r>
      <w:r w:rsidR="00AC04B3" w:rsidRPr="001421E2">
        <w:rPr>
          <w:rFonts w:ascii="Arial" w:hAnsi="Arial" w:cs="Arial"/>
          <w:color w:val="000000" w:themeColor="text1"/>
        </w:rPr>
        <w:t>be the overlapping</w:t>
      </w:r>
      <w:r w:rsidR="00525C3E">
        <w:rPr>
          <w:rFonts w:ascii="Arial" w:hAnsi="Arial" w:cs="Arial"/>
          <w:color w:val="000000" w:themeColor="text1"/>
        </w:rPr>
        <w:t xml:space="preserve"> or masking of</w:t>
      </w:r>
      <w:r w:rsidR="00AC04B3" w:rsidRPr="001421E2">
        <w:rPr>
          <w:rFonts w:ascii="Arial" w:hAnsi="Arial" w:cs="Arial"/>
          <w:color w:val="000000" w:themeColor="text1"/>
        </w:rPr>
        <w:t xml:space="preserve"> signals </w:t>
      </w:r>
      <w:r w:rsidR="001B738B">
        <w:rPr>
          <w:rFonts w:ascii="Arial" w:hAnsi="Arial" w:cs="Arial"/>
          <w:color w:val="000000" w:themeColor="text1"/>
        </w:rPr>
        <w:t xml:space="preserve">of different plant metabolites </w:t>
      </w:r>
      <w:r w:rsidR="00E05FA5">
        <w:rPr>
          <w:rFonts w:ascii="Arial" w:hAnsi="Arial" w:cs="Arial"/>
          <w:color w:val="000000" w:themeColor="text1"/>
        </w:rPr>
        <w:t xml:space="preserve">with close absorption maxima </w:t>
      </w:r>
      <w:r w:rsidR="00AC04B3" w:rsidRPr="001421E2">
        <w:rPr>
          <w:rFonts w:ascii="Arial" w:hAnsi="Arial" w:cs="Arial"/>
          <w:color w:val="000000" w:themeColor="text1"/>
        </w:rPr>
        <w:t xml:space="preserve">or </w:t>
      </w:r>
      <w:r w:rsidR="006C1929">
        <w:rPr>
          <w:rFonts w:ascii="Arial" w:hAnsi="Arial" w:cs="Arial"/>
          <w:color w:val="000000" w:themeColor="text1"/>
        </w:rPr>
        <w:t xml:space="preserve">changes in </w:t>
      </w:r>
      <w:r w:rsidR="00AC04B3" w:rsidRPr="001421E2">
        <w:rPr>
          <w:rFonts w:ascii="Arial" w:hAnsi="Arial" w:cs="Arial"/>
          <w:color w:val="000000" w:themeColor="text1"/>
        </w:rPr>
        <w:t>metabolite</w:t>
      </w:r>
      <w:r w:rsidR="006C1929">
        <w:rPr>
          <w:rFonts w:ascii="Arial" w:hAnsi="Arial" w:cs="Arial"/>
          <w:color w:val="000000" w:themeColor="text1"/>
        </w:rPr>
        <w:t>s</w:t>
      </w:r>
      <w:r w:rsidR="00AC04B3" w:rsidRPr="001421E2">
        <w:rPr>
          <w:rFonts w:ascii="Arial" w:hAnsi="Arial" w:cs="Arial"/>
          <w:color w:val="000000" w:themeColor="text1"/>
        </w:rPr>
        <w:t xml:space="preserve"> that are too small </w:t>
      </w:r>
      <w:r w:rsidR="006C1929">
        <w:rPr>
          <w:rFonts w:ascii="Arial" w:hAnsi="Arial" w:cs="Arial"/>
          <w:color w:val="000000" w:themeColor="text1"/>
        </w:rPr>
        <w:t>to</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be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detected</w:t>
      </w:r>
      <w:r w:rsidR="00AC04B3" w:rsidRPr="001421E2">
        <w:rPr>
          <w:rFonts w:ascii="Arial" w:hAnsi="Arial" w:cs="Arial"/>
          <w:color w:val="000000" w:themeColor="text1"/>
          <w:spacing w:val="-15"/>
        </w:rPr>
        <w:t xml:space="preserve"> </w:t>
      </w:r>
      <w:r w:rsidR="006C1929">
        <w:rPr>
          <w:rFonts w:ascii="Arial" w:hAnsi="Arial" w:cs="Arial"/>
          <w:color w:val="000000" w:themeColor="text1"/>
          <w:spacing w:val="-15"/>
        </w:rPr>
        <w:t xml:space="preserve">reliably </w:t>
      </w:r>
      <w:r w:rsidR="00AC04B3" w:rsidRPr="001421E2">
        <w:rPr>
          <w:rFonts w:ascii="Arial" w:hAnsi="Arial" w:cs="Arial"/>
          <w:color w:val="000000" w:themeColor="text1"/>
        </w:rPr>
        <w:t>due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low</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resolution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camera</w:t>
      </w:r>
      <w:r w:rsidR="004C610A">
        <w:rPr>
          <w:rFonts w:ascii="Arial" w:hAnsi="Arial" w:cs="Arial"/>
          <w:color w:val="000000" w:themeColor="text1"/>
          <w:spacing w:val="-15"/>
        </w:rPr>
        <w:t>.</w:t>
      </w:r>
      <w:r w:rsidR="00AC04B3" w:rsidRPr="001421E2">
        <w:rPr>
          <w:rFonts w:ascii="Arial" w:hAnsi="Arial" w:cs="Arial"/>
          <w:color w:val="000000" w:themeColor="text1"/>
          <w:spacing w:val="-15"/>
        </w:rPr>
        <w:t xml:space="preserve"> </w:t>
      </w:r>
      <w:r w:rsidR="00080F0E">
        <w:rPr>
          <w:rFonts w:ascii="Arial" w:hAnsi="Arial" w:cs="Arial"/>
          <w:color w:val="000000" w:themeColor="text1"/>
        </w:rPr>
        <w:t>T</w:t>
      </w:r>
      <w:r w:rsidR="00AC04B3" w:rsidRPr="001421E2">
        <w:rPr>
          <w:rFonts w:ascii="Arial" w:hAnsi="Arial" w:cs="Arial"/>
          <w:color w:val="000000" w:themeColor="text1"/>
        </w:rPr>
        <w:t>he</w:t>
      </w:r>
      <w:r w:rsidR="00AC04B3" w:rsidRPr="001421E2">
        <w:rPr>
          <w:rFonts w:ascii="Arial" w:hAnsi="Arial" w:cs="Arial"/>
          <w:color w:val="000000" w:themeColor="text1"/>
          <w:spacing w:val="-14"/>
        </w:rPr>
        <w:t xml:space="preserve"> </w:t>
      </w:r>
      <w:r w:rsidR="00525C3E">
        <w:rPr>
          <w:rFonts w:ascii="Arial" w:hAnsi="Arial" w:cs="Arial"/>
          <w:color w:val="000000" w:themeColor="text1"/>
          <w:spacing w:val="-14"/>
        </w:rPr>
        <w:t xml:space="preserve">relatively </w:t>
      </w:r>
      <w:r w:rsidR="00AC04B3" w:rsidRPr="001421E2">
        <w:rPr>
          <w:rFonts w:ascii="Arial" w:hAnsi="Arial" w:cs="Arial"/>
          <w:color w:val="000000" w:themeColor="text1"/>
        </w:rPr>
        <w:t>high</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predictive</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values</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(R</w:t>
      </w:r>
      <w:r w:rsidR="00AC04B3" w:rsidRPr="001421E2">
        <w:rPr>
          <w:rFonts w:ascii="Arial" w:hAnsi="Arial" w:cs="Arial"/>
          <w:color w:val="000000" w:themeColor="text1"/>
          <w:position w:val="9"/>
        </w:rPr>
        <w:t>2</w:t>
      </w:r>
      <w:r w:rsidR="00AC04B3" w:rsidRPr="001421E2">
        <w:rPr>
          <w:rFonts w:ascii="Arial" w:hAnsi="Arial" w:cs="Arial"/>
          <w:color w:val="000000" w:themeColor="text1"/>
        </w:rPr>
        <w:t>&gt;0.7)</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for</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chlorophyll</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and</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flavonoids</w:t>
      </w:r>
      <w:r w:rsidR="00AC04B3" w:rsidRPr="001421E2">
        <w:rPr>
          <w:rFonts w:ascii="Arial" w:hAnsi="Arial" w:cs="Arial"/>
          <w:color w:val="000000" w:themeColor="text1"/>
          <w:spacing w:val="-14"/>
        </w:rPr>
        <w:t xml:space="preserve"> </w:t>
      </w:r>
      <w:r w:rsidR="00DA55A5" w:rsidRPr="00DA55A5">
        <w:rPr>
          <w:rFonts w:ascii="Arial" w:hAnsi="Arial" w:cs="Arial"/>
          <w:color w:val="000000" w:themeColor="text1"/>
          <w:spacing w:val="-14"/>
        </w:rPr>
        <w:t xml:space="preserve">enable correct conclusions </w:t>
      </w:r>
      <w:del w:id="343" w:author="Bock, Clive" w:date="2022-06-20T13:53:00Z">
        <w:r w:rsidR="00DA55A5" w:rsidRPr="00DA55A5" w:rsidDel="006C3419">
          <w:rPr>
            <w:rFonts w:ascii="Arial" w:hAnsi="Arial" w:cs="Arial"/>
            <w:color w:val="000000" w:themeColor="text1"/>
            <w:spacing w:val="-14"/>
          </w:rPr>
          <w:delText xml:space="preserve">about </w:delText>
        </w:r>
      </w:del>
      <w:ins w:id="344" w:author="Bock, Clive" w:date="2022-06-20T13:53:00Z">
        <w:r w:rsidR="006C3419">
          <w:rPr>
            <w:rFonts w:ascii="Arial" w:hAnsi="Arial" w:cs="Arial"/>
            <w:color w:val="000000" w:themeColor="text1"/>
            <w:spacing w:val="-14"/>
          </w:rPr>
          <w:t>regarding</w:t>
        </w:r>
        <w:r w:rsidR="006C3419" w:rsidRPr="00DA55A5">
          <w:rPr>
            <w:rFonts w:ascii="Arial" w:hAnsi="Arial" w:cs="Arial"/>
            <w:color w:val="000000" w:themeColor="text1"/>
            <w:spacing w:val="-14"/>
          </w:rPr>
          <w:t xml:space="preserve"> </w:t>
        </w:r>
      </w:ins>
      <w:r w:rsidR="00DA55A5" w:rsidRPr="00DA55A5">
        <w:rPr>
          <w:rFonts w:ascii="Arial" w:hAnsi="Arial" w:cs="Arial"/>
          <w:color w:val="000000" w:themeColor="text1"/>
          <w:spacing w:val="-14"/>
        </w:rPr>
        <w:t xml:space="preserve">changes </w:t>
      </w:r>
      <w:r w:rsidR="007F5736">
        <w:rPr>
          <w:rFonts w:ascii="Arial" w:hAnsi="Arial" w:cs="Arial"/>
          <w:color w:val="000000" w:themeColor="text1"/>
          <w:spacing w:val="-14"/>
        </w:rPr>
        <w:t xml:space="preserve">in some metabolites </w:t>
      </w:r>
      <w:r w:rsidR="00DA55A5" w:rsidRPr="00DA55A5">
        <w:rPr>
          <w:rFonts w:ascii="Arial" w:hAnsi="Arial" w:cs="Arial"/>
          <w:color w:val="000000" w:themeColor="text1"/>
          <w:spacing w:val="-14"/>
        </w:rPr>
        <w:t xml:space="preserve">based on spectral signatures. </w:t>
      </w:r>
      <w:ins w:id="345" w:author="Bock, Clive" w:date="2022-06-20T13:54:00Z">
        <w:r w:rsidR="006C3419">
          <w:rPr>
            <w:rFonts w:ascii="Arial" w:hAnsi="Arial" w:cs="Arial"/>
            <w:color w:val="000000" w:themeColor="text1"/>
            <w:spacing w:val="-14"/>
          </w:rPr>
          <w:t xml:space="preserve">However, </w:t>
        </w:r>
      </w:ins>
      <w:proofErr w:type="gramStart"/>
      <w:r w:rsidR="0093420A" w:rsidRPr="0093420A">
        <w:rPr>
          <w:rFonts w:ascii="Arial" w:hAnsi="Arial" w:cs="Arial"/>
          <w:color w:val="000000" w:themeColor="text1"/>
          <w:spacing w:val="-14"/>
        </w:rPr>
        <w:t>In</w:t>
      </w:r>
      <w:proofErr w:type="gramEnd"/>
      <w:r w:rsidR="0093420A" w:rsidRPr="0093420A">
        <w:rPr>
          <w:rFonts w:ascii="Arial" w:hAnsi="Arial" w:cs="Arial"/>
          <w:color w:val="000000" w:themeColor="text1"/>
          <w:spacing w:val="-14"/>
        </w:rPr>
        <w:t xml:space="preserve"> order to reliably use HS measurements </w:t>
      </w:r>
      <w:ins w:id="346" w:author="Bock, Clive" w:date="2022-06-20T13:53:00Z">
        <w:r w:rsidR="006C3419">
          <w:rPr>
            <w:rFonts w:ascii="Arial" w:hAnsi="Arial" w:cs="Arial"/>
            <w:color w:val="000000" w:themeColor="text1"/>
            <w:spacing w:val="-14"/>
          </w:rPr>
          <w:t xml:space="preserve">in place of </w:t>
        </w:r>
      </w:ins>
      <w:del w:id="347" w:author="Bock, Clive" w:date="2022-06-20T13:53:00Z">
        <w:r w:rsidR="0093420A" w:rsidRPr="0093420A" w:rsidDel="006C3419">
          <w:rPr>
            <w:rFonts w:ascii="Arial" w:hAnsi="Arial" w:cs="Arial"/>
            <w:color w:val="000000" w:themeColor="text1"/>
            <w:spacing w:val="-14"/>
          </w:rPr>
          <w:delText xml:space="preserve">next to </w:delText>
        </w:r>
      </w:del>
      <w:r w:rsidR="0093420A" w:rsidRPr="0093420A">
        <w:rPr>
          <w:rFonts w:ascii="Arial" w:hAnsi="Arial" w:cs="Arial"/>
          <w:color w:val="000000" w:themeColor="text1"/>
          <w:spacing w:val="-14"/>
        </w:rPr>
        <w:t>destructive methods for the analysis of plant metabolites</w:t>
      </w:r>
      <w:del w:id="348" w:author="Bock, Clive" w:date="2022-06-20T13:54:00Z">
        <w:r w:rsidR="0093420A" w:rsidRPr="0093420A" w:rsidDel="006C3419">
          <w:rPr>
            <w:rFonts w:ascii="Arial" w:hAnsi="Arial" w:cs="Arial"/>
            <w:color w:val="000000" w:themeColor="text1"/>
            <w:spacing w:val="-14"/>
          </w:rPr>
          <w:delText xml:space="preserve"> in the future</w:delText>
        </w:r>
      </w:del>
      <w:r w:rsidR="0093420A" w:rsidRPr="0093420A">
        <w:rPr>
          <w:rFonts w:ascii="Arial" w:hAnsi="Arial" w:cs="Arial"/>
          <w:color w:val="000000" w:themeColor="text1"/>
          <w:spacing w:val="-14"/>
        </w:rPr>
        <w:t xml:space="preserve">, higher </w:t>
      </w:r>
      <w:del w:id="349" w:author="Bock, Clive" w:date="2022-06-20T13:54:00Z">
        <w:r w:rsidR="0093420A" w:rsidRPr="0093420A" w:rsidDel="006C3419">
          <w:rPr>
            <w:rFonts w:ascii="Arial" w:hAnsi="Arial" w:cs="Arial"/>
            <w:color w:val="000000" w:themeColor="text1"/>
            <w:spacing w:val="-14"/>
          </w:rPr>
          <w:delText xml:space="preserve">corrleation </w:delText>
        </w:r>
      </w:del>
      <w:ins w:id="350" w:author="Bock, Clive" w:date="2022-06-20T13:54:00Z">
        <w:r w:rsidR="006C3419">
          <w:rPr>
            <w:rFonts w:ascii="Arial" w:hAnsi="Arial" w:cs="Arial"/>
            <w:color w:val="000000" w:themeColor="text1"/>
            <w:spacing w:val="-14"/>
          </w:rPr>
          <w:t>accuracy</w:t>
        </w:r>
        <w:r w:rsidR="006C3419" w:rsidRPr="0093420A">
          <w:rPr>
            <w:rFonts w:ascii="Arial" w:hAnsi="Arial" w:cs="Arial"/>
            <w:color w:val="000000" w:themeColor="text1"/>
            <w:spacing w:val="-14"/>
          </w:rPr>
          <w:t xml:space="preserve"> </w:t>
        </w:r>
      </w:ins>
      <w:r w:rsidR="0093420A" w:rsidRPr="0093420A">
        <w:rPr>
          <w:rFonts w:ascii="Arial" w:hAnsi="Arial" w:cs="Arial"/>
          <w:color w:val="000000" w:themeColor="text1"/>
          <w:spacing w:val="-14"/>
        </w:rPr>
        <w:t xml:space="preserve">values </w:t>
      </w:r>
      <w:r w:rsidR="0093420A" w:rsidRPr="001421E2">
        <w:rPr>
          <w:rFonts w:ascii="Arial" w:hAnsi="Arial" w:cs="Arial"/>
          <w:color w:val="000000" w:themeColor="text1"/>
        </w:rPr>
        <w:t>(R</w:t>
      </w:r>
      <w:r w:rsidR="0093420A" w:rsidRPr="001421E2">
        <w:rPr>
          <w:rFonts w:ascii="Arial" w:hAnsi="Arial" w:cs="Arial"/>
          <w:color w:val="000000" w:themeColor="text1"/>
          <w:position w:val="9"/>
        </w:rPr>
        <w:t>2</w:t>
      </w:r>
      <w:r w:rsidR="0093420A" w:rsidRPr="001421E2">
        <w:rPr>
          <w:rFonts w:ascii="Arial" w:hAnsi="Arial" w:cs="Arial"/>
          <w:color w:val="000000" w:themeColor="text1"/>
        </w:rPr>
        <w:t>&gt;0.</w:t>
      </w:r>
      <w:r w:rsidR="0093420A">
        <w:rPr>
          <w:rFonts w:ascii="Arial" w:hAnsi="Arial" w:cs="Arial"/>
          <w:color w:val="000000" w:themeColor="text1"/>
        </w:rPr>
        <w:t>95</w:t>
      </w:r>
      <w:r w:rsidR="0093420A" w:rsidRPr="001421E2">
        <w:rPr>
          <w:rFonts w:ascii="Arial" w:hAnsi="Arial" w:cs="Arial"/>
          <w:color w:val="000000" w:themeColor="text1"/>
        </w:rPr>
        <w:t>)</w:t>
      </w:r>
      <w:r w:rsidR="0093420A" w:rsidRPr="001421E2">
        <w:rPr>
          <w:rFonts w:ascii="Arial" w:hAnsi="Arial" w:cs="Arial"/>
          <w:color w:val="000000" w:themeColor="text1"/>
          <w:spacing w:val="-14"/>
        </w:rPr>
        <w:t xml:space="preserve"> </w:t>
      </w:r>
      <w:r w:rsidR="0093420A" w:rsidRPr="0093420A">
        <w:rPr>
          <w:rFonts w:ascii="Arial" w:hAnsi="Arial" w:cs="Arial"/>
          <w:color w:val="000000" w:themeColor="text1"/>
          <w:spacing w:val="-14"/>
        </w:rPr>
        <w:t>must be achieved</w:t>
      </w:r>
      <w:r w:rsidR="00080F0E" w:rsidRPr="00080F0E">
        <w:rPr>
          <w:rFonts w:ascii="Arial" w:hAnsi="Arial" w:cs="Arial"/>
          <w:color w:val="000000" w:themeColor="text1"/>
          <w:spacing w:val="-14"/>
        </w:rPr>
        <w:t>. Nevertheless, th</w:t>
      </w:r>
      <w:ins w:id="351" w:author="Bock, Clive" w:date="2022-06-20T13:54:00Z">
        <w:r w:rsidR="006C3419">
          <w:rPr>
            <w:rFonts w:ascii="Arial" w:hAnsi="Arial" w:cs="Arial"/>
            <w:color w:val="000000" w:themeColor="text1"/>
            <w:spacing w:val="-14"/>
          </w:rPr>
          <w:t>e results of th</w:t>
        </w:r>
      </w:ins>
      <w:r w:rsidR="00080F0E" w:rsidRPr="00080F0E">
        <w:rPr>
          <w:rFonts w:ascii="Arial" w:hAnsi="Arial" w:cs="Arial"/>
          <w:color w:val="000000" w:themeColor="text1"/>
          <w:spacing w:val="-14"/>
        </w:rPr>
        <w:t xml:space="preserve">is study </w:t>
      </w:r>
      <w:del w:id="352" w:author="Bock, Clive" w:date="2022-06-20T13:54:00Z">
        <w:r w:rsidR="00080F0E" w:rsidRPr="00080F0E" w:rsidDel="006C3419">
          <w:rPr>
            <w:rFonts w:ascii="Arial" w:hAnsi="Arial" w:cs="Arial"/>
            <w:color w:val="000000" w:themeColor="text1"/>
            <w:spacing w:val="-14"/>
          </w:rPr>
          <w:delText>already</w:delText>
        </w:r>
        <w:r w:rsidR="00080F0E" w:rsidDel="006C3419">
          <w:rPr>
            <w:rFonts w:ascii="Arial" w:hAnsi="Arial" w:cs="Arial"/>
            <w:color w:val="000000" w:themeColor="text1"/>
            <w:spacing w:val="-14"/>
          </w:rPr>
          <w:delText xml:space="preserve"> </w:delText>
        </w:r>
      </w:del>
      <w:r w:rsidR="00AC04B3" w:rsidRPr="001421E2">
        <w:rPr>
          <w:rFonts w:ascii="Arial" w:hAnsi="Arial" w:cs="Arial"/>
          <w:color w:val="000000" w:themeColor="text1"/>
        </w:rPr>
        <w:t>support</w:t>
      </w:r>
      <w:del w:id="353" w:author="Bock, Clive" w:date="2022-06-20T13:54:00Z">
        <w:r w:rsidR="00080F0E" w:rsidDel="006C3419">
          <w:rPr>
            <w:rFonts w:ascii="Arial" w:hAnsi="Arial" w:cs="Arial"/>
            <w:color w:val="000000" w:themeColor="text1"/>
          </w:rPr>
          <w:delText>s</w:delText>
        </w:r>
      </w:del>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4"/>
        </w:rPr>
        <w:t xml:space="preserve"> </w:t>
      </w:r>
      <w:r w:rsidR="00AC04B3" w:rsidRPr="001421E2">
        <w:rPr>
          <w:rFonts w:ascii="Arial" w:hAnsi="Arial" w:cs="Arial"/>
          <w:color w:val="000000" w:themeColor="text1"/>
        </w:rPr>
        <w:t>claim that</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HSI</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data</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UV-range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can</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be</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associated</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with</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changes</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plant</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 xml:space="preserve">metabolites. While </w:t>
      </w:r>
      <w:r w:rsidR="00AC04B3" w:rsidRPr="001421E2">
        <w:rPr>
          <w:rFonts w:ascii="Arial" w:hAnsi="Arial" w:cs="Arial"/>
          <w:color w:val="000000" w:themeColor="text1"/>
          <w:w w:val="95"/>
        </w:rPr>
        <w:t>almost</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all</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spectral</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changes</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in</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disease</w:t>
      </w:r>
      <w:r w:rsidR="00AC04B3" w:rsidRPr="001421E2">
        <w:rPr>
          <w:rFonts w:ascii="Arial" w:hAnsi="Arial" w:cs="Arial"/>
          <w:color w:val="000000" w:themeColor="text1"/>
          <w:spacing w:val="19"/>
        </w:rPr>
        <w:t xml:space="preserve"> </w:t>
      </w:r>
      <w:r w:rsidR="00AC04B3" w:rsidRPr="001421E2">
        <w:rPr>
          <w:rFonts w:ascii="Arial" w:hAnsi="Arial" w:cs="Arial"/>
          <w:color w:val="000000" w:themeColor="text1"/>
          <w:w w:val="95"/>
        </w:rPr>
        <w:t>progress</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of</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CLS</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can</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be</w:t>
      </w:r>
      <w:r w:rsidR="00AC04B3" w:rsidRPr="001421E2">
        <w:rPr>
          <w:rFonts w:ascii="Arial" w:hAnsi="Arial" w:cs="Arial"/>
          <w:color w:val="000000" w:themeColor="text1"/>
          <w:spacing w:val="20"/>
        </w:rPr>
        <w:t xml:space="preserve"> </w:t>
      </w:r>
      <w:r w:rsidR="00AC04B3" w:rsidRPr="001421E2">
        <w:rPr>
          <w:rFonts w:ascii="Arial" w:hAnsi="Arial" w:cs="Arial"/>
          <w:color w:val="000000" w:themeColor="text1"/>
          <w:w w:val="95"/>
        </w:rPr>
        <w:t>confirmed</w:t>
      </w:r>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 xml:space="preserve">by analytical studies, </w:t>
      </w:r>
      <w:r w:rsidR="0081606E">
        <w:rPr>
          <w:rFonts w:ascii="Arial" w:hAnsi="Arial" w:cs="Arial"/>
          <w:color w:val="000000" w:themeColor="text1"/>
          <w:w w:val="95"/>
        </w:rPr>
        <w:t xml:space="preserve">there were discrepancies between BR symptom development, </w:t>
      </w:r>
      <w:r w:rsidR="00AC04B3" w:rsidRPr="001421E2">
        <w:rPr>
          <w:rFonts w:ascii="Arial" w:hAnsi="Arial" w:cs="Arial"/>
          <w:color w:val="000000" w:themeColor="text1"/>
          <w:w w:val="95"/>
        </w:rPr>
        <w:t xml:space="preserve">spectral changes and </w:t>
      </w:r>
      <w:r w:rsidR="0081606E">
        <w:rPr>
          <w:rFonts w:ascii="Arial" w:hAnsi="Arial" w:cs="Arial"/>
          <w:color w:val="000000" w:themeColor="text1"/>
          <w:w w:val="95"/>
        </w:rPr>
        <w:t xml:space="preserve">the </w:t>
      </w:r>
      <w:r w:rsidR="00AC04B3" w:rsidRPr="001421E2">
        <w:rPr>
          <w:rFonts w:ascii="Arial" w:hAnsi="Arial" w:cs="Arial"/>
          <w:color w:val="000000" w:themeColor="text1"/>
          <w:w w:val="95"/>
        </w:rPr>
        <w:t xml:space="preserve">analytical </w:t>
      </w:r>
      <w:del w:id="354" w:author="Bock, Clive" w:date="2022-06-20T13:54:00Z">
        <w:r w:rsidR="00AC04B3" w:rsidRPr="001421E2" w:rsidDel="006C3419">
          <w:rPr>
            <w:rFonts w:ascii="Arial" w:hAnsi="Arial" w:cs="Arial"/>
            <w:color w:val="000000" w:themeColor="text1"/>
          </w:rPr>
          <w:delText>studies</w:delText>
        </w:r>
      </w:del>
      <w:ins w:id="355" w:author="Bock, Clive" w:date="2022-06-20T13:54:00Z">
        <w:r w:rsidR="006C3419">
          <w:rPr>
            <w:rFonts w:ascii="Arial" w:hAnsi="Arial" w:cs="Arial"/>
            <w:color w:val="000000" w:themeColor="text1"/>
          </w:rPr>
          <w:t>results</w:t>
        </w:r>
      </w:ins>
      <w:r w:rsidR="00AC04B3" w:rsidRPr="001421E2">
        <w:rPr>
          <w:rFonts w:ascii="Arial" w:hAnsi="Arial" w:cs="Arial"/>
          <w:color w:val="000000" w:themeColor="text1"/>
        </w:rPr>
        <w:t>.</w:t>
      </w:r>
      <w:r w:rsidR="00AC04B3" w:rsidRPr="001421E2">
        <w:rPr>
          <w:rFonts w:ascii="Arial" w:hAnsi="Arial" w:cs="Arial"/>
          <w:color w:val="000000" w:themeColor="text1"/>
          <w:spacing w:val="40"/>
        </w:rPr>
        <w:t xml:space="preserve"> </w:t>
      </w:r>
      <w:r w:rsidR="00AC04B3" w:rsidRPr="001421E2">
        <w:rPr>
          <w:rFonts w:ascii="Arial" w:hAnsi="Arial" w:cs="Arial"/>
          <w:color w:val="000000" w:themeColor="text1"/>
        </w:rPr>
        <w:t xml:space="preserve">Reasons </w:t>
      </w:r>
      <w:r w:rsidR="0081606E">
        <w:rPr>
          <w:rFonts w:ascii="Arial" w:hAnsi="Arial" w:cs="Arial"/>
          <w:color w:val="000000" w:themeColor="text1"/>
        </w:rPr>
        <w:t>may include</w:t>
      </w:r>
      <w:r w:rsidR="00AC04B3" w:rsidRPr="001421E2">
        <w:rPr>
          <w:rFonts w:ascii="Arial" w:hAnsi="Arial" w:cs="Arial"/>
          <w:color w:val="000000" w:themeColor="text1"/>
        </w:rPr>
        <w:t xml:space="preserve"> the previously mentioned size of BR symptoms, which, </w:t>
      </w:r>
      <w:r w:rsidR="00AC04B3" w:rsidRPr="001421E2">
        <w:rPr>
          <w:rFonts w:ascii="Arial" w:hAnsi="Arial" w:cs="Arial"/>
          <w:color w:val="000000" w:themeColor="text1"/>
          <w:w w:val="95"/>
        </w:rPr>
        <w:t xml:space="preserve">combined with </w:t>
      </w:r>
      <w:r w:rsidR="0081606E">
        <w:rPr>
          <w:rFonts w:ascii="Arial" w:hAnsi="Arial" w:cs="Arial"/>
          <w:color w:val="000000" w:themeColor="text1"/>
          <w:w w:val="95"/>
        </w:rPr>
        <w:t>the</w:t>
      </w:r>
      <w:r w:rsidR="0081606E" w:rsidRPr="001421E2">
        <w:rPr>
          <w:rFonts w:ascii="Arial" w:hAnsi="Arial" w:cs="Arial"/>
          <w:color w:val="000000" w:themeColor="text1"/>
          <w:w w:val="95"/>
        </w:rPr>
        <w:t xml:space="preserve"> </w:t>
      </w:r>
      <w:r w:rsidR="00AC04B3" w:rsidRPr="001421E2">
        <w:rPr>
          <w:rFonts w:ascii="Arial" w:hAnsi="Arial" w:cs="Arial"/>
          <w:color w:val="000000" w:themeColor="text1"/>
          <w:w w:val="95"/>
        </w:rPr>
        <w:t xml:space="preserve">low resolution of </w:t>
      </w:r>
      <w:r w:rsidR="00471536">
        <w:rPr>
          <w:rFonts w:ascii="Arial" w:hAnsi="Arial" w:cs="Arial"/>
          <w:color w:val="000000" w:themeColor="text1"/>
          <w:w w:val="95"/>
        </w:rPr>
        <w:t>HSI</w:t>
      </w:r>
      <w:r w:rsidR="00AC04B3" w:rsidRPr="001421E2">
        <w:rPr>
          <w:rFonts w:ascii="Arial" w:hAnsi="Arial" w:cs="Arial"/>
          <w:color w:val="000000" w:themeColor="text1"/>
          <w:w w:val="95"/>
        </w:rPr>
        <w:t xml:space="preserve"> cameras lead to </w:t>
      </w:r>
      <w:r w:rsidR="0081606E">
        <w:rPr>
          <w:rFonts w:ascii="Arial" w:hAnsi="Arial" w:cs="Arial"/>
          <w:color w:val="000000" w:themeColor="text1"/>
          <w:w w:val="95"/>
        </w:rPr>
        <w:t>challenging</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spectral</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evaluation</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symptoms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due</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to</w:t>
      </w:r>
      <w:r w:rsidR="00AC04B3" w:rsidRPr="001421E2">
        <w:rPr>
          <w:rFonts w:ascii="Arial" w:hAnsi="Arial" w:cs="Arial"/>
          <w:color w:val="000000" w:themeColor="text1"/>
          <w:spacing w:val="-15"/>
        </w:rPr>
        <w:t xml:space="preserve"> </w:t>
      </w:r>
      <w:del w:id="356" w:author="Bock, Clive" w:date="2022-06-20T13:55:00Z">
        <w:r w:rsidR="00AC04B3" w:rsidRPr="001421E2" w:rsidDel="003F1C4A">
          <w:rPr>
            <w:rFonts w:ascii="Arial" w:hAnsi="Arial" w:cs="Arial"/>
            <w:color w:val="000000" w:themeColor="text1"/>
            <w:spacing w:val="-15"/>
          </w:rPr>
          <w:delText xml:space="preserve"> </w:delText>
        </w:r>
      </w:del>
      <w:r w:rsidR="00AC04B3" w:rsidRPr="001421E2">
        <w:rPr>
          <w:rFonts w:ascii="Arial" w:hAnsi="Arial" w:cs="Arial"/>
          <w:color w:val="000000" w:themeColor="text1"/>
        </w:rPr>
        <w:t>mixed</w:t>
      </w:r>
      <w:del w:id="357" w:author="Bock, Clive" w:date="2022-06-20T13:55:00Z">
        <w:r w:rsidR="00AC04B3" w:rsidRPr="001421E2" w:rsidDel="003F1C4A">
          <w:rPr>
            <w:rFonts w:ascii="Arial" w:hAnsi="Arial" w:cs="Arial"/>
            <w:color w:val="000000" w:themeColor="text1"/>
          </w:rPr>
          <w:delText>-</w:delText>
        </w:r>
      </w:del>
      <w:ins w:id="358" w:author="Bock, Clive" w:date="2022-06-20T13:55:00Z">
        <w:r w:rsidR="003F1C4A">
          <w:rPr>
            <w:rFonts w:ascii="Arial" w:hAnsi="Arial" w:cs="Arial"/>
            <w:color w:val="000000" w:themeColor="text1"/>
          </w:rPr>
          <w:t xml:space="preserve"> </w:t>
        </w:r>
      </w:ins>
      <w:r w:rsidR="00AC04B3" w:rsidRPr="001421E2">
        <w:rPr>
          <w:rFonts w:ascii="Arial" w:hAnsi="Arial" w:cs="Arial"/>
          <w:color w:val="000000" w:themeColor="text1"/>
        </w:rPr>
        <w:t>signals.</w:t>
      </w:r>
      <w:r w:rsidR="00AC04B3" w:rsidRPr="001421E2">
        <w:rPr>
          <w:rFonts w:ascii="Arial" w:hAnsi="Arial" w:cs="Arial"/>
          <w:color w:val="000000" w:themeColor="text1"/>
          <w:spacing w:val="-15"/>
        </w:rPr>
        <w:t xml:space="preserve"> </w:t>
      </w:r>
      <w:r w:rsidR="00AC04B3" w:rsidRPr="001421E2">
        <w:rPr>
          <w:rFonts w:ascii="Arial" w:hAnsi="Arial" w:cs="Arial"/>
          <w:color w:val="000000" w:themeColor="text1"/>
        </w:rPr>
        <w:t>However,</w:t>
      </w:r>
      <w:r w:rsidR="00AC04B3" w:rsidRPr="001421E2">
        <w:rPr>
          <w:rFonts w:ascii="Arial" w:hAnsi="Arial" w:cs="Arial"/>
          <w:color w:val="000000" w:themeColor="text1"/>
          <w:spacing w:val="-15"/>
        </w:rPr>
        <w:t xml:space="preserve"> </w:t>
      </w:r>
      <w:r w:rsidR="0081606E">
        <w:rPr>
          <w:rFonts w:ascii="Arial" w:hAnsi="Arial" w:cs="Arial"/>
          <w:color w:val="000000" w:themeColor="text1"/>
          <w:spacing w:val="-15"/>
        </w:rPr>
        <w:t xml:space="preserve">considering </w:t>
      </w:r>
      <w:r w:rsidR="00AC04B3" w:rsidRPr="001421E2">
        <w:rPr>
          <w:rFonts w:ascii="Arial" w:hAnsi="Arial" w:cs="Arial"/>
          <w:color w:val="000000" w:themeColor="text1"/>
          <w:w w:val="95"/>
        </w:rPr>
        <w:t>destructive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methods</w:t>
      </w:r>
      <w:r w:rsidR="00AC04B3" w:rsidRPr="001421E2">
        <w:rPr>
          <w:rFonts w:ascii="Arial" w:hAnsi="Arial" w:cs="Arial"/>
          <w:color w:val="000000" w:themeColor="text1"/>
          <w:spacing w:val="-3"/>
          <w:w w:val="95"/>
        </w:rPr>
        <w:t xml:space="preserve"> </w:t>
      </w:r>
      <w:r w:rsidR="0081606E">
        <w:rPr>
          <w:rFonts w:ascii="Arial" w:hAnsi="Arial" w:cs="Arial"/>
          <w:color w:val="000000" w:themeColor="text1"/>
          <w:spacing w:val="-3"/>
          <w:w w:val="95"/>
        </w:rPr>
        <w:t xml:space="preserve">such as </w:t>
      </w:r>
      <w:r w:rsidR="00AC04B3" w:rsidRPr="001421E2">
        <w:rPr>
          <w:rFonts w:ascii="Arial" w:hAnsi="Arial" w:cs="Arial"/>
          <w:color w:val="000000" w:themeColor="text1"/>
          <w:w w:val="95"/>
        </w:rPr>
        <w:t>HPLC</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are</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costly</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and</w:t>
      </w:r>
      <w:r w:rsidR="00AC04B3" w:rsidRPr="001421E2">
        <w:rPr>
          <w:rFonts w:ascii="Arial" w:hAnsi="Arial" w:cs="Arial"/>
          <w:color w:val="000000" w:themeColor="text1"/>
          <w:spacing w:val="-3"/>
          <w:w w:val="95"/>
        </w:rPr>
        <w:t xml:space="preserve"> </w:t>
      </w:r>
      <w:r w:rsidR="00AC04B3" w:rsidRPr="001421E2">
        <w:rPr>
          <w:rFonts w:ascii="Arial" w:hAnsi="Arial" w:cs="Arial"/>
          <w:color w:val="000000" w:themeColor="text1"/>
          <w:w w:val="95"/>
        </w:rPr>
        <w:t>time-consuming,</w:t>
      </w:r>
      <w:r w:rsidR="00AC04B3" w:rsidRPr="001421E2">
        <w:rPr>
          <w:rFonts w:ascii="Arial" w:hAnsi="Arial" w:cs="Arial"/>
          <w:color w:val="000000" w:themeColor="text1"/>
          <w:spacing w:val="-1"/>
          <w:w w:val="95"/>
        </w:rPr>
        <w:t xml:space="preserve"> </w:t>
      </w:r>
      <w:r w:rsidR="00471536">
        <w:rPr>
          <w:rFonts w:ascii="Arial" w:hAnsi="Arial" w:cs="Arial"/>
          <w:color w:val="000000" w:themeColor="text1"/>
          <w:w w:val="95"/>
        </w:rPr>
        <w:t>HSI</w:t>
      </w:r>
      <w:r w:rsidR="00AC04B3" w:rsidRPr="001421E2">
        <w:rPr>
          <w:rFonts w:ascii="Arial" w:hAnsi="Arial" w:cs="Arial"/>
          <w:color w:val="000000" w:themeColor="text1"/>
          <w:w w:val="95"/>
        </w:rPr>
        <w:t xml:space="preserve"> in the UV-range </w:t>
      </w:r>
      <w:r w:rsidR="0081606E">
        <w:rPr>
          <w:rFonts w:ascii="Arial" w:hAnsi="Arial" w:cs="Arial"/>
          <w:color w:val="000000" w:themeColor="text1"/>
          <w:w w:val="95"/>
        </w:rPr>
        <w:t xml:space="preserve">may offer an </w:t>
      </w:r>
      <w:r w:rsidR="00AC04B3" w:rsidRPr="001421E2">
        <w:rPr>
          <w:rFonts w:ascii="Arial" w:hAnsi="Arial" w:cs="Arial"/>
          <w:color w:val="000000" w:themeColor="text1"/>
          <w:w w:val="95"/>
        </w:rPr>
        <w:t xml:space="preserve">advantage </w:t>
      </w:r>
      <w:r w:rsidR="0081606E">
        <w:rPr>
          <w:rFonts w:ascii="Arial" w:hAnsi="Arial" w:cs="Arial"/>
          <w:color w:val="000000" w:themeColor="text1"/>
          <w:w w:val="95"/>
        </w:rPr>
        <w:t>for</w:t>
      </w:r>
      <w:r w:rsidR="00AC04B3" w:rsidRPr="001421E2">
        <w:rPr>
          <w:rFonts w:ascii="Arial" w:hAnsi="Arial" w:cs="Arial"/>
          <w:color w:val="000000" w:themeColor="text1"/>
          <w:w w:val="95"/>
        </w:rPr>
        <w:t xml:space="preserve"> analyzing plant-pathogen </w:t>
      </w:r>
      <w:r w:rsidR="00AC04B3" w:rsidRPr="001421E2">
        <w:rPr>
          <w:rFonts w:ascii="Arial" w:hAnsi="Arial" w:cs="Arial"/>
          <w:color w:val="000000" w:themeColor="text1"/>
        </w:rPr>
        <w:t>interactions</w:t>
      </w:r>
      <w:r w:rsidR="00AC04B3" w:rsidRPr="001421E2">
        <w:rPr>
          <w:rFonts w:ascii="Arial" w:hAnsi="Arial" w:cs="Arial"/>
          <w:color w:val="000000" w:themeColor="text1"/>
          <w:spacing w:val="-10"/>
        </w:rPr>
        <w:t xml:space="preserve"> </w:t>
      </w:r>
      <w:r w:rsidR="0081606E">
        <w:rPr>
          <w:rFonts w:ascii="Arial" w:hAnsi="Arial" w:cs="Arial"/>
          <w:color w:val="000000" w:themeColor="text1"/>
          <w:spacing w:val="-10"/>
        </w:rPr>
        <w:t xml:space="preserve">in some situations, for example, </w:t>
      </w:r>
      <w:r w:rsidR="00AC04B3" w:rsidRPr="001421E2">
        <w:rPr>
          <w:rFonts w:ascii="Arial" w:hAnsi="Arial" w:cs="Arial"/>
          <w:color w:val="000000" w:themeColor="text1"/>
        </w:rPr>
        <w:t>for</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breeding</w:t>
      </w:r>
      <w:r w:rsidR="00AC04B3" w:rsidRPr="001421E2">
        <w:rPr>
          <w:rFonts w:ascii="Arial" w:hAnsi="Arial" w:cs="Arial"/>
          <w:color w:val="000000" w:themeColor="text1"/>
          <w:spacing w:val="-10"/>
        </w:rPr>
        <w:t xml:space="preserve"> </w:t>
      </w:r>
      <w:r w:rsidR="00AC04B3" w:rsidRPr="001421E2">
        <w:rPr>
          <w:rFonts w:ascii="Arial" w:hAnsi="Arial" w:cs="Arial"/>
          <w:color w:val="000000" w:themeColor="text1"/>
        </w:rPr>
        <w:t>purposes.</w:t>
      </w:r>
    </w:p>
    <w:p w14:paraId="240F36EC" w14:textId="4E7B6D10" w:rsidR="00AC04B3" w:rsidRPr="001421E2" w:rsidRDefault="00B27BCC" w:rsidP="00F81C5B">
      <w:pPr>
        <w:spacing w:line="480" w:lineRule="auto"/>
        <w:jc w:val="both"/>
        <w:rPr>
          <w:rFonts w:ascii="Arial" w:hAnsi="Arial" w:cs="Arial"/>
          <w:color w:val="000000" w:themeColor="text1"/>
        </w:rPr>
      </w:pPr>
      <w:r>
        <w:rPr>
          <w:rFonts w:ascii="Arial" w:hAnsi="Arial" w:cs="Arial"/>
          <w:color w:val="000000" w:themeColor="text1"/>
        </w:rPr>
        <w:tab/>
      </w:r>
      <w:r w:rsidR="00AC04B3" w:rsidRPr="001421E2">
        <w:rPr>
          <w:rFonts w:ascii="Arial" w:hAnsi="Arial" w:cs="Arial"/>
          <w:color w:val="000000" w:themeColor="text1"/>
        </w:rPr>
        <w:t>The</w:t>
      </w:r>
      <w:r w:rsidR="00AC04B3" w:rsidRPr="001421E2">
        <w:rPr>
          <w:rFonts w:ascii="Arial" w:hAnsi="Arial" w:cs="Arial"/>
          <w:color w:val="000000" w:themeColor="text1"/>
          <w:spacing w:val="-12"/>
        </w:rPr>
        <w:t xml:space="preserve"> </w:t>
      </w:r>
      <w:r w:rsidR="001A2097">
        <w:rPr>
          <w:rFonts w:ascii="Arial" w:hAnsi="Arial" w:cs="Arial"/>
          <w:color w:val="000000" w:themeColor="text1"/>
        </w:rPr>
        <w:t>results</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demonstrate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potential</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of</w:t>
      </w:r>
      <w:r w:rsidR="00AC04B3" w:rsidRPr="001421E2">
        <w:rPr>
          <w:rFonts w:ascii="Arial" w:hAnsi="Arial" w:cs="Arial"/>
          <w:color w:val="000000" w:themeColor="text1"/>
          <w:spacing w:val="-12"/>
        </w:rPr>
        <w:t xml:space="preserve"> </w:t>
      </w:r>
      <w:r w:rsidR="00471536">
        <w:rPr>
          <w:rFonts w:ascii="Arial" w:hAnsi="Arial" w:cs="Arial"/>
          <w:color w:val="000000" w:themeColor="text1"/>
        </w:rPr>
        <w:t>HSI</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in</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the</w:t>
      </w:r>
      <w:r w:rsidR="00AC04B3" w:rsidRPr="001421E2">
        <w:rPr>
          <w:rFonts w:ascii="Arial" w:hAnsi="Arial" w:cs="Arial"/>
          <w:color w:val="000000" w:themeColor="text1"/>
          <w:spacing w:val="-12"/>
        </w:rPr>
        <w:t xml:space="preserve"> </w:t>
      </w:r>
      <w:r w:rsidR="00AC04B3" w:rsidRPr="001421E2">
        <w:rPr>
          <w:rFonts w:ascii="Arial" w:hAnsi="Arial" w:cs="Arial"/>
          <w:color w:val="000000" w:themeColor="text1"/>
        </w:rPr>
        <w:t xml:space="preserve">UV- </w:t>
      </w:r>
      <w:r w:rsidR="00AC04B3" w:rsidRPr="001421E2">
        <w:rPr>
          <w:rFonts w:ascii="Arial" w:hAnsi="Arial" w:cs="Arial"/>
          <w:color w:val="000000" w:themeColor="text1"/>
          <w:spacing w:val="-2"/>
        </w:rPr>
        <w:t>range</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for</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identif</w:t>
      </w:r>
      <w:r w:rsidR="001A2097">
        <w:rPr>
          <w:rFonts w:ascii="Arial" w:hAnsi="Arial" w:cs="Arial"/>
          <w:color w:val="000000" w:themeColor="text1"/>
          <w:spacing w:val="-2"/>
        </w:rPr>
        <w:t>ying</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changes</w:t>
      </w:r>
      <w:r w:rsidR="00AC04B3" w:rsidRPr="001421E2">
        <w:rPr>
          <w:rFonts w:ascii="Arial" w:hAnsi="Arial" w:cs="Arial"/>
          <w:color w:val="000000" w:themeColor="text1"/>
          <w:spacing w:val="-6"/>
        </w:rPr>
        <w:t xml:space="preserve"> </w:t>
      </w:r>
      <w:r w:rsidR="001A2097">
        <w:rPr>
          <w:rFonts w:ascii="Arial" w:hAnsi="Arial" w:cs="Arial"/>
          <w:color w:val="000000" w:themeColor="text1"/>
          <w:spacing w:val="-2"/>
        </w:rPr>
        <w:t>in</w:t>
      </w:r>
      <w:r w:rsidR="001A2097"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secondary</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plant</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metabolites</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resulting</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from</w:t>
      </w:r>
      <w:r w:rsidR="00AC04B3" w:rsidRPr="001421E2">
        <w:rPr>
          <w:rFonts w:ascii="Arial" w:hAnsi="Arial" w:cs="Arial"/>
          <w:color w:val="000000" w:themeColor="text1"/>
          <w:spacing w:val="-6"/>
        </w:rPr>
        <w:t xml:space="preserve"> </w:t>
      </w:r>
      <w:r w:rsidR="00AC04B3" w:rsidRPr="001421E2">
        <w:rPr>
          <w:rFonts w:ascii="Arial" w:hAnsi="Arial" w:cs="Arial"/>
          <w:color w:val="000000" w:themeColor="text1"/>
          <w:spacing w:val="-2"/>
        </w:rPr>
        <w:t xml:space="preserve">foliar </w:t>
      </w:r>
      <w:r w:rsidR="00AC04B3" w:rsidRPr="001421E2">
        <w:rPr>
          <w:rFonts w:ascii="Arial" w:hAnsi="Arial" w:cs="Arial"/>
          <w:color w:val="000000" w:themeColor="text1"/>
        </w:rPr>
        <w:t>diseases.</w:t>
      </w:r>
      <w:r w:rsidR="00AC04B3" w:rsidRPr="001421E2">
        <w:rPr>
          <w:rFonts w:ascii="Arial" w:hAnsi="Arial" w:cs="Arial"/>
          <w:color w:val="000000" w:themeColor="text1"/>
          <w:spacing w:val="40"/>
        </w:rPr>
        <w:t xml:space="preserve"> </w:t>
      </w:r>
      <w:r w:rsidR="00AC04B3" w:rsidRPr="001421E2">
        <w:rPr>
          <w:rFonts w:ascii="Arial" w:hAnsi="Arial" w:cs="Arial"/>
          <w:color w:val="000000" w:themeColor="text1"/>
        </w:rPr>
        <w:t xml:space="preserve">While small symptoms </w:t>
      </w:r>
      <w:r w:rsidR="001A2097">
        <w:rPr>
          <w:rFonts w:ascii="Arial" w:hAnsi="Arial" w:cs="Arial"/>
          <w:color w:val="000000" w:themeColor="text1"/>
        </w:rPr>
        <w:t xml:space="preserve">associated with diseases </w:t>
      </w:r>
      <w:r w:rsidR="00AC04B3" w:rsidRPr="001421E2">
        <w:rPr>
          <w:rFonts w:ascii="Arial" w:hAnsi="Arial" w:cs="Arial"/>
          <w:color w:val="000000" w:themeColor="text1"/>
        </w:rPr>
        <w:t xml:space="preserve">such as BR </w:t>
      </w:r>
      <w:r w:rsidR="001A2097">
        <w:rPr>
          <w:rFonts w:ascii="Arial" w:hAnsi="Arial" w:cs="Arial"/>
          <w:color w:val="000000" w:themeColor="text1"/>
        </w:rPr>
        <w:t xml:space="preserve">may lead to </w:t>
      </w:r>
      <w:r w:rsidR="00AC04B3" w:rsidRPr="001421E2">
        <w:rPr>
          <w:rFonts w:ascii="Arial" w:hAnsi="Arial" w:cs="Arial"/>
          <w:color w:val="000000" w:themeColor="text1"/>
        </w:rPr>
        <w:t xml:space="preserve">contradictory results, spectral </w:t>
      </w:r>
      <w:r w:rsidR="00AC04B3" w:rsidRPr="001421E2">
        <w:rPr>
          <w:rFonts w:ascii="Arial" w:hAnsi="Arial" w:cs="Arial"/>
          <w:color w:val="000000" w:themeColor="text1"/>
          <w:w w:val="95"/>
        </w:rPr>
        <w:t xml:space="preserve">changes </w:t>
      </w:r>
      <w:r w:rsidR="001A2097">
        <w:rPr>
          <w:rFonts w:ascii="Arial" w:hAnsi="Arial" w:cs="Arial"/>
          <w:color w:val="000000" w:themeColor="text1"/>
          <w:w w:val="95"/>
        </w:rPr>
        <w:t>in</w:t>
      </w:r>
      <w:r w:rsidR="00AC04B3" w:rsidRPr="001421E2">
        <w:rPr>
          <w:rFonts w:ascii="Arial" w:hAnsi="Arial" w:cs="Arial"/>
          <w:color w:val="000000" w:themeColor="text1"/>
          <w:w w:val="95"/>
        </w:rPr>
        <w:t xml:space="preserve"> CLS symptoms can be linked to changes in secondary metabolites.</w:t>
      </w:r>
      <w:r w:rsidR="00AC04B3" w:rsidRPr="001421E2">
        <w:rPr>
          <w:rFonts w:ascii="Arial" w:hAnsi="Arial" w:cs="Arial"/>
          <w:color w:val="000000" w:themeColor="text1"/>
          <w:spacing w:val="27"/>
        </w:rPr>
        <w:t xml:space="preserve"> </w:t>
      </w:r>
      <w:r w:rsidR="001A2097">
        <w:rPr>
          <w:rFonts w:ascii="Arial" w:hAnsi="Arial" w:cs="Arial"/>
          <w:color w:val="000000" w:themeColor="text1"/>
          <w:w w:val="95"/>
        </w:rPr>
        <w:t>Improve</w:t>
      </w:r>
      <w:r w:rsidR="00AC04B3" w:rsidRPr="001421E2">
        <w:rPr>
          <w:rFonts w:ascii="Arial" w:hAnsi="Arial" w:cs="Arial"/>
          <w:color w:val="000000" w:themeColor="text1"/>
          <w:w w:val="95"/>
        </w:rPr>
        <w:t>ment</w:t>
      </w:r>
      <w:r w:rsidR="001A2097">
        <w:rPr>
          <w:rFonts w:ascii="Arial" w:hAnsi="Arial" w:cs="Arial"/>
          <w:color w:val="000000" w:themeColor="text1"/>
          <w:w w:val="95"/>
        </w:rPr>
        <w:t>s</w:t>
      </w:r>
      <w:r w:rsidR="00AC04B3" w:rsidRPr="001421E2">
        <w:rPr>
          <w:rFonts w:ascii="Arial" w:hAnsi="Arial" w:cs="Arial"/>
          <w:color w:val="000000" w:themeColor="text1"/>
          <w:spacing w:val="-2"/>
          <w:w w:val="95"/>
        </w:rPr>
        <w:t xml:space="preserve"> </w:t>
      </w:r>
      <w:r w:rsidR="001A2097">
        <w:rPr>
          <w:rFonts w:ascii="Arial" w:hAnsi="Arial" w:cs="Arial"/>
          <w:color w:val="000000" w:themeColor="text1"/>
          <w:spacing w:val="-2"/>
          <w:w w:val="95"/>
        </w:rPr>
        <w:t xml:space="preserve">in the resolution </w:t>
      </w:r>
      <w:r w:rsidR="00AC04B3" w:rsidRPr="001421E2">
        <w:rPr>
          <w:rFonts w:ascii="Arial" w:hAnsi="Arial" w:cs="Arial"/>
          <w:color w:val="000000" w:themeColor="text1"/>
          <w:w w:val="95"/>
        </w:rPr>
        <w:t>of</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hyperspectral</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and</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lastRenderedPageBreak/>
        <w:t>multispectral</w:t>
      </w:r>
      <w:r w:rsidR="00AC04B3" w:rsidRPr="001421E2">
        <w:rPr>
          <w:rFonts w:ascii="Arial" w:hAnsi="Arial" w:cs="Arial"/>
          <w:color w:val="000000" w:themeColor="text1"/>
          <w:spacing w:val="-2"/>
          <w:w w:val="95"/>
        </w:rPr>
        <w:t xml:space="preserve"> </w:t>
      </w:r>
      <w:r w:rsidR="00AC04B3" w:rsidRPr="001421E2">
        <w:rPr>
          <w:rFonts w:ascii="Arial" w:hAnsi="Arial" w:cs="Arial"/>
          <w:color w:val="000000" w:themeColor="text1"/>
          <w:w w:val="95"/>
        </w:rPr>
        <w:t>cameras</w:t>
      </w:r>
      <w:r w:rsidR="00AC04B3" w:rsidRPr="001421E2">
        <w:rPr>
          <w:rFonts w:ascii="Arial" w:hAnsi="Arial" w:cs="Arial"/>
          <w:color w:val="000000" w:themeColor="text1"/>
          <w:spacing w:val="-2"/>
          <w:w w:val="95"/>
        </w:rPr>
        <w:t xml:space="preserve"> </w:t>
      </w:r>
      <w:r w:rsidR="001A2097">
        <w:rPr>
          <w:rFonts w:ascii="Arial" w:hAnsi="Arial" w:cs="Arial"/>
          <w:color w:val="000000" w:themeColor="text1"/>
          <w:w w:val="95"/>
        </w:rPr>
        <w:t xml:space="preserve">may allow accurate </w:t>
      </w:r>
      <w:r w:rsidR="00AC04B3" w:rsidRPr="001421E2">
        <w:rPr>
          <w:rFonts w:ascii="Arial" w:hAnsi="Arial" w:cs="Arial"/>
          <w:color w:val="000000" w:themeColor="text1"/>
          <w:w w:val="95"/>
        </w:rPr>
        <w:t>recogni</w:t>
      </w:r>
      <w:r w:rsidR="001A2097">
        <w:rPr>
          <w:rFonts w:ascii="Arial" w:hAnsi="Arial" w:cs="Arial"/>
          <w:color w:val="000000" w:themeColor="text1"/>
          <w:w w:val="95"/>
        </w:rPr>
        <w:t xml:space="preserve">tion of </w:t>
      </w:r>
      <w:r w:rsidR="00AC04B3" w:rsidRPr="001421E2">
        <w:rPr>
          <w:rFonts w:ascii="Arial" w:hAnsi="Arial" w:cs="Arial"/>
          <w:color w:val="000000" w:themeColor="text1"/>
          <w:w w:val="95"/>
        </w:rPr>
        <w:t xml:space="preserve">spectral changes </w:t>
      </w:r>
      <w:r w:rsidR="001A2097">
        <w:rPr>
          <w:rFonts w:ascii="Arial" w:hAnsi="Arial" w:cs="Arial"/>
          <w:color w:val="000000" w:themeColor="text1"/>
          <w:w w:val="95"/>
        </w:rPr>
        <w:t>for</w:t>
      </w:r>
      <w:r w:rsidR="001A2097" w:rsidRPr="001421E2">
        <w:rPr>
          <w:rFonts w:ascii="Arial" w:hAnsi="Arial" w:cs="Arial"/>
          <w:color w:val="000000" w:themeColor="text1"/>
          <w:w w:val="95"/>
        </w:rPr>
        <w:t xml:space="preserve"> </w:t>
      </w:r>
      <w:r w:rsidR="00AC04B3" w:rsidRPr="001421E2">
        <w:rPr>
          <w:rFonts w:ascii="Arial" w:hAnsi="Arial" w:cs="Arial"/>
          <w:color w:val="000000" w:themeColor="text1"/>
          <w:w w:val="95"/>
        </w:rPr>
        <w:t xml:space="preserve">diseases that </w:t>
      </w:r>
      <w:r w:rsidR="001A2097">
        <w:rPr>
          <w:rFonts w:ascii="Arial" w:hAnsi="Arial" w:cs="Arial"/>
          <w:color w:val="000000" w:themeColor="text1"/>
          <w:w w:val="95"/>
        </w:rPr>
        <w:t>have symptoms characterized by small lesions.</w:t>
      </w:r>
      <w:r w:rsidR="00AC04B3" w:rsidRPr="001421E2">
        <w:rPr>
          <w:rFonts w:ascii="Arial" w:hAnsi="Arial" w:cs="Arial"/>
          <w:color w:val="000000" w:themeColor="text1"/>
        </w:rPr>
        <w:t xml:space="preserve"> </w:t>
      </w:r>
      <w:r w:rsidR="00AC04B3" w:rsidRPr="001421E2">
        <w:rPr>
          <w:rFonts w:ascii="Arial" w:hAnsi="Arial" w:cs="Arial"/>
          <w:color w:val="000000" w:themeColor="text1"/>
          <w:w w:val="95"/>
        </w:rPr>
        <w:t xml:space="preserve">However, hyperspectral measurements in the UV-range can already be used to differentiate between plant-pathogen interactions and </w:t>
      </w:r>
      <w:r w:rsidR="001A2097">
        <w:rPr>
          <w:rFonts w:ascii="Arial" w:hAnsi="Arial" w:cs="Arial"/>
          <w:color w:val="000000" w:themeColor="text1"/>
          <w:w w:val="95"/>
        </w:rPr>
        <w:t>our results further demonstrate the method can be used</w:t>
      </w:r>
      <w:r w:rsidR="001A2097" w:rsidRPr="001421E2">
        <w:rPr>
          <w:rFonts w:ascii="Arial" w:hAnsi="Arial" w:cs="Arial"/>
          <w:color w:val="000000" w:themeColor="text1"/>
          <w:w w:val="95"/>
        </w:rPr>
        <w:t xml:space="preserve"> </w:t>
      </w:r>
      <w:r w:rsidR="00AC04B3" w:rsidRPr="001421E2">
        <w:rPr>
          <w:rFonts w:ascii="Arial" w:hAnsi="Arial" w:cs="Arial"/>
          <w:color w:val="000000" w:themeColor="text1"/>
          <w:w w:val="95"/>
        </w:rPr>
        <w:t>to elucidate the changes of secondary plant metabo</w:t>
      </w:r>
      <w:r w:rsidR="00AC04B3" w:rsidRPr="001421E2">
        <w:rPr>
          <w:rFonts w:ascii="Arial" w:hAnsi="Arial" w:cs="Arial"/>
          <w:color w:val="000000" w:themeColor="text1"/>
          <w:spacing w:val="-2"/>
        </w:rPr>
        <w:t>lites.</w:t>
      </w:r>
    </w:p>
    <w:p w14:paraId="76BABF64" w14:textId="7178B795" w:rsidR="00AC04B3" w:rsidRPr="001421E2" w:rsidRDefault="00AC04B3" w:rsidP="00F81C5B">
      <w:pPr>
        <w:spacing w:line="480" w:lineRule="auto"/>
        <w:jc w:val="both"/>
        <w:rPr>
          <w:rFonts w:ascii="Arial" w:hAnsi="Arial" w:cs="Arial"/>
          <w:color w:val="000000" w:themeColor="text1"/>
        </w:rPr>
      </w:pPr>
    </w:p>
    <w:p w14:paraId="3F27B448" w14:textId="77777777" w:rsidR="00113952" w:rsidRPr="001421E2" w:rsidRDefault="00113952" w:rsidP="00F81C5B">
      <w:pPr>
        <w:spacing w:line="480" w:lineRule="auto"/>
        <w:jc w:val="both"/>
        <w:rPr>
          <w:rFonts w:ascii="Arial" w:hAnsi="Arial" w:cs="Arial"/>
          <w:color w:val="000000" w:themeColor="text1"/>
        </w:rPr>
      </w:pPr>
    </w:p>
    <w:p w14:paraId="754D605A" w14:textId="7013D26E" w:rsidR="00AC04B3" w:rsidRPr="00F81C5B" w:rsidRDefault="00AC04B3"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rPr>
        <w:t>A</w:t>
      </w:r>
      <w:r w:rsidR="00786E21" w:rsidRPr="00F81C5B">
        <w:rPr>
          <w:rFonts w:ascii="Arial" w:hAnsi="Arial" w:cs="Arial"/>
          <w:b/>
          <w:bCs/>
          <w:color w:val="000000" w:themeColor="text1"/>
          <w:spacing w:val="-2"/>
        </w:rPr>
        <w:t>CKNOWLEDGEMENTS</w:t>
      </w:r>
    </w:p>
    <w:p w14:paraId="347654CE" w14:textId="77777777" w:rsidR="00AC04B3" w:rsidRPr="001421E2" w:rsidRDefault="00AC04B3" w:rsidP="00F81C5B">
      <w:pPr>
        <w:spacing w:line="480" w:lineRule="auto"/>
        <w:jc w:val="both"/>
        <w:rPr>
          <w:rFonts w:ascii="Arial" w:hAnsi="Arial" w:cs="Arial"/>
          <w:b/>
          <w:color w:val="000000" w:themeColor="text1"/>
        </w:rPr>
      </w:pPr>
    </w:p>
    <w:p w14:paraId="56AD728B" w14:textId="49582C89"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w w:val="95"/>
        </w:rPr>
        <w:t xml:space="preserve">The authors thank Jan </w:t>
      </w:r>
      <w:proofErr w:type="spellStart"/>
      <w:r w:rsidRPr="001421E2">
        <w:rPr>
          <w:rFonts w:ascii="Arial" w:hAnsi="Arial" w:cs="Arial"/>
          <w:color w:val="000000" w:themeColor="text1"/>
          <w:w w:val="95"/>
        </w:rPr>
        <w:t>Behmann</w:t>
      </w:r>
      <w:proofErr w:type="spellEnd"/>
      <w:r w:rsidRPr="001421E2">
        <w:rPr>
          <w:rFonts w:ascii="Arial" w:hAnsi="Arial" w:cs="Arial"/>
          <w:color w:val="000000" w:themeColor="text1"/>
          <w:w w:val="95"/>
        </w:rPr>
        <w:t xml:space="preserve">, Marcus Jansen and Hans-Georg </w:t>
      </w:r>
      <w:proofErr w:type="spellStart"/>
      <w:r w:rsidRPr="001421E2">
        <w:rPr>
          <w:rFonts w:ascii="Arial" w:hAnsi="Arial" w:cs="Arial"/>
          <w:color w:val="000000" w:themeColor="text1"/>
          <w:w w:val="95"/>
        </w:rPr>
        <w:t>Luigs</w:t>
      </w:r>
      <w:proofErr w:type="spellEnd"/>
      <w:r w:rsidRPr="001421E2">
        <w:rPr>
          <w:rFonts w:ascii="Arial" w:hAnsi="Arial" w:cs="Arial"/>
          <w:color w:val="000000" w:themeColor="text1"/>
          <w:w w:val="95"/>
        </w:rPr>
        <w:t xml:space="preserve"> for </w:t>
      </w:r>
      <w:r w:rsidR="00786E21">
        <w:rPr>
          <w:rFonts w:ascii="Arial" w:hAnsi="Arial" w:cs="Arial"/>
          <w:color w:val="000000" w:themeColor="text1"/>
          <w:w w:val="95"/>
        </w:rPr>
        <w:t xml:space="preserve">technical </w:t>
      </w:r>
      <w:r w:rsidRPr="001421E2">
        <w:rPr>
          <w:rFonts w:ascii="Arial" w:hAnsi="Arial" w:cs="Arial"/>
          <w:color w:val="000000" w:themeColor="text1"/>
          <w:w w:val="95"/>
        </w:rPr>
        <w:t>support</w:t>
      </w:r>
      <w:r w:rsidRPr="001421E2">
        <w:rPr>
          <w:rFonts w:ascii="Arial" w:hAnsi="Arial" w:cs="Arial"/>
          <w:color w:val="000000" w:themeColor="text1"/>
          <w:spacing w:val="-6"/>
        </w:rPr>
        <w:t xml:space="preserve"> </w:t>
      </w:r>
      <w:r w:rsidRPr="001421E2">
        <w:rPr>
          <w:rFonts w:ascii="Arial" w:hAnsi="Arial" w:cs="Arial"/>
          <w:color w:val="000000" w:themeColor="text1"/>
          <w:spacing w:val="-2"/>
        </w:rPr>
        <w:t>and</w:t>
      </w:r>
      <w:r w:rsidRPr="001421E2">
        <w:rPr>
          <w:rFonts w:ascii="Arial" w:hAnsi="Arial" w:cs="Arial"/>
          <w:color w:val="000000" w:themeColor="text1"/>
          <w:spacing w:val="-5"/>
        </w:rPr>
        <w:t xml:space="preserve"> </w:t>
      </w:r>
      <w:r w:rsidRPr="001421E2">
        <w:rPr>
          <w:rFonts w:ascii="Arial" w:hAnsi="Arial" w:cs="Arial"/>
          <w:color w:val="000000" w:themeColor="text1"/>
          <w:spacing w:val="-2"/>
        </w:rPr>
        <w:t>Sabine</w:t>
      </w:r>
      <w:r w:rsidRPr="001421E2">
        <w:rPr>
          <w:rFonts w:ascii="Arial" w:hAnsi="Arial" w:cs="Arial"/>
          <w:color w:val="000000" w:themeColor="text1"/>
          <w:spacing w:val="-6"/>
        </w:rPr>
        <w:t xml:space="preserve"> </w:t>
      </w:r>
      <w:r w:rsidRPr="001421E2">
        <w:rPr>
          <w:rFonts w:ascii="Arial" w:hAnsi="Arial" w:cs="Arial"/>
          <w:color w:val="000000" w:themeColor="text1"/>
          <w:spacing w:val="-2"/>
        </w:rPr>
        <w:t>von</w:t>
      </w:r>
      <w:r w:rsidRPr="001421E2">
        <w:rPr>
          <w:rFonts w:ascii="Arial" w:hAnsi="Arial" w:cs="Arial"/>
          <w:color w:val="000000" w:themeColor="text1"/>
          <w:spacing w:val="-6"/>
        </w:rPr>
        <w:t xml:space="preserve"> </w:t>
      </w:r>
      <w:r w:rsidRPr="001421E2">
        <w:rPr>
          <w:rFonts w:ascii="Arial" w:hAnsi="Arial" w:cs="Arial"/>
          <w:color w:val="000000" w:themeColor="text1"/>
          <w:spacing w:val="-2"/>
        </w:rPr>
        <w:t>Tiedemann</w:t>
      </w:r>
      <w:r w:rsidRPr="001421E2">
        <w:rPr>
          <w:rFonts w:ascii="Arial" w:hAnsi="Arial" w:cs="Arial"/>
          <w:color w:val="000000" w:themeColor="text1"/>
          <w:spacing w:val="-6"/>
        </w:rPr>
        <w:t xml:space="preserve"> </w:t>
      </w:r>
      <w:r w:rsidRPr="001421E2">
        <w:rPr>
          <w:rFonts w:ascii="Arial" w:hAnsi="Arial" w:cs="Arial"/>
          <w:color w:val="000000" w:themeColor="text1"/>
          <w:spacing w:val="-2"/>
        </w:rPr>
        <w:t>for</w:t>
      </w:r>
      <w:r w:rsidRPr="001421E2">
        <w:rPr>
          <w:rFonts w:ascii="Arial" w:hAnsi="Arial" w:cs="Arial"/>
          <w:color w:val="000000" w:themeColor="text1"/>
          <w:spacing w:val="-6"/>
        </w:rPr>
        <w:t xml:space="preserve"> </w:t>
      </w:r>
      <w:r w:rsidRPr="001421E2">
        <w:rPr>
          <w:rFonts w:ascii="Arial" w:hAnsi="Arial" w:cs="Arial"/>
          <w:color w:val="000000" w:themeColor="text1"/>
          <w:spacing w:val="-2"/>
        </w:rPr>
        <w:t>proofreading</w:t>
      </w:r>
      <w:r w:rsidRPr="001421E2">
        <w:rPr>
          <w:rFonts w:ascii="Arial" w:hAnsi="Arial" w:cs="Arial"/>
          <w:color w:val="000000" w:themeColor="text1"/>
          <w:spacing w:val="-6"/>
        </w:rPr>
        <w:t xml:space="preserve"> </w:t>
      </w:r>
      <w:r w:rsidRPr="001421E2">
        <w:rPr>
          <w:rFonts w:ascii="Arial" w:hAnsi="Arial" w:cs="Arial"/>
          <w:color w:val="000000" w:themeColor="text1"/>
          <w:spacing w:val="-2"/>
        </w:rPr>
        <w:t>and</w:t>
      </w:r>
      <w:r w:rsidRPr="001421E2">
        <w:rPr>
          <w:rFonts w:ascii="Arial" w:hAnsi="Arial" w:cs="Arial"/>
          <w:color w:val="000000" w:themeColor="text1"/>
          <w:spacing w:val="-6"/>
        </w:rPr>
        <w:t xml:space="preserve"> </w:t>
      </w:r>
      <w:r w:rsidRPr="001421E2">
        <w:rPr>
          <w:rFonts w:ascii="Arial" w:hAnsi="Arial" w:cs="Arial"/>
          <w:color w:val="000000" w:themeColor="text1"/>
          <w:spacing w:val="-2"/>
        </w:rPr>
        <w:t>helpful</w:t>
      </w:r>
      <w:r w:rsidRPr="001421E2">
        <w:rPr>
          <w:rFonts w:ascii="Arial" w:hAnsi="Arial" w:cs="Arial"/>
          <w:color w:val="000000" w:themeColor="text1"/>
          <w:spacing w:val="-6"/>
        </w:rPr>
        <w:t xml:space="preserve"> </w:t>
      </w:r>
      <w:r w:rsidRPr="001421E2">
        <w:rPr>
          <w:rFonts w:ascii="Arial" w:hAnsi="Arial" w:cs="Arial"/>
          <w:color w:val="000000" w:themeColor="text1"/>
          <w:spacing w:val="-2"/>
        </w:rPr>
        <w:t>comments</w:t>
      </w:r>
      <w:r w:rsidRPr="001421E2">
        <w:rPr>
          <w:rFonts w:ascii="Arial" w:hAnsi="Arial" w:cs="Arial"/>
          <w:color w:val="000000" w:themeColor="text1"/>
          <w:spacing w:val="-6"/>
        </w:rPr>
        <w:t xml:space="preserve"> </w:t>
      </w:r>
      <w:r w:rsidRPr="001421E2">
        <w:rPr>
          <w:rFonts w:ascii="Arial" w:hAnsi="Arial" w:cs="Arial"/>
          <w:color w:val="000000" w:themeColor="text1"/>
          <w:spacing w:val="-2"/>
        </w:rPr>
        <w:t xml:space="preserve">on </w:t>
      </w:r>
      <w:r w:rsidRPr="001421E2">
        <w:rPr>
          <w:rFonts w:ascii="Arial" w:hAnsi="Arial" w:cs="Arial"/>
          <w:color w:val="000000" w:themeColor="text1"/>
        </w:rPr>
        <w:t>the manuscript.</w:t>
      </w:r>
    </w:p>
    <w:p w14:paraId="2C9F0C36" w14:textId="6CA44DC1" w:rsidR="00AC04B3" w:rsidRPr="001421E2" w:rsidRDefault="00AC04B3" w:rsidP="00F81C5B">
      <w:pPr>
        <w:spacing w:line="480" w:lineRule="auto"/>
        <w:jc w:val="both"/>
        <w:rPr>
          <w:rFonts w:ascii="Arial" w:hAnsi="Arial" w:cs="Arial"/>
          <w:b/>
          <w:bCs/>
          <w:color w:val="000000" w:themeColor="text1"/>
          <w:u w:val="single"/>
        </w:rPr>
      </w:pPr>
    </w:p>
    <w:p w14:paraId="3C696673" w14:textId="77777777" w:rsidR="00AC04B3" w:rsidRPr="00F81C5B" w:rsidRDefault="00AC04B3" w:rsidP="00F81C5B">
      <w:pPr>
        <w:spacing w:line="480" w:lineRule="auto"/>
        <w:jc w:val="both"/>
        <w:rPr>
          <w:rFonts w:ascii="Arial" w:hAnsi="Arial" w:cs="Arial"/>
          <w:b/>
          <w:bCs/>
          <w:color w:val="000000" w:themeColor="text1"/>
        </w:rPr>
      </w:pPr>
      <w:r w:rsidRPr="00F81C5B">
        <w:rPr>
          <w:rFonts w:ascii="Arial" w:hAnsi="Arial" w:cs="Arial"/>
          <w:b/>
          <w:bCs/>
          <w:color w:val="000000" w:themeColor="text1"/>
          <w:w w:val="105"/>
        </w:rPr>
        <w:t>Author</w:t>
      </w:r>
      <w:r w:rsidRPr="00F81C5B">
        <w:rPr>
          <w:rFonts w:ascii="Arial" w:hAnsi="Arial" w:cs="Arial"/>
          <w:b/>
          <w:bCs/>
          <w:color w:val="000000" w:themeColor="text1"/>
          <w:spacing w:val="-3"/>
          <w:w w:val="105"/>
        </w:rPr>
        <w:t xml:space="preserve"> </w:t>
      </w:r>
      <w:r w:rsidRPr="00F81C5B">
        <w:rPr>
          <w:rFonts w:ascii="Arial" w:hAnsi="Arial" w:cs="Arial"/>
          <w:b/>
          <w:bCs/>
          <w:color w:val="000000" w:themeColor="text1"/>
          <w:w w:val="105"/>
        </w:rPr>
        <w:t>contributions</w:t>
      </w:r>
      <w:r w:rsidRPr="00F81C5B">
        <w:rPr>
          <w:rFonts w:ascii="Arial" w:hAnsi="Arial" w:cs="Arial"/>
          <w:b/>
          <w:bCs/>
          <w:color w:val="000000" w:themeColor="text1"/>
          <w:spacing w:val="-2"/>
          <w:w w:val="105"/>
        </w:rPr>
        <w:t xml:space="preserve"> statement</w:t>
      </w:r>
    </w:p>
    <w:p w14:paraId="328C2784" w14:textId="77777777" w:rsidR="00AC04B3" w:rsidRPr="001421E2" w:rsidRDefault="00AC04B3" w:rsidP="00F81C5B">
      <w:pPr>
        <w:spacing w:line="480" w:lineRule="auto"/>
        <w:jc w:val="both"/>
        <w:rPr>
          <w:rFonts w:ascii="Arial" w:hAnsi="Arial" w:cs="Arial"/>
          <w:b/>
          <w:color w:val="000000" w:themeColor="text1"/>
        </w:rPr>
      </w:pPr>
    </w:p>
    <w:p w14:paraId="45D4AF58" w14:textId="56B1676C"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AB, FIY, SP, PS, KK, US, SN and AKM designed the study and interpreted the data. AB </w:t>
      </w:r>
      <w:r w:rsidRPr="001421E2">
        <w:rPr>
          <w:rFonts w:ascii="Arial" w:hAnsi="Arial" w:cs="Arial"/>
          <w:color w:val="000000" w:themeColor="text1"/>
          <w:w w:val="95"/>
        </w:rPr>
        <w:t xml:space="preserve">maintained the plant material, carried out the measurements and extraction, SN carried out </w:t>
      </w:r>
      <w:r w:rsidRPr="001421E2">
        <w:rPr>
          <w:rFonts w:ascii="Arial" w:hAnsi="Arial" w:cs="Arial"/>
          <w:color w:val="000000" w:themeColor="text1"/>
        </w:rPr>
        <w:t>HPLC-analysis.</w:t>
      </w:r>
      <w:r w:rsidRPr="001421E2">
        <w:rPr>
          <w:rFonts w:ascii="Arial" w:hAnsi="Arial" w:cs="Arial"/>
          <w:color w:val="000000" w:themeColor="text1"/>
          <w:spacing w:val="40"/>
        </w:rPr>
        <w:t xml:space="preserve"> </w:t>
      </w:r>
      <w:r w:rsidRPr="001421E2">
        <w:rPr>
          <w:rFonts w:ascii="Arial" w:hAnsi="Arial" w:cs="Arial"/>
          <w:color w:val="000000" w:themeColor="text1"/>
        </w:rPr>
        <w:t>AB and FIY carried out the spectral data analysis,</w:t>
      </w:r>
      <w:r w:rsidRPr="001421E2">
        <w:rPr>
          <w:rFonts w:ascii="Arial" w:hAnsi="Arial" w:cs="Arial"/>
          <w:color w:val="000000" w:themeColor="text1"/>
          <w:spacing w:val="33"/>
        </w:rPr>
        <w:t xml:space="preserve"> </w:t>
      </w:r>
      <w:r w:rsidRPr="001421E2">
        <w:rPr>
          <w:rFonts w:ascii="Arial" w:hAnsi="Arial" w:cs="Arial"/>
          <w:color w:val="000000" w:themeColor="text1"/>
        </w:rPr>
        <w:t>FIY, ABA, PS and</w:t>
      </w:r>
      <w:r w:rsidRPr="001421E2">
        <w:rPr>
          <w:rFonts w:ascii="Arial" w:hAnsi="Arial" w:cs="Arial"/>
          <w:color w:val="000000" w:themeColor="text1"/>
          <w:spacing w:val="40"/>
        </w:rPr>
        <w:t xml:space="preserve"> </w:t>
      </w:r>
      <w:r w:rsidRPr="001421E2">
        <w:rPr>
          <w:rFonts w:ascii="Arial" w:hAnsi="Arial" w:cs="Arial"/>
          <w:color w:val="000000" w:themeColor="text1"/>
        </w:rPr>
        <w:t xml:space="preserve">KK </w:t>
      </w:r>
      <w:r w:rsidR="00C0192D">
        <w:rPr>
          <w:rFonts w:ascii="Arial" w:hAnsi="Arial" w:cs="Arial"/>
          <w:color w:val="000000" w:themeColor="text1"/>
        </w:rPr>
        <w:t>conducted</w:t>
      </w:r>
      <w:r w:rsidRPr="001421E2">
        <w:rPr>
          <w:rFonts w:ascii="Arial" w:hAnsi="Arial" w:cs="Arial"/>
          <w:color w:val="000000" w:themeColor="text1"/>
        </w:rPr>
        <w:t xml:space="preserve"> the</w:t>
      </w:r>
      <w:r w:rsidRPr="001421E2">
        <w:rPr>
          <w:rFonts w:ascii="Arial" w:hAnsi="Arial" w:cs="Arial"/>
          <w:color w:val="000000" w:themeColor="text1"/>
          <w:spacing w:val="-1"/>
        </w:rPr>
        <w:t xml:space="preserve"> </w:t>
      </w:r>
      <w:r w:rsidRPr="001421E2">
        <w:rPr>
          <w:rFonts w:ascii="Arial" w:hAnsi="Arial" w:cs="Arial"/>
          <w:color w:val="000000" w:themeColor="text1"/>
        </w:rPr>
        <w:t>feature importance</w:t>
      </w:r>
      <w:r w:rsidR="00C0192D">
        <w:rPr>
          <w:rFonts w:ascii="Arial" w:hAnsi="Arial" w:cs="Arial"/>
          <w:color w:val="000000" w:themeColor="text1"/>
        </w:rPr>
        <w:t xml:space="preserve"> analysis</w:t>
      </w:r>
      <w:r w:rsidRPr="001421E2">
        <w:rPr>
          <w:rFonts w:ascii="Arial" w:hAnsi="Arial" w:cs="Arial"/>
          <w:color w:val="000000" w:themeColor="text1"/>
        </w:rPr>
        <w:t>. AB and FIY drafted the</w:t>
      </w:r>
      <w:r w:rsidRPr="001421E2">
        <w:rPr>
          <w:rFonts w:ascii="Arial" w:hAnsi="Arial" w:cs="Arial"/>
          <w:color w:val="000000" w:themeColor="text1"/>
          <w:spacing w:val="-1"/>
        </w:rPr>
        <w:t xml:space="preserve"> </w:t>
      </w:r>
      <w:r w:rsidRPr="001421E2">
        <w:rPr>
          <w:rFonts w:ascii="Arial" w:hAnsi="Arial" w:cs="Arial"/>
          <w:color w:val="000000" w:themeColor="text1"/>
        </w:rPr>
        <w:t>manuscript. US, KK and AKM</w:t>
      </w:r>
      <w:r w:rsidRPr="001421E2">
        <w:rPr>
          <w:rFonts w:ascii="Arial" w:hAnsi="Arial" w:cs="Arial"/>
          <w:color w:val="000000" w:themeColor="text1"/>
          <w:spacing w:val="-15"/>
        </w:rPr>
        <w:t xml:space="preserve"> </w:t>
      </w:r>
      <w:r w:rsidRPr="001421E2">
        <w:rPr>
          <w:rFonts w:ascii="Arial" w:hAnsi="Arial" w:cs="Arial"/>
          <w:color w:val="000000" w:themeColor="text1"/>
        </w:rPr>
        <w:t>directed</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research</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gave</w:t>
      </w:r>
      <w:r w:rsidRPr="001421E2">
        <w:rPr>
          <w:rFonts w:ascii="Arial" w:hAnsi="Arial" w:cs="Arial"/>
          <w:color w:val="000000" w:themeColor="text1"/>
          <w:spacing w:val="-15"/>
        </w:rPr>
        <w:t xml:space="preserve"> </w:t>
      </w:r>
      <w:r w:rsidRPr="001421E2">
        <w:rPr>
          <w:rFonts w:ascii="Arial" w:hAnsi="Arial" w:cs="Arial"/>
          <w:color w:val="000000" w:themeColor="text1"/>
        </w:rPr>
        <w:t>initial</w:t>
      </w:r>
      <w:r w:rsidRPr="001421E2">
        <w:rPr>
          <w:rFonts w:ascii="Arial" w:hAnsi="Arial" w:cs="Arial"/>
          <w:color w:val="000000" w:themeColor="text1"/>
          <w:spacing w:val="-15"/>
        </w:rPr>
        <w:t xml:space="preserve"> </w:t>
      </w:r>
      <w:r w:rsidRPr="001421E2">
        <w:rPr>
          <w:rFonts w:ascii="Arial" w:hAnsi="Arial" w:cs="Arial"/>
          <w:color w:val="000000" w:themeColor="text1"/>
        </w:rPr>
        <w:t>input.</w:t>
      </w:r>
      <w:r w:rsidRPr="001421E2">
        <w:rPr>
          <w:rFonts w:ascii="Arial" w:hAnsi="Arial" w:cs="Arial"/>
          <w:color w:val="000000" w:themeColor="text1"/>
          <w:spacing w:val="-15"/>
        </w:rPr>
        <w:t xml:space="preserve"> </w:t>
      </w:r>
      <w:r w:rsidRPr="001421E2">
        <w:rPr>
          <w:rFonts w:ascii="Arial" w:hAnsi="Arial" w:cs="Arial"/>
          <w:color w:val="000000" w:themeColor="text1"/>
        </w:rPr>
        <w:t>All</w:t>
      </w:r>
      <w:r w:rsidRPr="001421E2">
        <w:rPr>
          <w:rFonts w:ascii="Arial" w:hAnsi="Arial" w:cs="Arial"/>
          <w:color w:val="000000" w:themeColor="text1"/>
          <w:spacing w:val="-15"/>
        </w:rPr>
        <w:t xml:space="preserve"> </w:t>
      </w:r>
      <w:r w:rsidRPr="001421E2">
        <w:rPr>
          <w:rFonts w:ascii="Arial" w:hAnsi="Arial" w:cs="Arial"/>
          <w:color w:val="000000" w:themeColor="text1"/>
        </w:rPr>
        <w:t>authors</w:t>
      </w:r>
      <w:r w:rsidRPr="001421E2">
        <w:rPr>
          <w:rFonts w:ascii="Arial" w:hAnsi="Arial" w:cs="Arial"/>
          <w:color w:val="000000" w:themeColor="text1"/>
          <w:spacing w:val="-15"/>
        </w:rPr>
        <w:t xml:space="preserve"> </w:t>
      </w:r>
      <w:r w:rsidRPr="001421E2">
        <w:rPr>
          <w:rFonts w:ascii="Arial" w:hAnsi="Arial" w:cs="Arial"/>
          <w:color w:val="000000" w:themeColor="text1"/>
        </w:rPr>
        <w:t>read</w:t>
      </w:r>
      <w:r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approved</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 xml:space="preserve">final </w:t>
      </w:r>
      <w:r w:rsidRPr="001421E2">
        <w:rPr>
          <w:rFonts w:ascii="Arial" w:hAnsi="Arial" w:cs="Arial"/>
          <w:color w:val="000000" w:themeColor="text1"/>
          <w:spacing w:val="-2"/>
        </w:rPr>
        <w:t>manuscript.</w:t>
      </w:r>
    </w:p>
    <w:p w14:paraId="0B57AC3F" w14:textId="77777777" w:rsidR="00AC04B3" w:rsidRPr="001421E2" w:rsidRDefault="00AC04B3" w:rsidP="00F81C5B">
      <w:pPr>
        <w:spacing w:line="480" w:lineRule="auto"/>
        <w:jc w:val="both"/>
        <w:rPr>
          <w:rFonts w:ascii="Arial" w:hAnsi="Arial" w:cs="Arial"/>
          <w:color w:val="000000" w:themeColor="text1"/>
        </w:rPr>
      </w:pPr>
    </w:p>
    <w:p w14:paraId="3D77A83B" w14:textId="77777777" w:rsidR="00AC04B3" w:rsidRPr="00F81C5B" w:rsidRDefault="00AC04B3" w:rsidP="00F81C5B">
      <w:pPr>
        <w:spacing w:line="480" w:lineRule="auto"/>
        <w:jc w:val="both"/>
        <w:rPr>
          <w:rFonts w:ascii="Arial" w:hAnsi="Arial" w:cs="Arial"/>
          <w:b/>
          <w:bCs/>
          <w:color w:val="000000" w:themeColor="text1"/>
        </w:rPr>
      </w:pPr>
      <w:r w:rsidRPr="00F81C5B">
        <w:rPr>
          <w:rFonts w:ascii="Arial" w:hAnsi="Arial" w:cs="Arial"/>
          <w:b/>
          <w:bCs/>
          <w:color w:val="000000" w:themeColor="text1"/>
        </w:rPr>
        <w:t>Conflict</w:t>
      </w:r>
      <w:r w:rsidRPr="00F81C5B">
        <w:rPr>
          <w:rFonts w:ascii="Arial" w:hAnsi="Arial" w:cs="Arial"/>
          <w:b/>
          <w:bCs/>
          <w:color w:val="000000" w:themeColor="text1"/>
          <w:spacing w:val="34"/>
        </w:rPr>
        <w:t xml:space="preserve"> </w:t>
      </w:r>
      <w:r w:rsidRPr="00F81C5B">
        <w:rPr>
          <w:rFonts w:ascii="Arial" w:hAnsi="Arial" w:cs="Arial"/>
          <w:b/>
          <w:bCs/>
          <w:color w:val="000000" w:themeColor="text1"/>
        </w:rPr>
        <w:t>of</w:t>
      </w:r>
      <w:r w:rsidRPr="00F81C5B">
        <w:rPr>
          <w:rFonts w:ascii="Arial" w:hAnsi="Arial" w:cs="Arial"/>
          <w:b/>
          <w:bCs/>
          <w:color w:val="000000" w:themeColor="text1"/>
          <w:spacing w:val="33"/>
        </w:rPr>
        <w:t xml:space="preserve"> </w:t>
      </w:r>
      <w:r w:rsidRPr="00F81C5B">
        <w:rPr>
          <w:rFonts w:ascii="Arial" w:hAnsi="Arial" w:cs="Arial"/>
          <w:b/>
          <w:bCs/>
          <w:color w:val="000000" w:themeColor="text1"/>
          <w:spacing w:val="-2"/>
        </w:rPr>
        <w:t>interest</w:t>
      </w:r>
    </w:p>
    <w:p w14:paraId="327DB3E1" w14:textId="77777777" w:rsidR="00AC04B3" w:rsidRPr="001421E2" w:rsidRDefault="00AC04B3" w:rsidP="00F81C5B">
      <w:pPr>
        <w:spacing w:line="480" w:lineRule="auto"/>
        <w:jc w:val="both"/>
        <w:rPr>
          <w:rFonts w:ascii="Arial" w:hAnsi="Arial" w:cs="Arial"/>
          <w:b/>
          <w:color w:val="000000" w:themeColor="text1"/>
        </w:rPr>
      </w:pPr>
    </w:p>
    <w:p w14:paraId="1B6A8D6A" w14:textId="77777777"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w w:val="95"/>
        </w:rPr>
        <w:t>The</w:t>
      </w:r>
      <w:r w:rsidRPr="001421E2">
        <w:rPr>
          <w:rFonts w:ascii="Arial" w:hAnsi="Arial" w:cs="Arial"/>
          <w:color w:val="000000" w:themeColor="text1"/>
          <w:spacing w:val="12"/>
        </w:rPr>
        <w:t xml:space="preserve"> </w:t>
      </w:r>
      <w:r w:rsidRPr="001421E2">
        <w:rPr>
          <w:rFonts w:ascii="Arial" w:hAnsi="Arial" w:cs="Arial"/>
          <w:color w:val="000000" w:themeColor="text1"/>
          <w:w w:val="95"/>
        </w:rPr>
        <w:t>authors</w:t>
      </w:r>
      <w:r w:rsidRPr="001421E2">
        <w:rPr>
          <w:rFonts w:ascii="Arial" w:hAnsi="Arial" w:cs="Arial"/>
          <w:color w:val="000000" w:themeColor="text1"/>
          <w:spacing w:val="13"/>
        </w:rPr>
        <w:t xml:space="preserve"> </w:t>
      </w:r>
      <w:r w:rsidRPr="001421E2">
        <w:rPr>
          <w:rFonts w:ascii="Arial" w:hAnsi="Arial" w:cs="Arial"/>
          <w:color w:val="000000" w:themeColor="text1"/>
          <w:w w:val="95"/>
        </w:rPr>
        <w:t>declare</w:t>
      </w:r>
      <w:r w:rsidRPr="001421E2">
        <w:rPr>
          <w:rFonts w:ascii="Arial" w:hAnsi="Arial" w:cs="Arial"/>
          <w:color w:val="000000" w:themeColor="text1"/>
          <w:spacing w:val="12"/>
        </w:rPr>
        <w:t xml:space="preserve"> </w:t>
      </w:r>
      <w:r w:rsidRPr="001421E2">
        <w:rPr>
          <w:rFonts w:ascii="Arial" w:hAnsi="Arial" w:cs="Arial"/>
          <w:color w:val="000000" w:themeColor="text1"/>
          <w:w w:val="95"/>
        </w:rPr>
        <w:t>that</w:t>
      </w:r>
      <w:r w:rsidRPr="001421E2">
        <w:rPr>
          <w:rFonts w:ascii="Arial" w:hAnsi="Arial" w:cs="Arial"/>
          <w:color w:val="000000" w:themeColor="text1"/>
          <w:spacing w:val="12"/>
        </w:rPr>
        <w:t xml:space="preserve"> </w:t>
      </w:r>
      <w:r w:rsidRPr="001421E2">
        <w:rPr>
          <w:rFonts w:ascii="Arial" w:hAnsi="Arial" w:cs="Arial"/>
          <w:color w:val="000000" w:themeColor="text1"/>
          <w:w w:val="95"/>
        </w:rPr>
        <w:t>they</w:t>
      </w:r>
      <w:r w:rsidRPr="001421E2">
        <w:rPr>
          <w:rFonts w:ascii="Arial" w:hAnsi="Arial" w:cs="Arial"/>
          <w:color w:val="000000" w:themeColor="text1"/>
          <w:spacing w:val="13"/>
        </w:rPr>
        <w:t xml:space="preserve"> </w:t>
      </w:r>
      <w:r w:rsidRPr="001421E2">
        <w:rPr>
          <w:rFonts w:ascii="Arial" w:hAnsi="Arial" w:cs="Arial"/>
          <w:color w:val="000000" w:themeColor="text1"/>
          <w:w w:val="95"/>
        </w:rPr>
        <w:t>have</w:t>
      </w:r>
      <w:r w:rsidRPr="001421E2">
        <w:rPr>
          <w:rFonts w:ascii="Arial" w:hAnsi="Arial" w:cs="Arial"/>
          <w:color w:val="000000" w:themeColor="text1"/>
          <w:spacing w:val="13"/>
        </w:rPr>
        <w:t xml:space="preserve"> </w:t>
      </w:r>
      <w:r w:rsidRPr="001421E2">
        <w:rPr>
          <w:rFonts w:ascii="Arial" w:hAnsi="Arial" w:cs="Arial"/>
          <w:color w:val="000000" w:themeColor="text1"/>
          <w:w w:val="95"/>
        </w:rPr>
        <w:t>no</w:t>
      </w:r>
      <w:r w:rsidRPr="001421E2">
        <w:rPr>
          <w:rFonts w:ascii="Arial" w:hAnsi="Arial" w:cs="Arial"/>
          <w:color w:val="000000" w:themeColor="text1"/>
          <w:spacing w:val="13"/>
        </w:rPr>
        <w:t xml:space="preserve"> </w:t>
      </w:r>
      <w:r w:rsidRPr="001421E2">
        <w:rPr>
          <w:rFonts w:ascii="Arial" w:hAnsi="Arial" w:cs="Arial"/>
          <w:color w:val="000000" w:themeColor="text1"/>
          <w:w w:val="95"/>
        </w:rPr>
        <w:t>competing</w:t>
      </w:r>
      <w:r w:rsidRPr="001421E2">
        <w:rPr>
          <w:rFonts w:ascii="Arial" w:hAnsi="Arial" w:cs="Arial"/>
          <w:color w:val="000000" w:themeColor="text1"/>
          <w:spacing w:val="12"/>
        </w:rPr>
        <w:t xml:space="preserve"> </w:t>
      </w:r>
      <w:r w:rsidRPr="001421E2">
        <w:rPr>
          <w:rFonts w:ascii="Arial" w:hAnsi="Arial" w:cs="Arial"/>
          <w:color w:val="000000" w:themeColor="text1"/>
          <w:spacing w:val="-2"/>
          <w:w w:val="95"/>
        </w:rPr>
        <w:t>interests.</w:t>
      </w:r>
    </w:p>
    <w:p w14:paraId="1A9BFB5F" w14:textId="77777777" w:rsidR="00AC04B3" w:rsidRPr="001421E2" w:rsidRDefault="00AC04B3" w:rsidP="00F81C5B">
      <w:pPr>
        <w:spacing w:line="480" w:lineRule="auto"/>
        <w:jc w:val="both"/>
        <w:rPr>
          <w:rFonts w:ascii="Arial" w:hAnsi="Arial" w:cs="Arial"/>
          <w:color w:val="000000" w:themeColor="text1"/>
        </w:rPr>
      </w:pPr>
    </w:p>
    <w:p w14:paraId="6D072847" w14:textId="77777777" w:rsidR="00AC04B3" w:rsidRPr="00F81C5B" w:rsidRDefault="00AC04B3"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rPr>
        <w:t>Funding</w:t>
      </w:r>
    </w:p>
    <w:p w14:paraId="46A1118C" w14:textId="77777777" w:rsidR="00AC04B3" w:rsidRPr="001421E2" w:rsidRDefault="00AC04B3" w:rsidP="00F81C5B">
      <w:pPr>
        <w:spacing w:line="480" w:lineRule="auto"/>
        <w:jc w:val="both"/>
        <w:rPr>
          <w:rFonts w:ascii="Arial" w:hAnsi="Arial" w:cs="Arial"/>
          <w:b/>
          <w:color w:val="000000" w:themeColor="text1"/>
        </w:rPr>
      </w:pPr>
    </w:p>
    <w:p w14:paraId="2C2AF51D" w14:textId="77777777"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w w:val="95"/>
        </w:rPr>
        <w:lastRenderedPageBreak/>
        <w:t xml:space="preserve">The project is supported by funds of the German Federal Ministry of Food and Agriculture </w:t>
      </w:r>
      <w:r w:rsidRPr="001421E2">
        <w:rPr>
          <w:rFonts w:ascii="Arial" w:hAnsi="Arial" w:cs="Arial"/>
          <w:color w:val="000000" w:themeColor="text1"/>
        </w:rPr>
        <w:t xml:space="preserve">(BMEL) based on a decision of the Parliament of the Federal Republic of Germany via </w:t>
      </w:r>
      <w:r w:rsidRPr="001421E2">
        <w:rPr>
          <w:rFonts w:ascii="Arial" w:hAnsi="Arial" w:cs="Arial"/>
          <w:color w:val="000000" w:themeColor="text1"/>
          <w:spacing w:val="-2"/>
        </w:rPr>
        <w:t>the</w:t>
      </w:r>
      <w:r w:rsidRPr="001421E2">
        <w:rPr>
          <w:rFonts w:ascii="Arial" w:hAnsi="Arial" w:cs="Arial"/>
          <w:color w:val="000000" w:themeColor="text1"/>
          <w:spacing w:val="-6"/>
        </w:rPr>
        <w:t xml:space="preserve"> </w:t>
      </w:r>
      <w:r w:rsidRPr="001421E2">
        <w:rPr>
          <w:rFonts w:ascii="Arial" w:hAnsi="Arial" w:cs="Arial"/>
          <w:color w:val="000000" w:themeColor="text1"/>
          <w:spacing w:val="-2"/>
        </w:rPr>
        <w:t>Federal</w:t>
      </w:r>
      <w:r w:rsidRPr="001421E2">
        <w:rPr>
          <w:rFonts w:ascii="Arial" w:hAnsi="Arial" w:cs="Arial"/>
          <w:color w:val="000000" w:themeColor="text1"/>
          <w:spacing w:val="-6"/>
        </w:rPr>
        <w:t xml:space="preserve"> </w:t>
      </w:r>
      <w:r w:rsidRPr="001421E2">
        <w:rPr>
          <w:rFonts w:ascii="Arial" w:hAnsi="Arial" w:cs="Arial"/>
          <w:color w:val="000000" w:themeColor="text1"/>
          <w:spacing w:val="-2"/>
        </w:rPr>
        <w:t>Office</w:t>
      </w:r>
      <w:r w:rsidRPr="001421E2">
        <w:rPr>
          <w:rFonts w:ascii="Arial" w:hAnsi="Arial" w:cs="Arial"/>
          <w:color w:val="000000" w:themeColor="text1"/>
          <w:spacing w:val="-6"/>
        </w:rPr>
        <w:t xml:space="preserve"> </w:t>
      </w:r>
      <w:r w:rsidRPr="001421E2">
        <w:rPr>
          <w:rFonts w:ascii="Arial" w:hAnsi="Arial" w:cs="Arial"/>
          <w:color w:val="000000" w:themeColor="text1"/>
          <w:spacing w:val="-2"/>
        </w:rPr>
        <w:t>for</w:t>
      </w:r>
      <w:r w:rsidRPr="001421E2">
        <w:rPr>
          <w:rFonts w:ascii="Arial" w:hAnsi="Arial" w:cs="Arial"/>
          <w:color w:val="000000" w:themeColor="text1"/>
          <w:spacing w:val="-6"/>
        </w:rPr>
        <w:t xml:space="preserve"> </w:t>
      </w:r>
      <w:r w:rsidRPr="001421E2">
        <w:rPr>
          <w:rFonts w:ascii="Arial" w:hAnsi="Arial" w:cs="Arial"/>
          <w:color w:val="000000" w:themeColor="text1"/>
          <w:spacing w:val="-2"/>
        </w:rPr>
        <w:t>Agriculture</w:t>
      </w:r>
      <w:r w:rsidRPr="001421E2">
        <w:rPr>
          <w:rFonts w:ascii="Arial" w:hAnsi="Arial" w:cs="Arial"/>
          <w:color w:val="000000" w:themeColor="text1"/>
          <w:spacing w:val="-6"/>
        </w:rPr>
        <w:t xml:space="preserve"> </w:t>
      </w:r>
      <w:r w:rsidRPr="001421E2">
        <w:rPr>
          <w:rFonts w:ascii="Arial" w:hAnsi="Arial" w:cs="Arial"/>
          <w:color w:val="000000" w:themeColor="text1"/>
          <w:spacing w:val="-2"/>
        </w:rPr>
        <w:t>and</w:t>
      </w:r>
      <w:r w:rsidRPr="001421E2">
        <w:rPr>
          <w:rFonts w:ascii="Arial" w:hAnsi="Arial" w:cs="Arial"/>
          <w:color w:val="000000" w:themeColor="text1"/>
          <w:spacing w:val="-6"/>
        </w:rPr>
        <w:t xml:space="preserve"> </w:t>
      </w:r>
      <w:r w:rsidRPr="001421E2">
        <w:rPr>
          <w:rFonts w:ascii="Arial" w:hAnsi="Arial" w:cs="Arial"/>
          <w:color w:val="000000" w:themeColor="text1"/>
          <w:spacing w:val="-2"/>
        </w:rPr>
        <w:t>Food</w:t>
      </w:r>
      <w:r w:rsidRPr="001421E2">
        <w:rPr>
          <w:rFonts w:ascii="Arial" w:hAnsi="Arial" w:cs="Arial"/>
          <w:color w:val="000000" w:themeColor="text1"/>
          <w:spacing w:val="-6"/>
        </w:rPr>
        <w:t xml:space="preserve"> </w:t>
      </w:r>
      <w:r w:rsidRPr="001421E2">
        <w:rPr>
          <w:rFonts w:ascii="Arial" w:hAnsi="Arial" w:cs="Arial"/>
          <w:color w:val="000000" w:themeColor="text1"/>
          <w:spacing w:val="-2"/>
        </w:rPr>
        <w:t>(BLE)</w:t>
      </w:r>
      <w:r w:rsidRPr="001421E2">
        <w:rPr>
          <w:rFonts w:ascii="Arial" w:hAnsi="Arial" w:cs="Arial"/>
          <w:color w:val="000000" w:themeColor="text1"/>
          <w:spacing w:val="-6"/>
        </w:rPr>
        <w:t xml:space="preserve"> </w:t>
      </w:r>
      <w:r w:rsidRPr="001421E2">
        <w:rPr>
          <w:rFonts w:ascii="Arial" w:hAnsi="Arial" w:cs="Arial"/>
          <w:color w:val="000000" w:themeColor="text1"/>
          <w:spacing w:val="-2"/>
        </w:rPr>
        <w:t>under</w:t>
      </w:r>
      <w:r w:rsidRPr="001421E2">
        <w:rPr>
          <w:rFonts w:ascii="Arial" w:hAnsi="Arial" w:cs="Arial"/>
          <w:color w:val="000000" w:themeColor="text1"/>
          <w:spacing w:val="-6"/>
        </w:rPr>
        <w:t xml:space="preserve"> </w:t>
      </w:r>
      <w:r w:rsidRPr="001421E2">
        <w:rPr>
          <w:rFonts w:ascii="Arial" w:hAnsi="Arial" w:cs="Arial"/>
          <w:color w:val="000000" w:themeColor="text1"/>
          <w:spacing w:val="-2"/>
        </w:rPr>
        <w:t>the</w:t>
      </w:r>
      <w:r w:rsidRPr="001421E2">
        <w:rPr>
          <w:rFonts w:ascii="Arial" w:hAnsi="Arial" w:cs="Arial"/>
          <w:color w:val="000000" w:themeColor="text1"/>
          <w:spacing w:val="-6"/>
        </w:rPr>
        <w:t xml:space="preserve"> </w:t>
      </w:r>
      <w:r w:rsidRPr="001421E2">
        <w:rPr>
          <w:rFonts w:ascii="Arial" w:hAnsi="Arial" w:cs="Arial"/>
          <w:color w:val="000000" w:themeColor="text1"/>
          <w:spacing w:val="-2"/>
        </w:rPr>
        <w:t>innovation</w:t>
      </w:r>
      <w:r w:rsidRPr="001421E2">
        <w:rPr>
          <w:rFonts w:ascii="Arial" w:hAnsi="Arial" w:cs="Arial"/>
          <w:color w:val="000000" w:themeColor="text1"/>
          <w:spacing w:val="-6"/>
        </w:rPr>
        <w:t xml:space="preserve"> </w:t>
      </w:r>
      <w:r w:rsidRPr="001421E2">
        <w:rPr>
          <w:rFonts w:ascii="Arial" w:hAnsi="Arial" w:cs="Arial"/>
          <w:color w:val="000000" w:themeColor="text1"/>
          <w:spacing w:val="-2"/>
        </w:rPr>
        <w:t>support</w:t>
      </w:r>
      <w:r w:rsidRPr="001421E2">
        <w:rPr>
          <w:rFonts w:ascii="Arial" w:hAnsi="Arial" w:cs="Arial"/>
          <w:color w:val="000000" w:themeColor="text1"/>
          <w:spacing w:val="-6"/>
        </w:rPr>
        <w:t xml:space="preserve"> </w:t>
      </w:r>
      <w:r w:rsidRPr="001421E2">
        <w:rPr>
          <w:rFonts w:ascii="Arial" w:hAnsi="Arial" w:cs="Arial"/>
          <w:color w:val="000000" w:themeColor="text1"/>
          <w:spacing w:val="-2"/>
        </w:rPr>
        <w:t xml:space="preserve">program, </w:t>
      </w:r>
      <w:r w:rsidRPr="001421E2">
        <w:rPr>
          <w:rFonts w:ascii="Arial" w:hAnsi="Arial" w:cs="Arial"/>
          <w:color w:val="000000" w:themeColor="text1"/>
        </w:rPr>
        <w:t>project "</w:t>
      </w:r>
      <w:proofErr w:type="spellStart"/>
      <w:r w:rsidRPr="001421E2">
        <w:rPr>
          <w:rFonts w:ascii="Arial" w:hAnsi="Arial" w:cs="Arial"/>
          <w:color w:val="000000" w:themeColor="text1"/>
        </w:rPr>
        <w:t>DePhenSe</w:t>
      </w:r>
      <w:proofErr w:type="spellEnd"/>
      <w:r w:rsidRPr="001421E2">
        <w:rPr>
          <w:rFonts w:ascii="Arial" w:hAnsi="Arial" w:cs="Arial"/>
          <w:color w:val="000000" w:themeColor="text1"/>
        </w:rPr>
        <w:t>" (FKZ 2818204715).</w:t>
      </w:r>
      <w:r w:rsidRPr="001421E2">
        <w:rPr>
          <w:rFonts w:ascii="Arial" w:hAnsi="Arial" w:cs="Arial"/>
          <w:color w:val="000000" w:themeColor="text1"/>
          <w:spacing w:val="33"/>
        </w:rPr>
        <w:t xml:space="preserve"> </w:t>
      </w:r>
      <w:r w:rsidRPr="001421E2">
        <w:rPr>
          <w:rFonts w:ascii="Arial" w:hAnsi="Arial" w:cs="Arial"/>
          <w:color w:val="000000" w:themeColor="text1"/>
        </w:rPr>
        <w:t xml:space="preserve">This study was partially funded by the Deutsche </w:t>
      </w:r>
      <w:proofErr w:type="spellStart"/>
      <w:r w:rsidRPr="001421E2">
        <w:rPr>
          <w:rFonts w:ascii="Arial" w:hAnsi="Arial" w:cs="Arial"/>
          <w:color w:val="000000" w:themeColor="text1"/>
          <w:w w:val="95"/>
        </w:rPr>
        <w:t>Forschungsgemeinschaft</w:t>
      </w:r>
      <w:proofErr w:type="spellEnd"/>
      <w:r w:rsidRPr="001421E2">
        <w:rPr>
          <w:rFonts w:ascii="Arial" w:hAnsi="Arial" w:cs="Arial"/>
          <w:color w:val="000000" w:themeColor="text1"/>
          <w:w w:val="95"/>
        </w:rPr>
        <w:t xml:space="preserve"> (DFG, German Research Foundation) under Germany’s Excellence </w:t>
      </w:r>
      <w:r w:rsidRPr="001421E2">
        <w:rPr>
          <w:rFonts w:ascii="Arial" w:hAnsi="Arial" w:cs="Arial"/>
          <w:color w:val="000000" w:themeColor="text1"/>
        </w:rPr>
        <w:t>Strategy—EXC 2070-390732324.</w:t>
      </w:r>
    </w:p>
    <w:p w14:paraId="070A176E" w14:textId="77777777" w:rsidR="00AC04B3" w:rsidRPr="001421E2" w:rsidRDefault="00AC04B3" w:rsidP="00F81C5B">
      <w:pPr>
        <w:spacing w:line="480" w:lineRule="auto"/>
        <w:jc w:val="both"/>
        <w:rPr>
          <w:rFonts w:ascii="Arial" w:hAnsi="Arial" w:cs="Arial"/>
          <w:b/>
          <w:bCs/>
          <w:color w:val="000000" w:themeColor="text1"/>
          <w:u w:val="single"/>
        </w:rPr>
      </w:pPr>
    </w:p>
    <w:p w14:paraId="29318BC9" w14:textId="6ED98A66" w:rsidR="00AC04B3" w:rsidRPr="00F81C5B" w:rsidRDefault="00C62836" w:rsidP="00F81C5B">
      <w:pPr>
        <w:spacing w:line="480" w:lineRule="auto"/>
        <w:jc w:val="both"/>
        <w:rPr>
          <w:rFonts w:ascii="Arial" w:hAnsi="Arial" w:cs="Arial"/>
          <w:b/>
          <w:bCs/>
          <w:color w:val="000000" w:themeColor="text1"/>
        </w:rPr>
      </w:pPr>
      <w:r>
        <w:rPr>
          <w:rFonts w:ascii="Arial" w:hAnsi="Arial" w:cs="Arial"/>
          <w:b/>
          <w:bCs/>
          <w:color w:val="000000" w:themeColor="text1"/>
          <w:spacing w:val="-2"/>
        </w:rPr>
        <w:t>LITERATURE CITED</w:t>
      </w:r>
    </w:p>
    <w:p w14:paraId="6CCC7A07" w14:textId="77777777" w:rsidR="00AC04B3" w:rsidRPr="001421E2" w:rsidRDefault="00AC04B3" w:rsidP="00F81C5B">
      <w:pPr>
        <w:spacing w:line="480" w:lineRule="auto"/>
        <w:jc w:val="both"/>
        <w:rPr>
          <w:rFonts w:ascii="Arial" w:hAnsi="Arial" w:cs="Arial"/>
          <w:b/>
          <w:color w:val="000000" w:themeColor="text1"/>
        </w:rPr>
      </w:pPr>
    </w:p>
    <w:p w14:paraId="37FFE12B" w14:textId="6F244FA0" w:rsidR="00AC04B3" w:rsidRPr="001421E2" w:rsidRDefault="00AC04B3" w:rsidP="00F81C5B">
      <w:pPr>
        <w:spacing w:line="480" w:lineRule="auto"/>
        <w:jc w:val="both"/>
        <w:rPr>
          <w:rFonts w:ascii="Arial" w:hAnsi="Arial" w:cs="Arial"/>
          <w:color w:val="000000" w:themeColor="text1"/>
        </w:rPr>
      </w:pPr>
      <w:bookmarkStart w:id="359" w:name="_bookmark5"/>
      <w:bookmarkEnd w:id="359"/>
      <w:r w:rsidRPr="001421E2">
        <w:rPr>
          <w:rFonts w:ascii="Arial" w:hAnsi="Arial" w:cs="Arial"/>
          <w:color w:val="000000" w:themeColor="text1"/>
        </w:rPr>
        <w:t>Barreto,</w:t>
      </w:r>
      <w:r w:rsidRPr="001421E2">
        <w:rPr>
          <w:rFonts w:ascii="Arial" w:hAnsi="Arial" w:cs="Arial"/>
          <w:color w:val="000000" w:themeColor="text1"/>
          <w:spacing w:val="5"/>
        </w:rPr>
        <w:t xml:space="preserve"> </w:t>
      </w:r>
      <w:r w:rsidRPr="001421E2">
        <w:rPr>
          <w:rFonts w:ascii="Arial" w:hAnsi="Arial" w:cs="Arial"/>
          <w:color w:val="000000" w:themeColor="text1"/>
        </w:rPr>
        <w:t>A.,</w:t>
      </w:r>
      <w:r w:rsidRPr="001421E2">
        <w:rPr>
          <w:rFonts w:ascii="Arial" w:hAnsi="Arial" w:cs="Arial"/>
          <w:color w:val="000000" w:themeColor="text1"/>
          <w:spacing w:val="5"/>
        </w:rPr>
        <w:t xml:space="preserve"> </w:t>
      </w:r>
      <w:r w:rsidRPr="001421E2">
        <w:rPr>
          <w:rFonts w:ascii="Arial" w:hAnsi="Arial" w:cs="Arial"/>
          <w:color w:val="000000" w:themeColor="text1"/>
        </w:rPr>
        <w:t>S.</w:t>
      </w:r>
      <w:r w:rsidRPr="001421E2">
        <w:rPr>
          <w:rFonts w:ascii="Arial" w:hAnsi="Arial" w:cs="Arial"/>
          <w:color w:val="000000" w:themeColor="text1"/>
          <w:spacing w:val="2"/>
        </w:rPr>
        <w:t xml:space="preserve"> </w:t>
      </w:r>
      <w:r w:rsidRPr="001421E2">
        <w:rPr>
          <w:rFonts w:ascii="Arial" w:hAnsi="Arial" w:cs="Arial"/>
          <w:color w:val="000000" w:themeColor="text1"/>
        </w:rPr>
        <w:t>Paulus,</w:t>
      </w:r>
      <w:r w:rsidRPr="001421E2">
        <w:rPr>
          <w:rFonts w:ascii="Arial" w:hAnsi="Arial" w:cs="Arial"/>
          <w:color w:val="000000" w:themeColor="text1"/>
          <w:spacing w:val="5"/>
        </w:rPr>
        <w:t xml:space="preserve"> </w:t>
      </w:r>
      <w:proofErr w:type="spellStart"/>
      <w:r w:rsidRPr="001421E2">
        <w:rPr>
          <w:rFonts w:ascii="Arial" w:hAnsi="Arial" w:cs="Arial"/>
          <w:color w:val="000000" w:themeColor="text1"/>
        </w:rPr>
        <w:t>Varrelmann</w:t>
      </w:r>
      <w:proofErr w:type="spellEnd"/>
      <w:r w:rsidR="004B6797">
        <w:rPr>
          <w:rFonts w:ascii="Arial" w:hAnsi="Arial" w:cs="Arial"/>
          <w:color w:val="000000" w:themeColor="text1"/>
        </w:rPr>
        <w:t xml:space="preserve"> M.</w:t>
      </w:r>
      <w:r w:rsidRPr="001421E2">
        <w:rPr>
          <w:rFonts w:ascii="Arial" w:hAnsi="Arial" w:cs="Arial"/>
          <w:color w:val="000000" w:themeColor="text1"/>
        </w:rPr>
        <w:t>,</w:t>
      </w:r>
      <w:r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3"/>
        </w:rPr>
        <w:t xml:space="preserve"> </w:t>
      </w:r>
      <w:r w:rsidRPr="001421E2">
        <w:rPr>
          <w:rFonts w:ascii="Arial" w:hAnsi="Arial" w:cs="Arial"/>
          <w:color w:val="000000" w:themeColor="text1"/>
        </w:rPr>
        <w:t>Mahlein</w:t>
      </w:r>
      <w:r w:rsidR="004B6797">
        <w:rPr>
          <w:rFonts w:ascii="Arial" w:hAnsi="Arial" w:cs="Arial"/>
          <w:color w:val="000000" w:themeColor="text1"/>
        </w:rPr>
        <w:t>,</w:t>
      </w:r>
      <w:r w:rsidR="004B6797" w:rsidRPr="004B6797">
        <w:rPr>
          <w:rFonts w:ascii="Arial" w:hAnsi="Arial" w:cs="Arial"/>
          <w:color w:val="000000" w:themeColor="text1"/>
        </w:rPr>
        <w:t xml:space="preserve"> </w:t>
      </w:r>
      <w:r w:rsidR="004B6797" w:rsidRPr="001421E2">
        <w:rPr>
          <w:rFonts w:ascii="Arial" w:hAnsi="Arial" w:cs="Arial"/>
          <w:color w:val="000000" w:themeColor="text1"/>
        </w:rPr>
        <w:t>A.-K.</w:t>
      </w:r>
      <w:r w:rsidRPr="001421E2">
        <w:rPr>
          <w:rFonts w:ascii="Arial" w:hAnsi="Arial" w:cs="Arial"/>
          <w:color w:val="000000" w:themeColor="text1"/>
          <w:spacing w:val="5"/>
        </w:rPr>
        <w:t xml:space="preserve"> </w:t>
      </w:r>
      <w:r w:rsidRPr="001421E2">
        <w:rPr>
          <w:rFonts w:ascii="Arial" w:hAnsi="Arial" w:cs="Arial"/>
          <w:color w:val="000000" w:themeColor="text1"/>
        </w:rPr>
        <w:t>2020</w:t>
      </w:r>
      <w:r w:rsidR="004B6797">
        <w:rPr>
          <w:rFonts w:ascii="Arial" w:hAnsi="Arial" w:cs="Arial"/>
          <w:color w:val="000000" w:themeColor="text1"/>
        </w:rPr>
        <w:t>.</w:t>
      </w:r>
      <w:r w:rsidRPr="001421E2">
        <w:rPr>
          <w:rFonts w:ascii="Arial" w:hAnsi="Arial" w:cs="Arial"/>
          <w:color w:val="000000" w:themeColor="text1"/>
          <w:spacing w:val="31"/>
        </w:rPr>
        <w:t xml:space="preserve"> </w:t>
      </w:r>
      <w:r w:rsidRPr="001421E2">
        <w:rPr>
          <w:rFonts w:ascii="Arial" w:hAnsi="Arial" w:cs="Arial"/>
          <w:color w:val="000000" w:themeColor="text1"/>
        </w:rPr>
        <w:t>Hyperspectral</w:t>
      </w:r>
      <w:r w:rsidRPr="001421E2">
        <w:rPr>
          <w:rFonts w:ascii="Arial" w:hAnsi="Arial" w:cs="Arial"/>
          <w:color w:val="000000" w:themeColor="text1"/>
          <w:spacing w:val="2"/>
        </w:rPr>
        <w:t xml:space="preserve"> </w:t>
      </w:r>
      <w:r w:rsidRPr="001421E2">
        <w:rPr>
          <w:rFonts w:ascii="Arial" w:hAnsi="Arial" w:cs="Arial"/>
          <w:color w:val="000000" w:themeColor="text1"/>
        </w:rPr>
        <w:t xml:space="preserve">imaging </w:t>
      </w:r>
      <w:r w:rsidRPr="001421E2">
        <w:rPr>
          <w:rFonts w:ascii="Arial" w:hAnsi="Arial" w:cs="Arial"/>
          <w:color w:val="000000" w:themeColor="text1"/>
          <w:spacing w:val="-2"/>
        </w:rPr>
        <w:t>of</w:t>
      </w:r>
      <w:r w:rsidRPr="001421E2">
        <w:rPr>
          <w:rFonts w:ascii="Arial" w:hAnsi="Arial" w:cs="Arial"/>
          <w:color w:val="000000" w:themeColor="text1"/>
          <w:spacing w:val="-5"/>
        </w:rPr>
        <w:t xml:space="preserve"> </w:t>
      </w:r>
      <w:r w:rsidRPr="001421E2">
        <w:rPr>
          <w:rFonts w:ascii="Arial" w:hAnsi="Arial" w:cs="Arial"/>
          <w:color w:val="000000" w:themeColor="text1"/>
          <w:spacing w:val="-2"/>
        </w:rPr>
        <w:t>symptoms</w:t>
      </w:r>
      <w:r w:rsidRPr="001421E2">
        <w:rPr>
          <w:rFonts w:ascii="Arial" w:hAnsi="Arial" w:cs="Arial"/>
          <w:color w:val="000000" w:themeColor="text1"/>
          <w:spacing w:val="-4"/>
        </w:rPr>
        <w:t xml:space="preserve"> </w:t>
      </w:r>
      <w:r w:rsidRPr="001421E2">
        <w:rPr>
          <w:rFonts w:ascii="Arial" w:hAnsi="Arial" w:cs="Arial"/>
          <w:color w:val="000000" w:themeColor="text1"/>
          <w:spacing w:val="-2"/>
        </w:rPr>
        <w:t>induced</w:t>
      </w:r>
      <w:r w:rsidRPr="001421E2">
        <w:rPr>
          <w:rFonts w:ascii="Arial" w:hAnsi="Arial" w:cs="Arial"/>
          <w:color w:val="000000" w:themeColor="text1"/>
          <w:spacing w:val="-5"/>
        </w:rPr>
        <w:t xml:space="preserve"> </w:t>
      </w:r>
      <w:r w:rsidRPr="001421E2">
        <w:rPr>
          <w:rFonts w:ascii="Arial" w:hAnsi="Arial" w:cs="Arial"/>
          <w:color w:val="000000" w:themeColor="text1"/>
          <w:spacing w:val="-2"/>
        </w:rPr>
        <w:t>by</w:t>
      </w:r>
      <w:r w:rsidRPr="001421E2">
        <w:rPr>
          <w:rFonts w:ascii="Arial" w:hAnsi="Arial" w:cs="Arial"/>
          <w:color w:val="000000" w:themeColor="text1"/>
          <w:spacing w:val="-4"/>
        </w:rPr>
        <w:t xml:space="preserve"> </w:t>
      </w:r>
      <w:r w:rsidRPr="001421E2">
        <w:rPr>
          <w:rFonts w:ascii="Arial" w:hAnsi="Arial" w:cs="Arial"/>
          <w:i/>
          <w:color w:val="000000" w:themeColor="text1"/>
          <w:spacing w:val="-2"/>
        </w:rPr>
        <w:t>Rhizoctonia</w:t>
      </w:r>
      <w:r w:rsidRPr="001421E2">
        <w:rPr>
          <w:rFonts w:ascii="Arial" w:hAnsi="Arial" w:cs="Arial"/>
          <w:i/>
          <w:color w:val="000000" w:themeColor="text1"/>
        </w:rPr>
        <w:t xml:space="preserve"> </w:t>
      </w:r>
      <w:proofErr w:type="spellStart"/>
      <w:r w:rsidRPr="001421E2">
        <w:rPr>
          <w:rFonts w:ascii="Arial" w:hAnsi="Arial" w:cs="Arial"/>
          <w:i/>
          <w:color w:val="000000" w:themeColor="text1"/>
          <w:spacing w:val="-2"/>
        </w:rPr>
        <w:t>solani</w:t>
      </w:r>
      <w:proofErr w:type="spellEnd"/>
      <w:r w:rsidRPr="001421E2">
        <w:rPr>
          <w:rFonts w:ascii="Arial" w:hAnsi="Arial" w:cs="Arial"/>
          <w:i/>
          <w:color w:val="000000" w:themeColor="text1"/>
          <w:spacing w:val="14"/>
        </w:rPr>
        <w:t xml:space="preserve"> </w:t>
      </w:r>
      <w:r w:rsidRPr="001421E2">
        <w:rPr>
          <w:rFonts w:ascii="Arial" w:hAnsi="Arial" w:cs="Arial"/>
          <w:color w:val="000000" w:themeColor="text1"/>
          <w:spacing w:val="-2"/>
        </w:rPr>
        <w:t>in</w:t>
      </w:r>
      <w:r w:rsidRPr="001421E2">
        <w:rPr>
          <w:rFonts w:ascii="Arial" w:hAnsi="Arial" w:cs="Arial"/>
          <w:color w:val="000000" w:themeColor="text1"/>
          <w:spacing w:val="-5"/>
        </w:rPr>
        <w:t xml:space="preserve"> </w:t>
      </w:r>
      <w:r w:rsidRPr="001421E2">
        <w:rPr>
          <w:rFonts w:ascii="Arial" w:hAnsi="Arial" w:cs="Arial"/>
          <w:color w:val="000000" w:themeColor="text1"/>
          <w:spacing w:val="-2"/>
        </w:rPr>
        <w:t>sugar</w:t>
      </w:r>
      <w:r w:rsidRPr="001421E2">
        <w:rPr>
          <w:rFonts w:ascii="Arial" w:hAnsi="Arial" w:cs="Arial"/>
          <w:color w:val="000000" w:themeColor="text1"/>
          <w:spacing w:val="-4"/>
        </w:rPr>
        <w:t xml:space="preserve"> </w:t>
      </w:r>
      <w:r w:rsidRPr="001421E2">
        <w:rPr>
          <w:rFonts w:ascii="Arial" w:hAnsi="Arial" w:cs="Arial"/>
          <w:color w:val="000000" w:themeColor="text1"/>
          <w:spacing w:val="-2"/>
        </w:rPr>
        <w:t>beet:</w:t>
      </w:r>
      <w:r w:rsidRPr="001421E2">
        <w:rPr>
          <w:rFonts w:ascii="Arial" w:hAnsi="Arial" w:cs="Arial"/>
          <w:color w:val="000000" w:themeColor="text1"/>
          <w:spacing w:val="16"/>
        </w:rPr>
        <w:t xml:space="preserve"> </w:t>
      </w:r>
      <w:r w:rsidRPr="001421E2">
        <w:rPr>
          <w:rFonts w:ascii="Arial" w:hAnsi="Arial" w:cs="Arial"/>
          <w:color w:val="000000" w:themeColor="text1"/>
          <w:spacing w:val="-2"/>
        </w:rPr>
        <w:t>Comparison</w:t>
      </w:r>
      <w:r w:rsidRPr="001421E2">
        <w:rPr>
          <w:rFonts w:ascii="Arial" w:hAnsi="Arial" w:cs="Arial"/>
          <w:color w:val="000000" w:themeColor="text1"/>
          <w:spacing w:val="-5"/>
        </w:rPr>
        <w:t xml:space="preserve"> </w:t>
      </w:r>
      <w:r w:rsidRPr="001421E2">
        <w:rPr>
          <w:rFonts w:ascii="Arial" w:hAnsi="Arial" w:cs="Arial"/>
          <w:color w:val="000000" w:themeColor="text1"/>
          <w:spacing w:val="-2"/>
        </w:rPr>
        <w:t>of</w:t>
      </w:r>
      <w:r w:rsidRPr="001421E2">
        <w:rPr>
          <w:rFonts w:ascii="Arial" w:hAnsi="Arial" w:cs="Arial"/>
          <w:color w:val="000000" w:themeColor="text1"/>
          <w:spacing w:val="-3"/>
        </w:rPr>
        <w:t xml:space="preserve"> </w:t>
      </w:r>
      <w:r w:rsidRPr="001421E2">
        <w:rPr>
          <w:rFonts w:ascii="Arial" w:hAnsi="Arial" w:cs="Arial"/>
          <w:color w:val="000000" w:themeColor="text1"/>
          <w:spacing w:val="-2"/>
        </w:rPr>
        <w:t>input</w:t>
      </w:r>
      <w:r w:rsidRPr="001421E2">
        <w:rPr>
          <w:rFonts w:ascii="Arial" w:hAnsi="Arial" w:cs="Arial"/>
          <w:color w:val="000000" w:themeColor="text1"/>
          <w:spacing w:val="-5"/>
        </w:rPr>
        <w:t xml:space="preserve"> </w:t>
      </w:r>
      <w:r w:rsidRPr="001421E2">
        <w:rPr>
          <w:rFonts w:ascii="Arial" w:hAnsi="Arial" w:cs="Arial"/>
          <w:color w:val="000000" w:themeColor="text1"/>
          <w:spacing w:val="-2"/>
        </w:rPr>
        <w:t>data</w:t>
      </w:r>
      <w:r w:rsidRPr="001421E2">
        <w:rPr>
          <w:rFonts w:ascii="Arial" w:hAnsi="Arial" w:cs="Arial"/>
          <w:color w:val="000000" w:themeColor="text1"/>
          <w:spacing w:val="-4"/>
        </w:rPr>
        <w:t xml:space="preserve"> </w:t>
      </w:r>
      <w:r w:rsidRPr="001421E2">
        <w:rPr>
          <w:rFonts w:ascii="Arial" w:hAnsi="Arial" w:cs="Arial"/>
          <w:color w:val="000000" w:themeColor="text1"/>
          <w:spacing w:val="-5"/>
        </w:rPr>
        <w:t xml:space="preserve">and </w:t>
      </w:r>
      <w:r w:rsidRPr="001421E2">
        <w:rPr>
          <w:rFonts w:ascii="Arial" w:hAnsi="Arial" w:cs="Arial"/>
          <w:color w:val="000000" w:themeColor="text1"/>
        </w:rPr>
        <w:t>different machine learning algorithms.</w:t>
      </w:r>
      <w:r w:rsidRPr="004B6797">
        <w:rPr>
          <w:rFonts w:ascii="Arial" w:hAnsi="Arial" w:cs="Arial"/>
          <w:color w:val="000000" w:themeColor="text1"/>
        </w:rPr>
        <w:t xml:space="preserve"> </w:t>
      </w:r>
      <w:r w:rsidR="004B6797">
        <w:rPr>
          <w:rFonts w:ascii="Arial" w:hAnsi="Arial" w:cs="Arial"/>
          <w:color w:val="000000" w:themeColor="text1"/>
        </w:rPr>
        <w:t>J. Plant Dis. Prot.</w:t>
      </w:r>
      <w:r w:rsidRPr="004B6797">
        <w:rPr>
          <w:rFonts w:ascii="Arial" w:hAnsi="Arial" w:cs="Arial"/>
          <w:color w:val="000000" w:themeColor="text1"/>
        </w:rPr>
        <w:t xml:space="preserve">, </w:t>
      </w:r>
      <w:r w:rsidRPr="00F81C5B">
        <w:rPr>
          <w:rFonts w:ascii="Arial" w:hAnsi="Arial" w:cs="Arial"/>
          <w:color w:val="000000" w:themeColor="text1"/>
        </w:rPr>
        <w:t>127</w:t>
      </w:r>
      <w:r w:rsidR="004B6797">
        <w:rPr>
          <w:rFonts w:ascii="Arial" w:hAnsi="Arial" w:cs="Arial"/>
          <w:color w:val="000000" w:themeColor="text1"/>
        </w:rPr>
        <w:t>:</w:t>
      </w:r>
      <w:r w:rsidRPr="004B6797">
        <w:rPr>
          <w:rFonts w:ascii="Arial" w:hAnsi="Arial" w:cs="Arial"/>
          <w:color w:val="000000" w:themeColor="text1"/>
          <w:spacing w:val="-2"/>
        </w:rPr>
        <w:t>441–451.</w:t>
      </w:r>
    </w:p>
    <w:p w14:paraId="0B543726" w14:textId="77777777" w:rsidR="00AC04B3" w:rsidRPr="001421E2" w:rsidRDefault="00AC04B3" w:rsidP="00F81C5B">
      <w:pPr>
        <w:spacing w:line="480" w:lineRule="auto"/>
        <w:jc w:val="both"/>
        <w:rPr>
          <w:rFonts w:ascii="Arial" w:hAnsi="Arial" w:cs="Arial"/>
          <w:color w:val="000000" w:themeColor="text1"/>
        </w:rPr>
      </w:pPr>
      <w:bookmarkStart w:id="360" w:name="_bookmark6"/>
      <w:bookmarkEnd w:id="360"/>
    </w:p>
    <w:p w14:paraId="6E6DF49A" w14:textId="1E1C4EED" w:rsidR="00AC04B3" w:rsidRPr="00F81C5B" w:rsidRDefault="00AC04B3" w:rsidP="00F81C5B">
      <w:pPr>
        <w:spacing w:line="480" w:lineRule="auto"/>
        <w:jc w:val="both"/>
        <w:rPr>
          <w:rFonts w:ascii="Arial" w:hAnsi="Arial" w:cs="Arial"/>
          <w:color w:val="000000" w:themeColor="text1"/>
          <w:w w:val="95"/>
        </w:rPr>
      </w:pPr>
      <w:r w:rsidRPr="00BD556A">
        <w:rPr>
          <w:rFonts w:ascii="Arial" w:hAnsi="Arial" w:cs="Arial"/>
          <w:color w:val="000000" w:themeColor="text1"/>
        </w:rPr>
        <w:t>Beckmann,</w:t>
      </w:r>
      <w:r w:rsidRPr="00BD556A">
        <w:rPr>
          <w:rFonts w:ascii="Arial" w:hAnsi="Arial" w:cs="Arial"/>
          <w:color w:val="000000" w:themeColor="text1"/>
          <w:spacing w:val="-12"/>
        </w:rPr>
        <w:t xml:space="preserve"> </w:t>
      </w:r>
      <w:r w:rsidRPr="00BD556A">
        <w:rPr>
          <w:rFonts w:ascii="Arial" w:hAnsi="Arial" w:cs="Arial"/>
          <w:color w:val="000000" w:themeColor="text1"/>
        </w:rPr>
        <w:t>C.</w:t>
      </w:r>
      <w:r w:rsidRPr="00BD556A">
        <w:rPr>
          <w:rFonts w:ascii="Arial" w:hAnsi="Arial" w:cs="Arial"/>
          <w:color w:val="000000" w:themeColor="text1"/>
          <w:spacing w:val="-13"/>
        </w:rPr>
        <w:t xml:space="preserve"> </w:t>
      </w:r>
      <w:r w:rsidRPr="00BD556A">
        <w:rPr>
          <w:rFonts w:ascii="Arial" w:hAnsi="Arial" w:cs="Arial"/>
          <w:color w:val="000000" w:themeColor="text1"/>
        </w:rPr>
        <w:t>2000</w:t>
      </w:r>
      <w:r w:rsidR="00BD556A">
        <w:rPr>
          <w:rFonts w:ascii="Arial" w:hAnsi="Arial" w:cs="Arial"/>
          <w:color w:val="000000" w:themeColor="text1"/>
        </w:rPr>
        <w:t>.</w:t>
      </w:r>
      <w:r w:rsidRPr="00BD556A">
        <w:rPr>
          <w:rFonts w:ascii="Arial" w:hAnsi="Arial" w:cs="Arial"/>
          <w:color w:val="000000" w:themeColor="text1"/>
        </w:rPr>
        <w:t>Phenolic-storing</w:t>
      </w:r>
      <w:r w:rsidRPr="00BD556A">
        <w:rPr>
          <w:rFonts w:ascii="Arial" w:hAnsi="Arial" w:cs="Arial"/>
          <w:color w:val="000000" w:themeColor="text1"/>
          <w:spacing w:val="-14"/>
        </w:rPr>
        <w:t xml:space="preserve"> </w:t>
      </w:r>
      <w:r w:rsidRPr="00BD556A">
        <w:rPr>
          <w:rFonts w:ascii="Arial" w:hAnsi="Arial" w:cs="Arial"/>
          <w:color w:val="000000" w:themeColor="text1"/>
        </w:rPr>
        <w:t>cells: Keys</w:t>
      </w:r>
      <w:r w:rsidRPr="00BD556A">
        <w:rPr>
          <w:rFonts w:ascii="Arial" w:hAnsi="Arial" w:cs="Arial"/>
          <w:color w:val="000000" w:themeColor="text1"/>
          <w:spacing w:val="-14"/>
        </w:rPr>
        <w:t xml:space="preserve"> </w:t>
      </w:r>
      <w:r w:rsidRPr="00BD556A">
        <w:rPr>
          <w:rFonts w:ascii="Arial" w:hAnsi="Arial" w:cs="Arial"/>
          <w:color w:val="000000" w:themeColor="text1"/>
        </w:rPr>
        <w:t>to</w:t>
      </w:r>
      <w:r w:rsidRPr="00BD556A">
        <w:rPr>
          <w:rFonts w:ascii="Arial" w:hAnsi="Arial" w:cs="Arial"/>
          <w:color w:val="000000" w:themeColor="text1"/>
          <w:spacing w:val="-14"/>
        </w:rPr>
        <w:t xml:space="preserve"> </w:t>
      </w:r>
      <w:r w:rsidRPr="00BD556A">
        <w:rPr>
          <w:rFonts w:ascii="Arial" w:hAnsi="Arial" w:cs="Arial"/>
          <w:color w:val="000000" w:themeColor="text1"/>
        </w:rPr>
        <w:t>programmed</w:t>
      </w:r>
      <w:r w:rsidRPr="00BD556A">
        <w:rPr>
          <w:rFonts w:ascii="Arial" w:hAnsi="Arial" w:cs="Arial"/>
          <w:color w:val="000000" w:themeColor="text1"/>
          <w:spacing w:val="-14"/>
        </w:rPr>
        <w:t xml:space="preserve"> </w:t>
      </w:r>
      <w:r w:rsidRPr="00BD556A">
        <w:rPr>
          <w:rFonts w:ascii="Arial" w:hAnsi="Arial" w:cs="Arial"/>
          <w:color w:val="000000" w:themeColor="text1"/>
        </w:rPr>
        <w:t>cell</w:t>
      </w:r>
      <w:r w:rsidRPr="00BD556A">
        <w:rPr>
          <w:rFonts w:ascii="Arial" w:hAnsi="Arial" w:cs="Arial"/>
          <w:color w:val="000000" w:themeColor="text1"/>
          <w:spacing w:val="-14"/>
        </w:rPr>
        <w:t xml:space="preserve"> </w:t>
      </w:r>
      <w:r w:rsidRPr="00BD556A">
        <w:rPr>
          <w:rFonts w:ascii="Arial" w:hAnsi="Arial" w:cs="Arial"/>
          <w:color w:val="000000" w:themeColor="text1"/>
        </w:rPr>
        <w:t>death</w:t>
      </w:r>
      <w:r w:rsidRPr="00BD556A">
        <w:rPr>
          <w:rFonts w:ascii="Arial" w:hAnsi="Arial" w:cs="Arial"/>
          <w:color w:val="000000" w:themeColor="text1"/>
          <w:spacing w:val="-14"/>
        </w:rPr>
        <w:t xml:space="preserve"> </w:t>
      </w:r>
      <w:r w:rsidRPr="00BD556A">
        <w:rPr>
          <w:rFonts w:ascii="Arial" w:hAnsi="Arial" w:cs="Arial"/>
          <w:color w:val="000000" w:themeColor="text1"/>
        </w:rPr>
        <w:t>and</w:t>
      </w:r>
      <w:r w:rsidRPr="00BD556A">
        <w:rPr>
          <w:rFonts w:ascii="Arial" w:hAnsi="Arial" w:cs="Arial"/>
          <w:color w:val="000000" w:themeColor="text1"/>
          <w:spacing w:val="-14"/>
        </w:rPr>
        <w:t xml:space="preserve"> </w:t>
      </w:r>
      <w:r w:rsidRPr="00BD556A">
        <w:rPr>
          <w:rFonts w:ascii="Arial" w:hAnsi="Arial" w:cs="Arial"/>
          <w:color w:val="000000" w:themeColor="text1"/>
        </w:rPr>
        <w:t xml:space="preserve">periderm </w:t>
      </w:r>
      <w:r w:rsidRPr="00BD556A">
        <w:rPr>
          <w:rFonts w:ascii="Arial" w:hAnsi="Arial" w:cs="Arial"/>
          <w:color w:val="000000" w:themeColor="text1"/>
          <w:w w:val="95"/>
        </w:rPr>
        <w:t>formation</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in</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wilt</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disease</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resistance</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and</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in</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general</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defense</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responses</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in</w:t>
      </w:r>
      <w:r w:rsidRPr="00BD556A">
        <w:rPr>
          <w:rFonts w:ascii="Arial" w:hAnsi="Arial" w:cs="Arial"/>
          <w:color w:val="000000" w:themeColor="text1"/>
          <w:spacing w:val="-10"/>
          <w:w w:val="95"/>
        </w:rPr>
        <w:t xml:space="preserve"> </w:t>
      </w:r>
      <w:r w:rsidRPr="00BD556A">
        <w:rPr>
          <w:rFonts w:ascii="Arial" w:hAnsi="Arial" w:cs="Arial"/>
          <w:color w:val="000000" w:themeColor="text1"/>
          <w:w w:val="95"/>
        </w:rPr>
        <w:t>plants.</w:t>
      </w:r>
      <w:r w:rsidRPr="00BD556A">
        <w:rPr>
          <w:rFonts w:ascii="Arial" w:hAnsi="Arial" w:cs="Arial"/>
          <w:color w:val="000000" w:themeColor="text1"/>
          <w:spacing w:val="-9"/>
          <w:w w:val="95"/>
        </w:rPr>
        <w:t xml:space="preserve"> </w:t>
      </w:r>
      <w:r w:rsidR="00BD556A" w:rsidRPr="00F81C5B">
        <w:rPr>
          <w:rFonts w:ascii="Arial" w:hAnsi="Arial" w:cs="Arial"/>
          <w:color w:val="000000" w:themeColor="text1"/>
          <w:w w:val="95"/>
        </w:rPr>
        <w:t>Physiol</w:t>
      </w:r>
      <w:r w:rsidR="00BD556A">
        <w:rPr>
          <w:rFonts w:ascii="Arial" w:hAnsi="Arial" w:cs="Arial"/>
          <w:color w:val="000000" w:themeColor="text1"/>
          <w:w w:val="95"/>
        </w:rPr>
        <w:t>.</w:t>
      </w:r>
      <w:r w:rsidR="00BD556A" w:rsidRPr="00F81C5B">
        <w:rPr>
          <w:rFonts w:ascii="Arial" w:hAnsi="Arial" w:cs="Arial"/>
          <w:color w:val="000000" w:themeColor="text1"/>
          <w:w w:val="95"/>
        </w:rPr>
        <w:t xml:space="preserve"> </w:t>
      </w:r>
      <w:r w:rsidR="00BD556A" w:rsidRPr="00F81C5B">
        <w:rPr>
          <w:rFonts w:ascii="Arial" w:hAnsi="Arial" w:cs="Arial"/>
          <w:color w:val="000000" w:themeColor="text1"/>
        </w:rPr>
        <w:t>Mol</w:t>
      </w:r>
      <w:r w:rsidR="00BD556A">
        <w:rPr>
          <w:rFonts w:ascii="Arial" w:hAnsi="Arial" w:cs="Arial"/>
          <w:color w:val="000000" w:themeColor="text1"/>
        </w:rPr>
        <w:t>.</w:t>
      </w:r>
      <w:r w:rsidR="00725EB4">
        <w:rPr>
          <w:rFonts w:ascii="Arial" w:hAnsi="Arial" w:cs="Arial"/>
          <w:color w:val="000000" w:themeColor="text1"/>
        </w:rPr>
        <w:t xml:space="preserve"> </w:t>
      </w:r>
      <w:r w:rsidRPr="00F81C5B">
        <w:rPr>
          <w:rFonts w:ascii="Arial" w:hAnsi="Arial" w:cs="Arial"/>
          <w:color w:val="000000" w:themeColor="text1"/>
        </w:rPr>
        <w:t xml:space="preserve">Plant </w:t>
      </w:r>
      <w:proofErr w:type="spellStart"/>
      <w:proofErr w:type="gramStart"/>
      <w:r w:rsidR="00BD556A" w:rsidRPr="00F81C5B">
        <w:rPr>
          <w:rFonts w:ascii="Arial" w:hAnsi="Arial" w:cs="Arial"/>
          <w:color w:val="000000" w:themeColor="text1"/>
        </w:rPr>
        <w:t>Pathol</w:t>
      </w:r>
      <w:proofErr w:type="spellEnd"/>
      <w:r w:rsidR="00BD556A">
        <w:rPr>
          <w:rFonts w:ascii="Arial" w:hAnsi="Arial" w:cs="Arial"/>
          <w:color w:val="000000" w:themeColor="text1"/>
        </w:rPr>
        <w:t>..</w:t>
      </w:r>
      <w:proofErr w:type="gramEnd"/>
      <w:r w:rsidRPr="00BD556A">
        <w:rPr>
          <w:rFonts w:ascii="Arial" w:hAnsi="Arial" w:cs="Arial"/>
          <w:color w:val="000000" w:themeColor="text1"/>
        </w:rPr>
        <w:t xml:space="preserve"> </w:t>
      </w:r>
      <w:r w:rsidRPr="00F81C5B">
        <w:rPr>
          <w:rFonts w:ascii="Arial" w:hAnsi="Arial" w:cs="Arial"/>
          <w:color w:val="000000" w:themeColor="text1"/>
        </w:rPr>
        <w:t>57</w:t>
      </w:r>
      <w:r w:rsidR="00BD556A">
        <w:rPr>
          <w:rFonts w:ascii="Arial" w:hAnsi="Arial" w:cs="Arial"/>
          <w:color w:val="000000" w:themeColor="text1"/>
        </w:rPr>
        <w:t>:</w:t>
      </w:r>
      <w:r w:rsidRPr="00BD556A">
        <w:rPr>
          <w:rFonts w:ascii="Arial" w:hAnsi="Arial" w:cs="Arial"/>
          <w:color w:val="000000" w:themeColor="text1"/>
        </w:rPr>
        <w:t>101–110.</w:t>
      </w:r>
    </w:p>
    <w:p w14:paraId="0545B41F" w14:textId="77777777" w:rsidR="00AC04B3" w:rsidRPr="001421E2" w:rsidRDefault="00AC04B3" w:rsidP="00F81C5B">
      <w:pPr>
        <w:spacing w:line="480" w:lineRule="auto"/>
        <w:jc w:val="both"/>
        <w:rPr>
          <w:rFonts w:ascii="Arial" w:hAnsi="Arial" w:cs="Arial"/>
          <w:color w:val="000000" w:themeColor="text1"/>
        </w:rPr>
      </w:pPr>
      <w:bookmarkStart w:id="361" w:name="_bookmark7"/>
      <w:bookmarkEnd w:id="361"/>
    </w:p>
    <w:p w14:paraId="0B4DAAD0" w14:textId="5DDDA7DC"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Bennett,</w:t>
      </w:r>
      <w:r w:rsidRPr="001421E2">
        <w:rPr>
          <w:rFonts w:ascii="Arial" w:hAnsi="Arial" w:cs="Arial"/>
          <w:color w:val="000000" w:themeColor="text1"/>
          <w:spacing w:val="-14"/>
        </w:rPr>
        <w:t xml:space="preserve"> </w:t>
      </w:r>
      <w:r w:rsidRPr="001421E2">
        <w:rPr>
          <w:rFonts w:ascii="Arial" w:hAnsi="Arial" w:cs="Arial"/>
          <w:color w:val="000000" w:themeColor="text1"/>
        </w:rPr>
        <w:t>R.</w:t>
      </w:r>
      <w:r w:rsidRPr="001421E2">
        <w:rPr>
          <w:rFonts w:ascii="Arial" w:hAnsi="Arial" w:cs="Arial"/>
          <w:color w:val="000000" w:themeColor="text1"/>
          <w:spacing w:val="-14"/>
        </w:rPr>
        <w:t xml:space="preserve"> </w:t>
      </w:r>
      <w:r w:rsidRPr="001421E2">
        <w:rPr>
          <w:rFonts w:ascii="Arial" w:hAnsi="Arial" w:cs="Arial"/>
          <w:color w:val="000000" w:themeColor="text1"/>
        </w:rPr>
        <w:t>N.,</w:t>
      </w:r>
      <w:r w:rsidRPr="001421E2">
        <w:rPr>
          <w:rFonts w:ascii="Arial" w:hAnsi="Arial" w:cs="Arial"/>
          <w:color w:val="000000" w:themeColor="text1"/>
          <w:spacing w:val="-14"/>
        </w:rPr>
        <w:t xml:space="preserve"> </w:t>
      </w:r>
      <w:r w:rsidRPr="001421E2">
        <w:rPr>
          <w:rFonts w:ascii="Arial" w:hAnsi="Arial" w:cs="Arial"/>
          <w:color w:val="000000" w:themeColor="text1"/>
        </w:rPr>
        <w:t>and</w:t>
      </w:r>
      <w:r w:rsidRPr="001421E2">
        <w:rPr>
          <w:rFonts w:ascii="Arial" w:hAnsi="Arial" w:cs="Arial"/>
          <w:color w:val="000000" w:themeColor="text1"/>
          <w:spacing w:val="-14"/>
        </w:rPr>
        <w:t xml:space="preserve"> </w:t>
      </w:r>
      <w:proofErr w:type="spellStart"/>
      <w:r w:rsidRPr="001421E2">
        <w:rPr>
          <w:rFonts w:ascii="Arial" w:hAnsi="Arial" w:cs="Arial"/>
          <w:color w:val="000000" w:themeColor="text1"/>
        </w:rPr>
        <w:t>Wallsgrove</w:t>
      </w:r>
      <w:proofErr w:type="spellEnd"/>
      <w:r w:rsidRPr="001421E2">
        <w:rPr>
          <w:rFonts w:ascii="Arial" w:hAnsi="Arial" w:cs="Arial"/>
          <w:color w:val="000000" w:themeColor="text1"/>
        </w:rPr>
        <w:t>,</w:t>
      </w:r>
      <w:r w:rsidR="00BD556A">
        <w:rPr>
          <w:rFonts w:ascii="Arial" w:hAnsi="Arial" w:cs="Arial"/>
          <w:color w:val="000000" w:themeColor="text1"/>
        </w:rPr>
        <w:t xml:space="preserve"> R. M.</w:t>
      </w:r>
      <w:r w:rsidRPr="001421E2">
        <w:rPr>
          <w:rFonts w:ascii="Arial" w:hAnsi="Arial" w:cs="Arial"/>
          <w:color w:val="000000" w:themeColor="text1"/>
          <w:spacing w:val="-14"/>
        </w:rPr>
        <w:t xml:space="preserve"> </w:t>
      </w:r>
      <w:r w:rsidRPr="001421E2">
        <w:rPr>
          <w:rFonts w:ascii="Arial" w:hAnsi="Arial" w:cs="Arial"/>
          <w:color w:val="000000" w:themeColor="text1"/>
        </w:rPr>
        <w:t>1994</w:t>
      </w:r>
      <w:r w:rsidR="00BD556A">
        <w:rPr>
          <w:rFonts w:ascii="Arial" w:hAnsi="Arial" w:cs="Arial"/>
          <w:color w:val="000000" w:themeColor="text1"/>
        </w:rPr>
        <w:t>.</w:t>
      </w:r>
      <w:r w:rsidR="00BD556A" w:rsidRPr="001421E2">
        <w:rPr>
          <w:rFonts w:ascii="Arial" w:hAnsi="Arial" w:cs="Arial"/>
          <w:color w:val="000000" w:themeColor="text1"/>
        </w:rPr>
        <w:t xml:space="preserve"> </w:t>
      </w:r>
      <w:r w:rsidRPr="001421E2">
        <w:rPr>
          <w:rFonts w:ascii="Arial" w:hAnsi="Arial" w:cs="Arial"/>
          <w:color w:val="000000" w:themeColor="text1"/>
        </w:rPr>
        <w:t>Secondary</w:t>
      </w:r>
      <w:r w:rsidRPr="001421E2">
        <w:rPr>
          <w:rFonts w:ascii="Arial" w:hAnsi="Arial" w:cs="Arial"/>
          <w:color w:val="000000" w:themeColor="text1"/>
          <w:spacing w:val="-14"/>
        </w:rPr>
        <w:t xml:space="preserve"> </w:t>
      </w:r>
      <w:r w:rsidRPr="001421E2">
        <w:rPr>
          <w:rFonts w:ascii="Arial" w:hAnsi="Arial" w:cs="Arial"/>
          <w:color w:val="000000" w:themeColor="text1"/>
        </w:rPr>
        <w:t>metabolites</w:t>
      </w:r>
      <w:r w:rsidRPr="001421E2">
        <w:rPr>
          <w:rFonts w:ascii="Arial" w:hAnsi="Arial" w:cs="Arial"/>
          <w:color w:val="000000" w:themeColor="text1"/>
          <w:spacing w:val="-14"/>
        </w:rPr>
        <w:t xml:space="preserve"> </w:t>
      </w:r>
      <w:r w:rsidRPr="001421E2">
        <w:rPr>
          <w:rFonts w:ascii="Arial" w:hAnsi="Arial" w:cs="Arial"/>
          <w:color w:val="000000" w:themeColor="text1"/>
        </w:rPr>
        <w:t>in</w:t>
      </w:r>
      <w:r w:rsidRPr="001421E2">
        <w:rPr>
          <w:rFonts w:ascii="Arial" w:hAnsi="Arial" w:cs="Arial"/>
          <w:color w:val="000000" w:themeColor="text1"/>
          <w:spacing w:val="-14"/>
        </w:rPr>
        <w:t xml:space="preserve"> </w:t>
      </w:r>
      <w:r w:rsidRPr="001421E2">
        <w:rPr>
          <w:rFonts w:ascii="Arial" w:hAnsi="Arial" w:cs="Arial"/>
          <w:color w:val="000000" w:themeColor="text1"/>
        </w:rPr>
        <w:t>plant</w:t>
      </w:r>
      <w:r w:rsidRPr="001421E2">
        <w:rPr>
          <w:rFonts w:ascii="Arial" w:hAnsi="Arial" w:cs="Arial"/>
          <w:color w:val="000000" w:themeColor="text1"/>
          <w:spacing w:val="-14"/>
        </w:rPr>
        <w:t xml:space="preserve"> </w:t>
      </w:r>
      <w:proofErr w:type="spellStart"/>
      <w:r w:rsidRPr="001421E2">
        <w:rPr>
          <w:rFonts w:ascii="Arial" w:hAnsi="Arial" w:cs="Arial"/>
          <w:color w:val="000000" w:themeColor="text1"/>
        </w:rPr>
        <w:t>defence</w:t>
      </w:r>
      <w:proofErr w:type="spellEnd"/>
      <w:r w:rsidRPr="001421E2">
        <w:rPr>
          <w:rFonts w:ascii="Arial" w:hAnsi="Arial" w:cs="Arial"/>
          <w:color w:val="000000" w:themeColor="text1"/>
          <w:spacing w:val="-14"/>
        </w:rPr>
        <w:t xml:space="preserve"> </w:t>
      </w:r>
      <w:r w:rsidRPr="001421E2">
        <w:rPr>
          <w:rFonts w:ascii="Arial" w:hAnsi="Arial" w:cs="Arial"/>
          <w:color w:val="000000" w:themeColor="text1"/>
        </w:rPr>
        <w:t xml:space="preserve">mechanisms. </w:t>
      </w:r>
      <w:r w:rsidRPr="00F81C5B">
        <w:rPr>
          <w:rFonts w:ascii="Arial" w:hAnsi="Arial" w:cs="Arial"/>
          <w:iCs/>
          <w:color w:val="000000" w:themeColor="text1"/>
        </w:rPr>
        <w:t xml:space="preserve">New </w:t>
      </w:r>
      <w:r w:rsidR="00BD556A" w:rsidRPr="00F81C5B">
        <w:rPr>
          <w:rFonts w:ascii="Arial" w:hAnsi="Arial" w:cs="Arial"/>
          <w:iCs/>
          <w:color w:val="000000" w:themeColor="text1"/>
        </w:rPr>
        <w:t>Phytol</w:t>
      </w:r>
      <w:r w:rsidR="00BD556A">
        <w:rPr>
          <w:rFonts w:ascii="Arial" w:hAnsi="Arial" w:cs="Arial"/>
          <w:iCs/>
          <w:color w:val="000000" w:themeColor="text1"/>
        </w:rPr>
        <w:t>.</w:t>
      </w:r>
      <w:r w:rsidRPr="00BD556A">
        <w:rPr>
          <w:rFonts w:ascii="Arial" w:hAnsi="Arial" w:cs="Arial"/>
          <w:iCs/>
          <w:color w:val="000000" w:themeColor="text1"/>
        </w:rPr>
        <w:t xml:space="preserve"> </w:t>
      </w:r>
      <w:r w:rsidRPr="00F81C5B">
        <w:rPr>
          <w:rFonts w:ascii="Arial" w:hAnsi="Arial" w:cs="Arial"/>
          <w:iCs/>
          <w:color w:val="000000" w:themeColor="text1"/>
        </w:rPr>
        <w:t>127</w:t>
      </w:r>
      <w:r w:rsidR="00BD556A">
        <w:rPr>
          <w:rFonts w:ascii="Arial" w:hAnsi="Arial" w:cs="Arial"/>
          <w:iCs/>
          <w:color w:val="000000" w:themeColor="text1"/>
        </w:rPr>
        <w:t>:</w:t>
      </w:r>
      <w:r w:rsidRPr="00BD556A">
        <w:rPr>
          <w:rFonts w:ascii="Arial" w:hAnsi="Arial" w:cs="Arial"/>
          <w:iCs/>
          <w:color w:val="000000" w:themeColor="text1"/>
        </w:rPr>
        <w:t xml:space="preserve"> 617–633.</w:t>
      </w:r>
    </w:p>
    <w:p w14:paraId="6B85D4EA" w14:textId="77777777" w:rsidR="00AC04B3" w:rsidRPr="001421E2" w:rsidRDefault="00AC04B3" w:rsidP="00F81C5B">
      <w:pPr>
        <w:spacing w:line="480" w:lineRule="auto"/>
        <w:jc w:val="both"/>
        <w:rPr>
          <w:rFonts w:ascii="Arial" w:hAnsi="Arial" w:cs="Arial"/>
          <w:color w:val="000000" w:themeColor="text1"/>
        </w:rPr>
      </w:pPr>
      <w:bookmarkStart w:id="362" w:name="_bookmark8"/>
      <w:bookmarkEnd w:id="362"/>
    </w:p>
    <w:p w14:paraId="3D9EB292" w14:textId="386698E3"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Bilgin</w:t>
      </w:r>
      <w:proofErr w:type="spellEnd"/>
      <w:r w:rsidRPr="001421E2">
        <w:rPr>
          <w:rFonts w:ascii="Arial" w:hAnsi="Arial" w:cs="Arial"/>
          <w:color w:val="000000" w:themeColor="text1"/>
        </w:rPr>
        <w:t>,</w:t>
      </w:r>
      <w:r w:rsidRPr="001421E2">
        <w:rPr>
          <w:rFonts w:ascii="Arial" w:hAnsi="Arial" w:cs="Arial"/>
          <w:color w:val="000000" w:themeColor="text1"/>
          <w:spacing w:val="-4"/>
        </w:rPr>
        <w:t xml:space="preserve"> </w:t>
      </w:r>
      <w:r w:rsidRPr="001421E2">
        <w:rPr>
          <w:rFonts w:ascii="Arial" w:hAnsi="Arial" w:cs="Arial"/>
          <w:color w:val="000000" w:themeColor="text1"/>
        </w:rPr>
        <w:t>D.</w:t>
      </w:r>
      <w:r w:rsidRPr="001421E2">
        <w:rPr>
          <w:rFonts w:ascii="Arial" w:hAnsi="Arial" w:cs="Arial"/>
          <w:color w:val="000000" w:themeColor="text1"/>
          <w:spacing w:val="-8"/>
        </w:rPr>
        <w:t xml:space="preserve"> </w:t>
      </w:r>
      <w:r w:rsidRPr="001421E2">
        <w:rPr>
          <w:rFonts w:ascii="Arial" w:hAnsi="Arial" w:cs="Arial"/>
          <w:color w:val="000000" w:themeColor="text1"/>
        </w:rPr>
        <w:t>D.,</w:t>
      </w:r>
      <w:r w:rsidRPr="001421E2">
        <w:rPr>
          <w:rFonts w:ascii="Arial" w:hAnsi="Arial" w:cs="Arial"/>
          <w:color w:val="000000" w:themeColor="text1"/>
          <w:spacing w:val="-4"/>
        </w:rPr>
        <w:t xml:space="preserve"> </w:t>
      </w:r>
      <w:r w:rsidRPr="001421E2">
        <w:rPr>
          <w:rFonts w:ascii="Arial" w:hAnsi="Arial" w:cs="Arial"/>
          <w:color w:val="000000" w:themeColor="text1"/>
        </w:rPr>
        <w:t>Zavala</w:t>
      </w:r>
      <w:r w:rsidR="00BD556A">
        <w:rPr>
          <w:rFonts w:ascii="Arial" w:hAnsi="Arial" w:cs="Arial"/>
          <w:color w:val="000000" w:themeColor="text1"/>
        </w:rPr>
        <w:t>,</w:t>
      </w:r>
      <w:r w:rsidR="00BD556A" w:rsidRPr="00BD556A">
        <w:rPr>
          <w:rFonts w:ascii="Arial" w:hAnsi="Arial" w:cs="Arial"/>
          <w:color w:val="000000" w:themeColor="text1"/>
        </w:rPr>
        <w:t xml:space="preserve"> </w:t>
      </w:r>
      <w:r w:rsidR="00BD556A" w:rsidRPr="001421E2">
        <w:rPr>
          <w:rFonts w:ascii="Arial" w:hAnsi="Arial" w:cs="Arial"/>
          <w:color w:val="000000" w:themeColor="text1"/>
        </w:rPr>
        <w:t>J.</w:t>
      </w:r>
      <w:r w:rsidR="00BD556A" w:rsidRPr="001421E2">
        <w:rPr>
          <w:rFonts w:ascii="Arial" w:hAnsi="Arial" w:cs="Arial"/>
          <w:color w:val="000000" w:themeColor="text1"/>
          <w:spacing w:val="-8"/>
        </w:rPr>
        <w:t xml:space="preserve"> </w:t>
      </w:r>
      <w:r w:rsidR="00BD556A" w:rsidRPr="001421E2">
        <w:rPr>
          <w:rFonts w:ascii="Arial" w:hAnsi="Arial" w:cs="Arial"/>
          <w:color w:val="000000" w:themeColor="text1"/>
        </w:rPr>
        <w:t>A.</w:t>
      </w:r>
      <w:r w:rsidRPr="001421E2">
        <w:rPr>
          <w:rFonts w:ascii="Arial" w:hAnsi="Arial" w:cs="Arial"/>
          <w:color w:val="000000" w:themeColor="text1"/>
        </w:rPr>
        <w:t>,</w:t>
      </w:r>
      <w:r w:rsidRPr="001421E2">
        <w:rPr>
          <w:rFonts w:ascii="Arial" w:hAnsi="Arial" w:cs="Arial"/>
          <w:color w:val="000000" w:themeColor="text1"/>
          <w:spacing w:val="-4"/>
        </w:rPr>
        <w:t xml:space="preserve"> </w:t>
      </w:r>
      <w:r w:rsidRPr="001421E2">
        <w:rPr>
          <w:rFonts w:ascii="Arial" w:hAnsi="Arial" w:cs="Arial"/>
          <w:color w:val="000000" w:themeColor="text1"/>
        </w:rPr>
        <w:t>Zhu</w:t>
      </w:r>
      <w:r w:rsidR="00BD556A">
        <w:rPr>
          <w:rFonts w:ascii="Arial" w:hAnsi="Arial" w:cs="Arial"/>
          <w:color w:val="000000" w:themeColor="text1"/>
        </w:rPr>
        <w:t>,</w:t>
      </w:r>
      <w:r w:rsidR="00BD556A" w:rsidRPr="00BD556A">
        <w:rPr>
          <w:rFonts w:ascii="Arial" w:hAnsi="Arial" w:cs="Arial"/>
          <w:color w:val="000000" w:themeColor="text1"/>
        </w:rPr>
        <w:t xml:space="preserve"> </w:t>
      </w:r>
      <w:r w:rsidR="00BD556A" w:rsidRPr="001421E2">
        <w:rPr>
          <w:rFonts w:ascii="Arial" w:hAnsi="Arial" w:cs="Arial"/>
          <w:color w:val="000000" w:themeColor="text1"/>
        </w:rPr>
        <w:t>J.</w:t>
      </w:r>
      <w:r w:rsidRPr="001421E2">
        <w:rPr>
          <w:rFonts w:ascii="Arial" w:hAnsi="Arial" w:cs="Arial"/>
          <w:color w:val="000000" w:themeColor="text1"/>
        </w:rPr>
        <w:t>,</w:t>
      </w:r>
      <w:r w:rsidRPr="001421E2">
        <w:rPr>
          <w:rFonts w:ascii="Arial" w:hAnsi="Arial" w:cs="Arial"/>
          <w:color w:val="000000" w:themeColor="text1"/>
          <w:spacing w:val="-4"/>
        </w:rPr>
        <w:t xml:space="preserve"> </w:t>
      </w:r>
      <w:r w:rsidRPr="001421E2">
        <w:rPr>
          <w:rFonts w:ascii="Arial" w:hAnsi="Arial" w:cs="Arial"/>
          <w:color w:val="000000" w:themeColor="text1"/>
        </w:rPr>
        <w:t>Clough,</w:t>
      </w:r>
      <w:r w:rsidRPr="001421E2">
        <w:rPr>
          <w:rFonts w:ascii="Arial" w:hAnsi="Arial" w:cs="Arial"/>
          <w:color w:val="000000" w:themeColor="text1"/>
          <w:spacing w:val="-4"/>
        </w:rPr>
        <w:t xml:space="preserve"> </w:t>
      </w:r>
      <w:r w:rsidR="00BD556A" w:rsidRPr="001421E2">
        <w:rPr>
          <w:rFonts w:ascii="Arial" w:hAnsi="Arial" w:cs="Arial"/>
          <w:color w:val="000000" w:themeColor="text1"/>
        </w:rPr>
        <w:t>S.</w:t>
      </w:r>
      <w:r w:rsidR="00BD556A" w:rsidRPr="001421E2">
        <w:rPr>
          <w:rFonts w:ascii="Arial" w:hAnsi="Arial" w:cs="Arial"/>
          <w:color w:val="000000" w:themeColor="text1"/>
          <w:spacing w:val="-8"/>
        </w:rPr>
        <w:t xml:space="preserve"> </w:t>
      </w:r>
      <w:r w:rsidR="00BD556A" w:rsidRPr="001421E2">
        <w:rPr>
          <w:rFonts w:ascii="Arial" w:hAnsi="Arial" w:cs="Arial"/>
          <w:color w:val="000000" w:themeColor="text1"/>
        </w:rPr>
        <w:t>J.</w:t>
      </w:r>
      <w:r w:rsidR="00BD556A">
        <w:rPr>
          <w:rFonts w:ascii="Arial" w:hAnsi="Arial" w:cs="Arial"/>
          <w:color w:val="000000" w:themeColor="text1"/>
        </w:rPr>
        <w:t>,</w:t>
      </w:r>
      <w:r w:rsidR="00BD556A" w:rsidRPr="001421E2">
        <w:rPr>
          <w:rFonts w:ascii="Arial" w:hAnsi="Arial" w:cs="Arial"/>
          <w:color w:val="000000" w:themeColor="text1"/>
          <w:spacing w:val="-8"/>
        </w:rPr>
        <w:t xml:space="preserve"> </w:t>
      </w:r>
      <w:r w:rsidRPr="001421E2">
        <w:rPr>
          <w:rFonts w:ascii="Arial" w:hAnsi="Arial" w:cs="Arial"/>
          <w:color w:val="000000" w:themeColor="text1"/>
        </w:rPr>
        <w:t>Ort</w:t>
      </w:r>
      <w:r w:rsidR="00BD556A">
        <w:rPr>
          <w:rFonts w:ascii="Arial" w:hAnsi="Arial" w:cs="Arial"/>
          <w:color w:val="000000" w:themeColor="text1"/>
        </w:rPr>
        <w:t>,</w:t>
      </w:r>
      <w:r w:rsidR="00BD556A" w:rsidRPr="00BD556A">
        <w:rPr>
          <w:rFonts w:ascii="Arial" w:hAnsi="Arial" w:cs="Arial"/>
          <w:color w:val="000000" w:themeColor="text1"/>
        </w:rPr>
        <w:t xml:space="preserve"> </w:t>
      </w:r>
      <w:r w:rsidR="00BD556A" w:rsidRPr="001421E2">
        <w:rPr>
          <w:rFonts w:ascii="Arial" w:hAnsi="Arial" w:cs="Arial"/>
          <w:color w:val="000000" w:themeColor="text1"/>
        </w:rPr>
        <w:t>D.</w:t>
      </w:r>
      <w:r w:rsidR="00BD556A" w:rsidRPr="001421E2">
        <w:rPr>
          <w:rFonts w:ascii="Arial" w:hAnsi="Arial" w:cs="Arial"/>
          <w:color w:val="000000" w:themeColor="text1"/>
          <w:spacing w:val="-8"/>
        </w:rPr>
        <w:t xml:space="preserve"> </w:t>
      </w:r>
      <w:r w:rsidR="00BD556A" w:rsidRPr="001421E2">
        <w:rPr>
          <w:rFonts w:ascii="Arial" w:hAnsi="Arial" w:cs="Arial"/>
          <w:color w:val="000000" w:themeColor="text1"/>
        </w:rPr>
        <w:t>R.</w:t>
      </w:r>
      <w:r w:rsidRPr="001421E2">
        <w:rPr>
          <w:rFonts w:ascii="Arial" w:hAnsi="Arial" w:cs="Arial"/>
          <w:color w:val="000000" w:themeColor="text1"/>
        </w:rPr>
        <w:t>,</w:t>
      </w:r>
      <w:r w:rsidRPr="001421E2">
        <w:rPr>
          <w:rFonts w:ascii="Arial" w:hAnsi="Arial" w:cs="Arial"/>
          <w:color w:val="000000" w:themeColor="text1"/>
          <w:spacing w:val="-4"/>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DeLUCIA</w:t>
      </w:r>
      <w:proofErr w:type="spellEnd"/>
      <w:r w:rsidRPr="001421E2">
        <w:rPr>
          <w:rFonts w:ascii="Arial" w:hAnsi="Arial" w:cs="Arial"/>
          <w:color w:val="000000" w:themeColor="text1"/>
        </w:rPr>
        <w:t>,</w:t>
      </w:r>
      <w:r w:rsidRPr="001421E2">
        <w:rPr>
          <w:rFonts w:ascii="Arial" w:hAnsi="Arial" w:cs="Arial"/>
          <w:color w:val="000000" w:themeColor="text1"/>
          <w:spacing w:val="-8"/>
        </w:rPr>
        <w:t xml:space="preserve"> </w:t>
      </w:r>
      <w:r w:rsidR="00BD556A" w:rsidRPr="001421E2">
        <w:rPr>
          <w:rFonts w:ascii="Arial" w:hAnsi="Arial" w:cs="Arial"/>
          <w:color w:val="000000" w:themeColor="text1"/>
        </w:rPr>
        <w:t>E.</w:t>
      </w:r>
      <w:r w:rsidR="00BD556A" w:rsidRPr="001421E2">
        <w:rPr>
          <w:rFonts w:ascii="Arial" w:hAnsi="Arial" w:cs="Arial"/>
          <w:color w:val="000000" w:themeColor="text1"/>
          <w:spacing w:val="-8"/>
        </w:rPr>
        <w:t xml:space="preserve"> </w:t>
      </w:r>
      <w:r w:rsidR="00BD556A" w:rsidRPr="001421E2">
        <w:rPr>
          <w:rFonts w:ascii="Arial" w:hAnsi="Arial" w:cs="Arial"/>
          <w:color w:val="000000" w:themeColor="text1"/>
        </w:rPr>
        <w:t>H.</w:t>
      </w:r>
      <w:r w:rsidR="00BD556A" w:rsidRPr="001421E2">
        <w:rPr>
          <w:rFonts w:ascii="Arial" w:hAnsi="Arial" w:cs="Arial"/>
          <w:color w:val="000000" w:themeColor="text1"/>
          <w:spacing w:val="-8"/>
        </w:rPr>
        <w:t xml:space="preserve"> </w:t>
      </w:r>
      <w:r w:rsidRPr="001421E2">
        <w:rPr>
          <w:rFonts w:ascii="Arial" w:hAnsi="Arial" w:cs="Arial"/>
          <w:color w:val="000000" w:themeColor="text1"/>
        </w:rPr>
        <w:t>2010</w:t>
      </w:r>
      <w:r w:rsidR="00DE6EBC">
        <w:rPr>
          <w:rFonts w:ascii="Arial" w:hAnsi="Arial" w:cs="Arial"/>
          <w:color w:val="000000" w:themeColor="text1"/>
        </w:rPr>
        <w:t>.</w:t>
      </w:r>
      <w:r w:rsidR="00DE6EBC" w:rsidRPr="001421E2">
        <w:rPr>
          <w:rFonts w:ascii="Arial" w:hAnsi="Arial" w:cs="Arial"/>
          <w:color w:val="000000" w:themeColor="text1"/>
          <w:spacing w:val="25"/>
        </w:rPr>
        <w:t xml:space="preserve"> </w:t>
      </w:r>
      <w:r w:rsidRPr="001421E2">
        <w:rPr>
          <w:rFonts w:ascii="Arial" w:hAnsi="Arial" w:cs="Arial"/>
          <w:color w:val="000000" w:themeColor="text1"/>
        </w:rPr>
        <w:t>Biotic stress</w:t>
      </w:r>
      <w:r w:rsidRPr="001421E2">
        <w:rPr>
          <w:rFonts w:ascii="Arial" w:hAnsi="Arial" w:cs="Arial"/>
          <w:color w:val="000000" w:themeColor="text1"/>
          <w:spacing w:val="-7"/>
        </w:rPr>
        <w:t xml:space="preserve"> </w:t>
      </w:r>
      <w:r w:rsidRPr="001421E2">
        <w:rPr>
          <w:rFonts w:ascii="Arial" w:hAnsi="Arial" w:cs="Arial"/>
          <w:color w:val="000000" w:themeColor="text1"/>
        </w:rPr>
        <w:t>globally</w:t>
      </w:r>
      <w:r w:rsidRPr="001421E2">
        <w:rPr>
          <w:rFonts w:ascii="Arial" w:hAnsi="Arial" w:cs="Arial"/>
          <w:color w:val="000000" w:themeColor="text1"/>
          <w:spacing w:val="-7"/>
        </w:rPr>
        <w:t xml:space="preserve"> </w:t>
      </w:r>
      <w:r w:rsidRPr="001421E2">
        <w:rPr>
          <w:rFonts w:ascii="Arial" w:hAnsi="Arial" w:cs="Arial"/>
          <w:color w:val="000000" w:themeColor="text1"/>
        </w:rPr>
        <w:t>downregulates</w:t>
      </w:r>
      <w:r w:rsidRPr="001421E2">
        <w:rPr>
          <w:rFonts w:ascii="Arial" w:hAnsi="Arial" w:cs="Arial"/>
          <w:color w:val="000000" w:themeColor="text1"/>
          <w:spacing w:val="-7"/>
        </w:rPr>
        <w:t xml:space="preserve"> </w:t>
      </w:r>
      <w:r w:rsidRPr="001421E2">
        <w:rPr>
          <w:rFonts w:ascii="Arial" w:hAnsi="Arial" w:cs="Arial"/>
          <w:color w:val="000000" w:themeColor="text1"/>
        </w:rPr>
        <w:t>photosynthesis</w:t>
      </w:r>
      <w:r w:rsidRPr="001421E2">
        <w:rPr>
          <w:rFonts w:ascii="Arial" w:hAnsi="Arial" w:cs="Arial"/>
          <w:color w:val="000000" w:themeColor="text1"/>
          <w:spacing w:val="-7"/>
        </w:rPr>
        <w:t xml:space="preserve"> </w:t>
      </w:r>
      <w:r w:rsidRPr="001421E2">
        <w:rPr>
          <w:rFonts w:ascii="Arial" w:hAnsi="Arial" w:cs="Arial"/>
          <w:color w:val="000000" w:themeColor="text1"/>
        </w:rPr>
        <w:t>genes.</w:t>
      </w:r>
      <w:r w:rsidRPr="001421E2">
        <w:rPr>
          <w:rFonts w:ascii="Arial" w:hAnsi="Arial" w:cs="Arial"/>
          <w:color w:val="000000" w:themeColor="text1"/>
          <w:spacing w:val="-7"/>
        </w:rPr>
        <w:t xml:space="preserve"> </w:t>
      </w:r>
      <w:r w:rsidRPr="00F81C5B">
        <w:rPr>
          <w:rFonts w:ascii="Arial" w:hAnsi="Arial" w:cs="Arial"/>
          <w:iCs/>
          <w:color w:val="000000" w:themeColor="text1"/>
        </w:rPr>
        <w:t>Plant</w:t>
      </w:r>
      <w:r w:rsidRPr="00F81C5B">
        <w:rPr>
          <w:rFonts w:ascii="Arial" w:hAnsi="Arial" w:cs="Arial"/>
          <w:iCs/>
          <w:color w:val="000000" w:themeColor="text1"/>
          <w:spacing w:val="-3"/>
        </w:rPr>
        <w:t xml:space="preserve"> </w:t>
      </w:r>
      <w:proofErr w:type="gramStart"/>
      <w:r w:rsidRPr="00F81C5B">
        <w:rPr>
          <w:rFonts w:ascii="Arial" w:hAnsi="Arial" w:cs="Arial"/>
          <w:iCs/>
          <w:color w:val="000000" w:themeColor="text1"/>
        </w:rPr>
        <w:t>Cell</w:t>
      </w:r>
      <w:r w:rsidRPr="00F81C5B">
        <w:rPr>
          <w:rFonts w:ascii="Arial" w:hAnsi="Arial" w:cs="Arial"/>
          <w:iCs/>
          <w:color w:val="000000" w:themeColor="text1"/>
          <w:spacing w:val="-3"/>
        </w:rPr>
        <w:t xml:space="preserve">  </w:t>
      </w:r>
      <w:r w:rsidR="00DE6EBC" w:rsidRPr="00F81C5B">
        <w:rPr>
          <w:rFonts w:ascii="Arial" w:hAnsi="Arial" w:cs="Arial"/>
          <w:iCs/>
          <w:color w:val="000000" w:themeColor="text1"/>
        </w:rPr>
        <w:t>Environ</w:t>
      </w:r>
      <w:proofErr w:type="gramEnd"/>
      <w:r w:rsidR="00DE6EBC">
        <w:rPr>
          <w:rFonts w:ascii="Arial" w:hAnsi="Arial" w:cs="Arial"/>
          <w:iCs/>
          <w:color w:val="000000" w:themeColor="text1"/>
        </w:rPr>
        <w:t>.</w:t>
      </w:r>
      <w:r w:rsidRPr="00DE6EBC">
        <w:rPr>
          <w:rFonts w:ascii="Arial" w:hAnsi="Arial" w:cs="Arial"/>
          <w:iCs/>
          <w:color w:val="000000" w:themeColor="text1"/>
        </w:rPr>
        <w:t>,</w:t>
      </w:r>
      <w:r w:rsidRPr="001421E2">
        <w:rPr>
          <w:rFonts w:ascii="Arial" w:hAnsi="Arial" w:cs="Arial"/>
          <w:color w:val="000000" w:themeColor="text1"/>
          <w:spacing w:val="-7"/>
        </w:rPr>
        <w:t xml:space="preserve"> </w:t>
      </w:r>
      <w:r w:rsidRPr="00F81C5B">
        <w:rPr>
          <w:rFonts w:ascii="Arial" w:hAnsi="Arial" w:cs="Arial"/>
          <w:bCs/>
          <w:color w:val="000000" w:themeColor="text1"/>
        </w:rPr>
        <w:t>33</w:t>
      </w:r>
      <w:r w:rsidR="00DE6EBC">
        <w:rPr>
          <w:rFonts w:ascii="Arial" w:hAnsi="Arial" w:cs="Arial"/>
          <w:color w:val="000000" w:themeColor="text1"/>
          <w:spacing w:val="-2"/>
          <w:w w:val="105"/>
        </w:rPr>
        <w:t>:</w:t>
      </w:r>
      <w:r w:rsidRPr="001421E2">
        <w:rPr>
          <w:rFonts w:ascii="Arial" w:hAnsi="Arial" w:cs="Arial"/>
          <w:color w:val="000000" w:themeColor="text1"/>
          <w:spacing w:val="-2"/>
          <w:w w:val="105"/>
        </w:rPr>
        <w:t>1597–1613.</w:t>
      </w:r>
    </w:p>
    <w:p w14:paraId="749106F9" w14:textId="470E19E7" w:rsidR="00AC04B3" w:rsidRPr="001421E2" w:rsidDel="00D3318A" w:rsidRDefault="00AC04B3" w:rsidP="00F81C5B">
      <w:pPr>
        <w:spacing w:line="480" w:lineRule="auto"/>
        <w:jc w:val="both"/>
        <w:rPr>
          <w:del w:id="363" w:author="Bock, Clive" w:date="2022-06-20T13:56:00Z"/>
          <w:rFonts w:ascii="Arial" w:hAnsi="Arial" w:cs="Arial"/>
          <w:color w:val="000000" w:themeColor="text1"/>
          <w:w w:val="95"/>
        </w:rPr>
      </w:pPr>
      <w:bookmarkStart w:id="364" w:name="_bookmark9"/>
      <w:bookmarkEnd w:id="364"/>
    </w:p>
    <w:p w14:paraId="05B2D572" w14:textId="77777777" w:rsidR="00AC04B3" w:rsidRPr="00F81C5B" w:rsidRDefault="00AC04B3" w:rsidP="00F81C5B">
      <w:pPr>
        <w:spacing w:line="480" w:lineRule="auto"/>
        <w:jc w:val="both"/>
        <w:rPr>
          <w:rFonts w:ascii="Arial" w:hAnsi="Arial" w:cs="Arial"/>
          <w:color w:val="000000" w:themeColor="text1"/>
          <w:spacing w:val="-2"/>
        </w:rPr>
      </w:pPr>
      <w:bookmarkStart w:id="365" w:name="_bookmark10"/>
      <w:bookmarkEnd w:id="365"/>
    </w:p>
    <w:p w14:paraId="79182A23" w14:textId="296CADF8" w:rsidR="00AC04B3" w:rsidRPr="00F81C5B" w:rsidRDefault="00AC04B3" w:rsidP="00F81C5B">
      <w:pPr>
        <w:spacing w:line="480" w:lineRule="auto"/>
        <w:jc w:val="both"/>
        <w:rPr>
          <w:rFonts w:ascii="Arial" w:hAnsi="Arial" w:cs="Arial"/>
          <w:color w:val="000000" w:themeColor="text1"/>
          <w:lang w:val="de-CH"/>
        </w:rPr>
      </w:pPr>
      <w:r w:rsidRPr="00F81C5B">
        <w:rPr>
          <w:rFonts w:ascii="Arial" w:hAnsi="Arial" w:cs="Arial"/>
          <w:color w:val="000000" w:themeColor="text1"/>
          <w:spacing w:val="-2"/>
        </w:rPr>
        <w:t>Brugger,</w:t>
      </w:r>
      <w:r w:rsidRPr="00F81C5B">
        <w:rPr>
          <w:rFonts w:ascii="Arial" w:hAnsi="Arial" w:cs="Arial"/>
          <w:color w:val="000000" w:themeColor="text1"/>
          <w:spacing w:val="-8"/>
        </w:rPr>
        <w:t xml:space="preserve"> </w:t>
      </w:r>
      <w:r w:rsidRPr="00F81C5B">
        <w:rPr>
          <w:rFonts w:ascii="Arial" w:hAnsi="Arial" w:cs="Arial"/>
          <w:color w:val="000000" w:themeColor="text1"/>
          <w:spacing w:val="-2"/>
        </w:rPr>
        <w:t>A.,</w:t>
      </w:r>
      <w:r w:rsidRPr="00F81C5B">
        <w:rPr>
          <w:rFonts w:ascii="Arial" w:hAnsi="Arial" w:cs="Arial"/>
          <w:color w:val="000000" w:themeColor="text1"/>
          <w:spacing w:val="-8"/>
        </w:rPr>
        <w:t xml:space="preserve"> </w:t>
      </w:r>
      <w:proofErr w:type="spellStart"/>
      <w:r w:rsidRPr="00F81C5B">
        <w:rPr>
          <w:rFonts w:ascii="Arial" w:hAnsi="Arial" w:cs="Arial"/>
          <w:color w:val="000000" w:themeColor="text1"/>
          <w:spacing w:val="-2"/>
        </w:rPr>
        <w:t>Behmann</w:t>
      </w:r>
      <w:proofErr w:type="spellEnd"/>
      <w:r w:rsidRPr="00F81C5B">
        <w:rPr>
          <w:rFonts w:ascii="Arial" w:hAnsi="Arial" w:cs="Arial"/>
          <w:color w:val="000000" w:themeColor="text1"/>
          <w:spacing w:val="-2"/>
        </w:rPr>
        <w:t>,</w:t>
      </w:r>
      <w:r w:rsidRPr="00F81C5B">
        <w:rPr>
          <w:rFonts w:ascii="Arial" w:hAnsi="Arial" w:cs="Arial"/>
          <w:color w:val="000000" w:themeColor="text1"/>
          <w:spacing w:val="-8"/>
        </w:rPr>
        <w:t xml:space="preserve"> </w:t>
      </w:r>
      <w:r w:rsidR="00725EB4" w:rsidRPr="00F81C5B">
        <w:rPr>
          <w:rFonts w:ascii="Arial" w:hAnsi="Arial" w:cs="Arial"/>
          <w:color w:val="000000" w:themeColor="text1"/>
          <w:spacing w:val="-2"/>
          <w:w w:val="105"/>
        </w:rPr>
        <w:t>J.</w:t>
      </w:r>
      <w:proofErr w:type="gramStart"/>
      <w:r w:rsidR="00725EB4" w:rsidRPr="00F81C5B">
        <w:rPr>
          <w:rFonts w:ascii="Arial" w:hAnsi="Arial" w:cs="Arial"/>
          <w:color w:val="000000" w:themeColor="text1"/>
          <w:spacing w:val="-2"/>
          <w:w w:val="105"/>
        </w:rPr>
        <w:t xml:space="preserve">, </w:t>
      </w:r>
      <w:r w:rsidR="00725EB4" w:rsidRPr="00F81C5B">
        <w:rPr>
          <w:rFonts w:ascii="Arial" w:hAnsi="Arial" w:cs="Arial"/>
          <w:color w:val="000000" w:themeColor="text1"/>
          <w:spacing w:val="-13"/>
          <w:w w:val="105"/>
        </w:rPr>
        <w:t xml:space="preserve"> </w:t>
      </w:r>
      <w:r w:rsidRPr="00F81C5B">
        <w:rPr>
          <w:rFonts w:ascii="Arial" w:hAnsi="Arial" w:cs="Arial"/>
          <w:color w:val="000000" w:themeColor="text1"/>
          <w:spacing w:val="-2"/>
        </w:rPr>
        <w:t>Paulus</w:t>
      </w:r>
      <w:proofErr w:type="gramEnd"/>
      <w:r w:rsidRPr="00F81C5B">
        <w:rPr>
          <w:rFonts w:ascii="Arial" w:hAnsi="Arial" w:cs="Arial"/>
          <w:color w:val="000000" w:themeColor="text1"/>
          <w:spacing w:val="-2"/>
        </w:rPr>
        <w:t>,</w:t>
      </w:r>
      <w:r w:rsidRPr="00F81C5B">
        <w:rPr>
          <w:rFonts w:ascii="Arial" w:hAnsi="Arial" w:cs="Arial"/>
          <w:color w:val="000000" w:themeColor="text1"/>
          <w:spacing w:val="-8"/>
        </w:rPr>
        <w:t xml:space="preserve"> </w:t>
      </w:r>
      <w:r w:rsidR="00725EB4" w:rsidRPr="00F81C5B">
        <w:rPr>
          <w:rFonts w:ascii="Arial" w:hAnsi="Arial" w:cs="Arial"/>
          <w:color w:val="000000" w:themeColor="text1"/>
          <w:spacing w:val="-2"/>
        </w:rPr>
        <w:t xml:space="preserve">S., </w:t>
      </w:r>
      <w:r w:rsidR="00725EB4" w:rsidRPr="00F81C5B">
        <w:rPr>
          <w:rFonts w:ascii="Arial" w:hAnsi="Arial" w:cs="Arial"/>
          <w:color w:val="000000" w:themeColor="text1"/>
          <w:spacing w:val="-10"/>
        </w:rPr>
        <w:t xml:space="preserve"> </w:t>
      </w:r>
      <w:r w:rsidRPr="00F81C5B">
        <w:rPr>
          <w:rFonts w:ascii="Arial" w:hAnsi="Arial" w:cs="Arial"/>
          <w:color w:val="000000" w:themeColor="text1"/>
          <w:spacing w:val="-2"/>
        </w:rPr>
        <w:t>Steiner,</w:t>
      </w:r>
      <w:r w:rsidRPr="00F81C5B">
        <w:rPr>
          <w:rFonts w:ascii="Arial" w:hAnsi="Arial" w:cs="Arial"/>
          <w:color w:val="000000" w:themeColor="text1"/>
          <w:spacing w:val="-8"/>
        </w:rPr>
        <w:t xml:space="preserve"> </w:t>
      </w:r>
      <w:r w:rsidR="00725EB4" w:rsidRPr="00F81C5B">
        <w:rPr>
          <w:rFonts w:ascii="Arial" w:hAnsi="Arial" w:cs="Arial"/>
          <w:color w:val="000000" w:themeColor="text1"/>
          <w:spacing w:val="-2"/>
        </w:rPr>
        <w:t>U.,</w:t>
      </w:r>
      <w:r w:rsidR="00725EB4" w:rsidRPr="00F81C5B">
        <w:rPr>
          <w:rFonts w:ascii="Arial" w:hAnsi="Arial" w:cs="Arial"/>
          <w:color w:val="000000" w:themeColor="text1"/>
          <w:spacing w:val="-10"/>
        </w:rPr>
        <w:t xml:space="preserve"> </w:t>
      </w:r>
      <w:r w:rsidRPr="00F81C5B">
        <w:rPr>
          <w:rFonts w:ascii="Arial" w:hAnsi="Arial" w:cs="Arial"/>
          <w:color w:val="000000" w:themeColor="text1"/>
          <w:spacing w:val="-2"/>
        </w:rPr>
        <w:t>and</w:t>
      </w:r>
      <w:r w:rsidRPr="00F81C5B">
        <w:rPr>
          <w:rFonts w:ascii="Arial" w:hAnsi="Arial" w:cs="Arial"/>
          <w:color w:val="000000" w:themeColor="text1"/>
          <w:spacing w:val="-10"/>
        </w:rPr>
        <w:t xml:space="preserve"> </w:t>
      </w:r>
      <w:r w:rsidRPr="00F81C5B">
        <w:rPr>
          <w:rFonts w:ascii="Arial" w:hAnsi="Arial" w:cs="Arial"/>
          <w:color w:val="000000" w:themeColor="text1"/>
          <w:spacing w:val="-2"/>
        </w:rPr>
        <w:t>Mahlein,</w:t>
      </w:r>
      <w:r w:rsidRPr="00F81C5B">
        <w:rPr>
          <w:rFonts w:ascii="Arial" w:hAnsi="Arial" w:cs="Arial"/>
          <w:color w:val="000000" w:themeColor="text1"/>
          <w:spacing w:val="-8"/>
        </w:rPr>
        <w:t xml:space="preserve"> </w:t>
      </w:r>
      <w:r w:rsidR="00725EB4" w:rsidRPr="00F81C5B">
        <w:rPr>
          <w:rFonts w:ascii="Arial" w:hAnsi="Arial" w:cs="Arial"/>
          <w:color w:val="000000" w:themeColor="text1"/>
          <w:spacing w:val="-2"/>
        </w:rPr>
        <w:t>A.-K.</w:t>
      </w:r>
      <w:r w:rsidR="00725EB4" w:rsidRPr="00F81C5B">
        <w:rPr>
          <w:rFonts w:ascii="Arial" w:hAnsi="Arial" w:cs="Arial"/>
          <w:color w:val="000000" w:themeColor="text1"/>
          <w:spacing w:val="-10"/>
        </w:rPr>
        <w:t xml:space="preserve"> </w:t>
      </w:r>
      <w:r w:rsidRPr="00F81C5B">
        <w:rPr>
          <w:rFonts w:ascii="Arial" w:hAnsi="Arial" w:cs="Arial"/>
          <w:color w:val="000000" w:themeColor="text1"/>
          <w:spacing w:val="-2"/>
        </w:rPr>
        <w:t>2019a</w:t>
      </w:r>
      <w:r w:rsidR="00725EB4" w:rsidRPr="00F81C5B">
        <w:rPr>
          <w:rFonts w:ascii="Arial" w:hAnsi="Arial" w:cs="Arial"/>
          <w:color w:val="000000" w:themeColor="text1"/>
          <w:spacing w:val="-2"/>
        </w:rPr>
        <w:t>.</w:t>
      </w:r>
      <w:r w:rsidRPr="00F81C5B">
        <w:rPr>
          <w:rFonts w:ascii="Arial" w:hAnsi="Arial" w:cs="Arial"/>
          <w:color w:val="000000" w:themeColor="text1"/>
          <w:spacing w:val="14"/>
        </w:rPr>
        <w:t xml:space="preserve"> </w:t>
      </w:r>
      <w:r w:rsidRPr="001421E2">
        <w:rPr>
          <w:rFonts w:ascii="Arial" w:hAnsi="Arial" w:cs="Arial"/>
          <w:color w:val="000000" w:themeColor="text1"/>
          <w:spacing w:val="-2"/>
          <w:lang w:val="de-CH"/>
        </w:rPr>
        <w:t>Herausforderun</w:t>
      </w:r>
      <w:r w:rsidRPr="001421E2">
        <w:rPr>
          <w:rFonts w:ascii="Arial" w:hAnsi="Arial" w:cs="Arial"/>
          <w:color w:val="000000" w:themeColor="text1"/>
          <w:w w:val="95"/>
          <w:lang w:val="de-CH"/>
        </w:rPr>
        <w:t xml:space="preserve">gen und Einschränkungen bei hyperspektralen Messungen im UV-Bereich. </w:t>
      </w:r>
      <w:r w:rsidRPr="00F81C5B">
        <w:rPr>
          <w:rFonts w:ascii="Arial" w:hAnsi="Arial" w:cs="Arial"/>
          <w:iCs/>
          <w:color w:val="000000" w:themeColor="text1"/>
          <w:w w:val="95"/>
          <w:lang w:val="de-CH"/>
        </w:rPr>
        <w:t xml:space="preserve">25. Workshop </w:t>
      </w:r>
      <w:r w:rsidRPr="00F81C5B">
        <w:rPr>
          <w:rFonts w:ascii="Arial" w:hAnsi="Arial" w:cs="Arial"/>
          <w:iCs/>
          <w:color w:val="000000" w:themeColor="text1"/>
          <w:lang w:val="de-CH"/>
        </w:rPr>
        <w:t xml:space="preserve">Computer-Bildanalyse </w:t>
      </w:r>
      <w:r w:rsidRPr="00F81C5B">
        <w:rPr>
          <w:rFonts w:ascii="Arial" w:hAnsi="Arial" w:cs="Arial"/>
          <w:iCs/>
          <w:color w:val="000000" w:themeColor="text1"/>
          <w:lang w:val="de-CH"/>
        </w:rPr>
        <w:lastRenderedPageBreak/>
        <w:t>in der Landwirtschaft</w:t>
      </w:r>
      <w:r w:rsidR="00725EB4" w:rsidRPr="00F81C5B">
        <w:rPr>
          <w:rFonts w:ascii="Arial" w:hAnsi="Arial" w:cs="Arial"/>
          <w:color w:val="000000" w:themeColor="text1"/>
          <w:lang w:val="de-CH"/>
        </w:rPr>
        <w:t>.</w:t>
      </w:r>
      <w:r w:rsidRPr="00F81C5B">
        <w:rPr>
          <w:rFonts w:ascii="Arial" w:hAnsi="Arial" w:cs="Arial"/>
          <w:color w:val="000000" w:themeColor="text1"/>
          <w:lang w:val="de-CH"/>
        </w:rPr>
        <w:t xml:space="preserve"> 70–75.</w:t>
      </w:r>
    </w:p>
    <w:p w14:paraId="4C5521C2" w14:textId="77777777" w:rsidR="00AC04B3" w:rsidRPr="00F81C5B" w:rsidRDefault="00AC04B3" w:rsidP="00F81C5B">
      <w:pPr>
        <w:spacing w:line="480" w:lineRule="auto"/>
        <w:jc w:val="both"/>
        <w:rPr>
          <w:rFonts w:ascii="Arial" w:hAnsi="Arial" w:cs="Arial"/>
          <w:color w:val="000000" w:themeColor="text1"/>
          <w:lang w:val="de-CH"/>
        </w:rPr>
      </w:pPr>
      <w:bookmarkStart w:id="366" w:name="_bookmark11"/>
      <w:bookmarkEnd w:id="366"/>
    </w:p>
    <w:p w14:paraId="2F15803F" w14:textId="29645767" w:rsidR="00AC04B3" w:rsidRPr="00F81C5B" w:rsidRDefault="00AC04B3" w:rsidP="00F81C5B">
      <w:pPr>
        <w:spacing w:line="480" w:lineRule="auto"/>
        <w:jc w:val="both"/>
        <w:rPr>
          <w:rFonts w:ascii="Arial" w:hAnsi="Arial" w:cs="Arial"/>
          <w:color w:val="000000" w:themeColor="text1"/>
          <w:lang w:val="de-CH"/>
        </w:rPr>
      </w:pPr>
      <w:r w:rsidRPr="00F81C5B">
        <w:rPr>
          <w:rFonts w:ascii="Arial" w:hAnsi="Arial" w:cs="Arial"/>
          <w:color w:val="000000" w:themeColor="text1"/>
          <w:lang w:val="de-CH"/>
        </w:rPr>
        <w:t>Brugger,</w:t>
      </w:r>
      <w:r w:rsidRPr="00F81C5B">
        <w:rPr>
          <w:rFonts w:ascii="Arial" w:hAnsi="Arial" w:cs="Arial"/>
          <w:color w:val="000000" w:themeColor="text1"/>
          <w:spacing w:val="-4"/>
          <w:lang w:val="de-CH"/>
        </w:rPr>
        <w:t xml:space="preserve"> </w:t>
      </w:r>
      <w:r w:rsidRPr="00F81C5B">
        <w:rPr>
          <w:rFonts w:ascii="Arial" w:hAnsi="Arial" w:cs="Arial"/>
          <w:color w:val="000000" w:themeColor="text1"/>
          <w:lang w:val="de-CH"/>
        </w:rPr>
        <w:t>A.,</w:t>
      </w:r>
      <w:r w:rsidRPr="00F81C5B">
        <w:rPr>
          <w:rFonts w:ascii="Arial" w:hAnsi="Arial" w:cs="Arial"/>
          <w:color w:val="000000" w:themeColor="text1"/>
          <w:spacing w:val="-4"/>
          <w:lang w:val="de-CH"/>
        </w:rPr>
        <w:t xml:space="preserve"> </w:t>
      </w:r>
      <w:r w:rsidRPr="00F81C5B">
        <w:rPr>
          <w:rFonts w:ascii="Arial" w:hAnsi="Arial" w:cs="Arial"/>
          <w:color w:val="000000" w:themeColor="text1"/>
          <w:lang w:val="de-CH"/>
        </w:rPr>
        <w:t>Schramowski,</w:t>
      </w:r>
      <w:r w:rsidRPr="00F81C5B">
        <w:rPr>
          <w:rFonts w:ascii="Arial" w:hAnsi="Arial" w:cs="Arial"/>
          <w:color w:val="000000" w:themeColor="text1"/>
          <w:spacing w:val="-4"/>
          <w:lang w:val="de-CH"/>
        </w:rPr>
        <w:t xml:space="preserve"> </w:t>
      </w:r>
      <w:r w:rsidR="00725EB4" w:rsidRPr="00F81C5B">
        <w:rPr>
          <w:rFonts w:ascii="Arial" w:hAnsi="Arial" w:cs="Arial"/>
          <w:color w:val="000000" w:themeColor="text1"/>
          <w:lang w:val="de-CH"/>
        </w:rPr>
        <w:t>P.,</w:t>
      </w:r>
      <w:r w:rsidR="00725EB4"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Paulus,</w:t>
      </w:r>
      <w:r w:rsidRPr="00F81C5B">
        <w:rPr>
          <w:rFonts w:ascii="Arial" w:hAnsi="Arial" w:cs="Arial"/>
          <w:color w:val="000000" w:themeColor="text1"/>
          <w:spacing w:val="-4"/>
          <w:lang w:val="de-CH"/>
        </w:rPr>
        <w:t xml:space="preserve"> </w:t>
      </w:r>
      <w:r w:rsidR="00725EB4" w:rsidRPr="00F81C5B">
        <w:rPr>
          <w:rFonts w:ascii="Arial" w:hAnsi="Arial" w:cs="Arial"/>
          <w:color w:val="000000" w:themeColor="text1"/>
          <w:lang w:val="de-CH"/>
        </w:rPr>
        <w:t>S.,</w:t>
      </w:r>
      <w:r w:rsidR="00725EB4"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Steiner,</w:t>
      </w:r>
      <w:r w:rsidRPr="00F81C5B">
        <w:rPr>
          <w:rFonts w:ascii="Arial" w:hAnsi="Arial" w:cs="Arial"/>
          <w:color w:val="000000" w:themeColor="text1"/>
          <w:spacing w:val="-4"/>
          <w:lang w:val="de-CH"/>
        </w:rPr>
        <w:t xml:space="preserve"> </w:t>
      </w:r>
      <w:r w:rsidR="00725EB4" w:rsidRPr="00F81C5B">
        <w:rPr>
          <w:rFonts w:ascii="Arial" w:hAnsi="Arial" w:cs="Arial"/>
          <w:color w:val="000000" w:themeColor="text1"/>
          <w:lang w:val="de-CH"/>
        </w:rPr>
        <w:t>U.,</w:t>
      </w:r>
      <w:r w:rsidR="00725EB4"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Kersting,</w:t>
      </w:r>
      <w:r w:rsidRPr="00F81C5B">
        <w:rPr>
          <w:rFonts w:ascii="Arial" w:hAnsi="Arial" w:cs="Arial"/>
          <w:color w:val="000000" w:themeColor="text1"/>
          <w:spacing w:val="-4"/>
          <w:lang w:val="de-CH"/>
        </w:rPr>
        <w:t xml:space="preserve"> </w:t>
      </w:r>
      <w:r w:rsidR="00725EB4" w:rsidRPr="00F81C5B">
        <w:rPr>
          <w:rFonts w:ascii="Arial" w:hAnsi="Arial" w:cs="Arial"/>
          <w:color w:val="000000" w:themeColor="text1"/>
          <w:lang w:val="de-CH"/>
        </w:rPr>
        <w:t>K.,</w:t>
      </w:r>
      <w:r w:rsidR="00725EB4"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and</w:t>
      </w:r>
      <w:r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Mahlein,</w:t>
      </w:r>
      <w:r w:rsidRPr="00F81C5B">
        <w:rPr>
          <w:rFonts w:ascii="Arial" w:hAnsi="Arial" w:cs="Arial"/>
          <w:color w:val="000000" w:themeColor="text1"/>
          <w:spacing w:val="-4"/>
          <w:lang w:val="de-CH"/>
        </w:rPr>
        <w:t xml:space="preserve"> </w:t>
      </w:r>
      <w:r w:rsidR="00725EB4" w:rsidRPr="00F81C5B">
        <w:rPr>
          <w:rFonts w:ascii="Arial" w:hAnsi="Arial" w:cs="Arial"/>
          <w:color w:val="000000" w:themeColor="text1"/>
          <w:lang w:val="de-CH"/>
        </w:rPr>
        <w:t>A.-K.</w:t>
      </w:r>
      <w:r w:rsidR="00725EB4" w:rsidRPr="00F81C5B">
        <w:rPr>
          <w:rFonts w:ascii="Arial" w:hAnsi="Arial" w:cs="Arial"/>
          <w:color w:val="000000" w:themeColor="text1"/>
          <w:spacing w:val="-5"/>
          <w:lang w:val="de-CH"/>
        </w:rPr>
        <w:t xml:space="preserve"> </w:t>
      </w:r>
      <w:r w:rsidRPr="00F81C5B">
        <w:rPr>
          <w:rFonts w:ascii="Arial" w:hAnsi="Arial" w:cs="Arial"/>
          <w:color w:val="000000" w:themeColor="text1"/>
          <w:lang w:val="de-CH"/>
        </w:rPr>
        <w:t>2021</w:t>
      </w:r>
      <w:r w:rsidR="00725EB4" w:rsidRPr="00F81C5B">
        <w:rPr>
          <w:rFonts w:ascii="Arial" w:hAnsi="Arial" w:cs="Arial"/>
          <w:color w:val="000000" w:themeColor="text1"/>
          <w:lang w:val="de-CH"/>
        </w:rPr>
        <w:t>.</w:t>
      </w:r>
      <w:r w:rsidRPr="00F81C5B">
        <w:rPr>
          <w:rFonts w:ascii="Arial" w:hAnsi="Arial" w:cs="Arial"/>
          <w:color w:val="000000" w:themeColor="text1"/>
          <w:lang w:val="de-CH"/>
        </w:rPr>
        <w:t xml:space="preserve"> </w:t>
      </w:r>
      <w:r w:rsidRPr="001421E2">
        <w:rPr>
          <w:rFonts w:ascii="Arial" w:hAnsi="Arial" w:cs="Arial"/>
          <w:color w:val="000000" w:themeColor="text1"/>
          <w:w w:val="95"/>
        </w:rPr>
        <w:t xml:space="preserve">Spectral signatures in the </w:t>
      </w:r>
      <w:proofErr w:type="spellStart"/>
      <w:r w:rsidRPr="001421E2">
        <w:rPr>
          <w:rFonts w:ascii="Arial" w:hAnsi="Arial" w:cs="Arial"/>
          <w:color w:val="000000" w:themeColor="text1"/>
          <w:w w:val="95"/>
        </w:rPr>
        <w:t>uv</w:t>
      </w:r>
      <w:proofErr w:type="spellEnd"/>
      <w:r w:rsidRPr="001421E2">
        <w:rPr>
          <w:rFonts w:ascii="Arial" w:hAnsi="Arial" w:cs="Arial"/>
          <w:color w:val="000000" w:themeColor="text1"/>
          <w:w w:val="95"/>
        </w:rPr>
        <w:t xml:space="preserve"> range can be combined with secondary plant metabolites by deep learning to characterize barley–powdery mildew interaction. </w:t>
      </w:r>
      <w:r w:rsidRPr="00F81C5B">
        <w:rPr>
          <w:rFonts w:ascii="Arial" w:hAnsi="Arial" w:cs="Arial"/>
          <w:iCs/>
          <w:color w:val="000000" w:themeColor="text1"/>
          <w:w w:val="95"/>
          <w:lang w:val="de-CH"/>
        </w:rPr>
        <w:t>Plant Pathol</w:t>
      </w:r>
      <w:r w:rsidR="00725EB4" w:rsidRPr="00F81C5B">
        <w:rPr>
          <w:rFonts w:ascii="Arial" w:hAnsi="Arial" w:cs="Arial"/>
          <w:iCs/>
          <w:color w:val="000000" w:themeColor="text1"/>
          <w:w w:val="95"/>
          <w:lang w:val="de-CH"/>
        </w:rPr>
        <w:t>.</w:t>
      </w:r>
      <w:r w:rsidRPr="00F81C5B">
        <w:rPr>
          <w:rFonts w:ascii="Arial" w:hAnsi="Arial" w:cs="Arial"/>
          <w:color w:val="000000" w:themeColor="text1"/>
          <w:w w:val="95"/>
          <w:lang w:val="de-CH"/>
        </w:rPr>
        <w:t xml:space="preserve"> </w:t>
      </w:r>
      <w:r w:rsidRPr="00F81C5B">
        <w:rPr>
          <w:rFonts w:ascii="Arial" w:hAnsi="Arial" w:cs="Arial"/>
          <w:bCs/>
          <w:color w:val="000000" w:themeColor="text1"/>
          <w:w w:val="95"/>
          <w:lang w:val="de-CH"/>
        </w:rPr>
        <w:t>70</w:t>
      </w:r>
      <w:r w:rsidR="00725EB4" w:rsidRPr="00F81C5B">
        <w:rPr>
          <w:rFonts w:ascii="Arial" w:hAnsi="Arial" w:cs="Arial"/>
          <w:bCs/>
          <w:color w:val="000000" w:themeColor="text1"/>
          <w:w w:val="95"/>
          <w:lang w:val="de-CH"/>
        </w:rPr>
        <w:t>:</w:t>
      </w:r>
      <w:r w:rsidRPr="00F81C5B">
        <w:rPr>
          <w:rFonts w:ascii="Arial" w:hAnsi="Arial" w:cs="Arial"/>
          <w:color w:val="000000" w:themeColor="text1"/>
          <w:spacing w:val="-2"/>
          <w:lang w:val="de-CH"/>
        </w:rPr>
        <w:t>1572–1582.</w:t>
      </w:r>
    </w:p>
    <w:p w14:paraId="1ABA8CA6" w14:textId="77777777" w:rsidR="00AC04B3" w:rsidRPr="00F81C5B" w:rsidRDefault="00AC04B3" w:rsidP="00F81C5B">
      <w:pPr>
        <w:spacing w:line="480" w:lineRule="auto"/>
        <w:jc w:val="both"/>
        <w:rPr>
          <w:rFonts w:ascii="Arial" w:hAnsi="Arial" w:cs="Arial"/>
          <w:color w:val="000000" w:themeColor="text1"/>
          <w:w w:val="95"/>
          <w:lang w:val="de-CH"/>
        </w:rPr>
      </w:pPr>
      <w:bookmarkStart w:id="367" w:name="_bookmark12"/>
      <w:bookmarkEnd w:id="367"/>
    </w:p>
    <w:p w14:paraId="66E5AA5B" w14:textId="67A649C8" w:rsidR="00AC04B3" w:rsidRDefault="00AC04B3">
      <w:pPr>
        <w:spacing w:line="480" w:lineRule="auto"/>
        <w:jc w:val="both"/>
        <w:rPr>
          <w:rFonts w:ascii="Arial" w:hAnsi="Arial" w:cs="Arial"/>
          <w:color w:val="000000" w:themeColor="text1"/>
        </w:rPr>
      </w:pPr>
      <w:r w:rsidRPr="00F81C5B">
        <w:rPr>
          <w:rFonts w:ascii="Arial" w:hAnsi="Arial" w:cs="Arial"/>
          <w:color w:val="000000" w:themeColor="text1"/>
          <w:w w:val="95"/>
          <w:lang w:val="de-CH"/>
        </w:rPr>
        <w:t xml:space="preserve">Brugger, A., </w:t>
      </w:r>
      <w:r w:rsidR="00BF4A05" w:rsidRPr="00F81C5B">
        <w:rPr>
          <w:rFonts w:ascii="Arial" w:hAnsi="Arial" w:cs="Arial"/>
          <w:color w:val="000000" w:themeColor="text1"/>
          <w:w w:val="95"/>
          <w:lang w:val="de-CH"/>
        </w:rPr>
        <w:t>Behmann, J., Paulus, S., Luigs, H.-G., Kuska, M. T., Schramowski, P., Kersting, K., Steiner, U.</w:t>
      </w:r>
      <w:r w:rsidR="00725EB4" w:rsidRPr="00725EB4">
        <w:rPr>
          <w:rFonts w:ascii="Arial" w:hAnsi="Arial" w:cs="Arial"/>
          <w:color w:val="000000" w:themeColor="text1"/>
          <w:w w:val="95"/>
          <w:lang w:val="de-CH"/>
        </w:rPr>
        <w:t>, an</w:t>
      </w:r>
      <w:r w:rsidR="00725EB4" w:rsidRPr="00F81C5B">
        <w:rPr>
          <w:rFonts w:ascii="Arial" w:hAnsi="Arial" w:cs="Arial"/>
          <w:color w:val="000000" w:themeColor="text1"/>
          <w:w w:val="95"/>
          <w:lang w:val="de-CH"/>
        </w:rPr>
        <w:t>d Mahlein, A.-K.</w:t>
      </w:r>
      <w:r w:rsidRPr="00F81C5B">
        <w:rPr>
          <w:rFonts w:ascii="Arial" w:hAnsi="Arial" w:cs="Arial"/>
          <w:color w:val="000000" w:themeColor="text1"/>
          <w:w w:val="95"/>
          <w:lang w:val="de-CH"/>
        </w:rPr>
        <w:t xml:space="preserve"> 2019b</w:t>
      </w:r>
      <w:r w:rsidR="00725EB4" w:rsidRPr="00F81C5B">
        <w:rPr>
          <w:rFonts w:ascii="Arial" w:hAnsi="Arial" w:cs="Arial"/>
          <w:color w:val="000000" w:themeColor="text1"/>
          <w:w w:val="95"/>
          <w:lang w:val="de-CH"/>
        </w:rPr>
        <w:t>.</w:t>
      </w:r>
      <w:r w:rsidRPr="00F81C5B">
        <w:rPr>
          <w:rFonts w:ascii="Arial" w:hAnsi="Arial" w:cs="Arial"/>
          <w:color w:val="000000" w:themeColor="text1"/>
          <w:spacing w:val="29"/>
          <w:lang w:val="de-CH"/>
        </w:rPr>
        <w:t xml:space="preserve"> </w:t>
      </w:r>
      <w:r w:rsidRPr="001421E2">
        <w:rPr>
          <w:rFonts w:ascii="Arial" w:hAnsi="Arial" w:cs="Arial"/>
          <w:color w:val="000000" w:themeColor="text1"/>
          <w:w w:val="95"/>
        </w:rPr>
        <w:t xml:space="preserve">Extending hyperspectral imaging for plant phenotyping </w:t>
      </w:r>
      <w:r w:rsidRPr="001421E2">
        <w:rPr>
          <w:rFonts w:ascii="Arial" w:hAnsi="Arial" w:cs="Arial"/>
          <w:color w:val="000000" w:themeColor="text1"/>
        </w:rPr>
        <w:t>to the</w:t>
      </w:r>
      <w:r w:rsidRPr="001421E2">
        <w:rPr>
          <w:rFonts w:ascii="Arial" w:hAnsi="Arial" w:cs="Arial"/>
          <w:color w:val="000000" w:themeColor="text1"/>
          <w:spacing w:val="40"/>
        </w:rPr>
        <w:t xml:space="preserve"> </w:t>
      </w:r>
      <w:r w:rsidRPr="001421E2">
        <w:rPr>
          <w:rFonts w:ascii="Arial" w:hAnsi="Arial" w:cs="Arial"/>
          <w:color w:val="000000" w:themeColor="text1"/>
        </w:rPr>
        <w:t>UV-range.</w:t>
      </w:r>
      <w:r w:rsidRPr="001421E2">
        <w:rPr>
          <w:rFonts w:ascii="Arial" w:hAnsi="Arial" w:cs="Arial"/>
          <w:color w:val="000000" w:themeColor="text1"/>
          <w:spacing w:val="40"/>
        </w:rPr>
        <w:t xml:space="preserve"> </w:t>
      </w:r>
      <w:r w:rsidRPr="00F81C5B">
        <w:rPr>
          <w:rFonts w:ascii="Arial" w:hAnsi="Arial" w:cs="Arial"/>
          <w:iCs/>
          <w:color w:val="000000" w:themeColor="text1"/>
        </w:rPr>
        <w:t>Remote</w:t>
      </w:r>
      <w:r w:rsidRPr="00F81C5B">
        <w:rPr>
          <w:rFonts w:ascii="Arial" w:hAnsi="Arial" w:cs="Arial"/>
          <w:iCs/>
          <w:color w:val="000000" w:themeColor="text1"/>
          <w:spacing w:val="40"/>
        </w:rPr>
        <w:t xml:space="preserve"> </w:t>
      </w:r>
      <w:r w:rsidRPr="00F81C5B">
        <w:rPr>
          <w:rFonts w:ascii="Arial" w:hAnsi="Arial" w:cs="Arial"/>
          <w:iCs/>
          <w:color w:val="000000" w:themeColor="text1"/>
        </w:rPr>
        <w:t>Sens</w:t>
      </w:r>
      <w:r w:rsidR="00725EB4">
        <w:rPr>
          <w:rFonts w:ascii="Arial" w:hAnsi="Arial" w:cs="Arial"/>
          <w:iCs/>
          <w:color w:val="000000" w:themeColor="text1"/>
        </w:rPr>
        <w:t>.</w:t>
      </w:r>
      <w:r w:rsidRPr="001421E2">
        <w:rPr>
          <w:rFonts w:ascii="Arial" w:hAnsi="Arial" w:cs="Arial"/>
          <w:color w:val="000000" w:themeColor="text1"/>
          <w:spacing w:val="40"/>
        </w:rPr>
        <w:t xml:space="preserve"> </w:t>
      </w:r>
      <w:r w:rsidRPr="00F81C5B">
        <w:rPr>
          <w:rFonts w:ascii="Arial" w:hAnsi="Arial" w:cs="Arial"/>
          <w:bCs/>
          <w:color w:val="000000" w:themeColor="text1"/>
        </w:rPr>
        <w:t>11</w:t>
      </w:r>
      <w:r w:rsidR="00725EB4">
        <w:rPr>
          <w:rFonts w:ascii="Arial" w:hAnsi="Arial" w:cs="Arial"/>
          <w:bCs/>
          <w:color w:val="000000" w:themeColor="text1"/>
        </w:rPr>
        <w:t>:</w:t>
      </w:r>
      <w:r w:rsidRPr="001421E2">
        <w:rPr>
          <w:rFonts w:ascii="Arial" w:hAnsi="Arial" w:cs="Arial"/>
          <w:color w:val="000000" w:themeColor="text1"/>
        </w:rPr>
        <w:t>1401.</w:t>
      </w:r>
    </w:p>
    <w:p w14:paraId="68FC10D5" w14:textId="77777777" w:rsidR="00BF4A05" w:rsidRPr="001421E2" w:rsidRDefault="00BF4A05" w:rsidP="00F81C5B">
      <w:pPr>
        <w:spacing w:line="480" w:lineRule="auto"/>
        <w:jc w:val="both"/>
        <w:rPr>
          <w:rFonts w:ascii="Arial" w:hAnsi="Arial" w:cs="Arial"/>
          <w:color w:val="000000" w:themeColor="text1"/>
        </w:rPr>
      </w:pPr>
    </w:p>
    <w:p w14:paraId="19B861EB" w14:textId="56A05A26" w:rsidR="00AC04B3" w:rsidRPr="001421E2" w:rsidRDefault="00AC04B3" w:rsidP="00F81C5B">
      <w:pPr>
        <w:spacing w:line="480" w:lineRule="auto"/>
        <w:jc w:val="both"/>
        <w:rPr>
          <w:rFonts w:ascii="Arial" w:hAnsi="Arial" w:cs="Arial"/>
          <w:color w:val="000000" w:themeColor="text1"/>
        </w:rPr>
      </w:pPr>
      <w:bookmarkStart w:id="368" w:name="_bookmark13"/>
      <w:bookmarkEnd w:id="368"/>
      <w:r w:rsidRPr="001421E2">
        <w:rPr>
          <w:rFonts w:ascii="Arial" w:hAnsi="Arial" w:cs="Arial"/>
          <w:color w:val="000000" w:themeColor="text1"/>
        </w:rPr>
        <w:t>Couture,</w:t>
      </w:r>
      <w:r w:rsidRPr="001421E2">
        <w:rPr>
          <w:rFonts w:ascii="Arial" w:hAnsi="Arial" w:cs="Arial"/>
          <w:color w:val="000000" w:themeColor="text1"/>
          <w:spacing w:val="41"/>
          <w:w w:val="110"/>
        </w:rPr>
        <w:t xml:space="preserve"> </w:t>
      </w:r>
      <w:r w:rsidRPr="001421E2">
        <w:rPr>
          <w:rFonts w:ascii="Arial" w:hAnsi="Arial" w:cs="Arial"/>
          <w:color w:val="000000" w:themeColor="text1"/>
          <w:w w:val="110"/>
        </w:rPr>
        <w:t>J.</w:t>
      </w:r>
      <w:r w:rsidRPr="001421E2">
        <w:rPr>
          <w:rFonts w:ascii="Arial" w:hAnsi="Arial" w:cs="Arial"/>
          <w:color w:val="000000" w:themeColor="text1"/>
          <w:spacing w:val="34"/>
          <w:w w:val="110"/>
        </w:rPr>
        <w:t xml:space="preserve"> </w:t>
      </w:r>
      <w:r w:rsidRPr="001421E2">
        <w:rPr>
          <w:rFonts w:ascii="Arial" w:hAnsi="Arial" w:cs="Arial"/>
          <w:color w:val="000000" w:themeColor="text1"/>
          <w:w w:val="110"/>
        </w:rPr>
        <w:t>J.,</w:t>
      </w:r>
      <w:r w:rsidRPr="001421E2">
        <w:rPr>
          <w:rFonts w:ascii="Arial" w:hAnsi="Arial" w:cs="Arial"/>
          <w:color w:val="000000" w:themeColor="text1"/>
          <w:spacing w:val="42"/>
          <w:w w:val="110"/>
        </w:rPr>
        <w:t xml:space="preserve"> </w:t>
      </w:r>
      <w:r w:rsidRPr="001421E2">
        <w:rPr>
          <w:rFonts w:ascii="Arial" w:hAnsi="Arial" w:cs="Arial"/>
          <w:color w:val="000000" w:themeColor="text1"/>
        </w:rPr>
        <w:t>Singh,</w:t>
      </w:r>
      <w:r w:rsidRPr="001421E2">
        <w:rPr>
          <w:rFonts w:ascii="Arial" w:hAnsi="Arial" w:cs="Arial"/>
          <w:color w:val="000000" w:themeColor="text1"/>
          <w:spacing w:val="47"/>
        </w:rPr>
        <w:t xml:space="preserve"> </w:t>
      </w:r>
      <w:r w:rsidR="00BF4A05" w:rsidRPr="001421E2">
        <w:rPr>
          <w:rFonts w:ascii="Arial" w:hAnsi="Arial" w:cs="Arial"/>
          <w:color w:val="000000" w:themeColor="text1"/>
        </w:rPr>
        <w:t>A.</w:t>
      </w:r>
      <w:r w:rsidR="00BF4A05">
        <w:rPr>
          <w:rFonts w:ascii="Arial" w:hAnsi="Arial" w:cs="Arial"/>
          <w:color w:val="000000" w:themeColor="text1"/>
        </w:rPr>
        <w:t>,</w:t>
      </w:r>
      <w:r w:rsidR="00BF4A05" w:rsidRPr="001421E2">
        <w:rPr>
          <w:rFonts w:ascii="Arial" w:hAnsi="Arial" w:cs="Arial"/>
          <w:color w:val="000000" w:themeColor="text1"/>
          <w:spacing w:val="41"/>
        </w:rPr>
        <w:t xml:space="preserve"> </w:t>
      </w:r>
      <w:proofErr w:type="spellStart"/>
      <w:r w:rsidRPr="001421E2">
        <w:rPr>
          <w:rFonts w:ascii="Arial" w:hAnsi="Arial" w:cs="Arial"/>
          <w:color w:val="000000" w:themeColor="text1"/>
        </w:rPr>
        <w:t>Rubert-Nason</w:t>
      </w:r>
      <w:proofErr w:type="spellEnd"/>
      <w:r w:rsidRPr="001421E2">
        <w:rPr>
          <w:rFonts w:ascii="Arial" w:hAnsi="Arial" w:cs="Arial"/>
          <w:color w:val="000000" w:themeColor="text1"/>
        </w:rPr>
        <w:t>,</w:t>
      </w:r>
      <w:r w:rsidRPr="001421E2">
        <w:rPr>
          <w:rFonts w:ascii="Arial" w:hAnsi="Arial" w:cs="Arial"/>
          <w:color w:val="000000" w:themeColor="text1"/>
          <w:spacing w:val="48"/>
        </w:rPr>
        <w:t xml:space="preserve"> </w:t>
      </w:r>
      <w:r w:rsidR="00BF4A05" w:rsidRPr="001421E2">
        <w:rPr>
          <w:rFonts w:ascii="Arial" w:hAnsi="Arial" w:cs="Arial"/>
          <w:color w:val="000000" w:themeColor="text1"/>
        </w:rPr>
        <w:t>K.</w:t>
      </w:r>
      <w:r w:rsidR="00BF4A05" w:rsidRPr="001421E2">
        <w:rPr>
          <w:rFonts w:ascii="Arial" w:hAnsi="Arial" w:cs="Arial"/>
          <w:color w:val="000000" w:themeColor="text1"/>
          <w:spacing w:val="40"/>
        </w:rPr>
        <w:t xml:space="preserve"> </w:t>
      </w:r>
      <w:r w:rsidR="00BF4A05" w:rsidRPr="001421E2">
        <w:rPr>
          <w:rFonts w:ascii="Arial" w:hAnsi="Arial" w:cs="Arial"/>
          <w:color w:val="000000" w:themeColor="text1"/>
        </w:rPr>
        <w:t>F.</w:t>
      </w:r>
      <w:r w:rsidR="00BF4A05">
        <w:rPr>
          <w:rFonts w:ascii="Arial" w:hAnsi="Arial" w:cs="Arial"/>
          <w:color w:val="000000" w:themeColor="text1"/>
        </w:rPr>
        <w:t>,</w:t>
      </w:r>
      <w:r w:rsidR="00BF4A05" w:rsidRPr="001421E2">
        <w:rPr>
          <w:rFonts w:ascii="Arial" w:hAnsi="Arial" w:cs="Arial"/>
          <w:color w:val="000000" w:themeColor="text1"/>
          <w:spacing w:val="40"/>
        </w:rPr>
        <w:t xml:space="preserve"> </w:t>
      </w:r>
      <w:r w:rsidRPr="001421E2">
        <w:rPr>
          <w:rFonts w:ascii="Arial" w:hAnsi="Arial" w:cs="Arial"/>
          <w:color w:val="000000" w:themeColor="text1"/>
        </w:rPr>
        <w:t>Serbin,</w:t>
      </w:r>
      <w:r w:rsidRPr="001421E2">
        <w:rPr>
          <w:rFonts w:ascii="Arial" w:hAnsi="Arial" w:cs="Arial"/>
          <w:color w:val="000000" w:themeColor="text1"/>
          <w:spacing w:val="48"/>
        </w:rPr>
        <w:t xml:space="preserve"> </w:t>
      </w:r>
      <w:r w:rsidR="00BF4A05" w:rsidRPr="001421E2">
        <w:rPr>
          <w:rFonts w:ascii="Arial" w:hAnsi="Arial" w:cs="Arial"/>
          <w:color w:val="000000" w:themeColor="text1"/>
        </w:rPr>
        <w:t>S.</w:t>
      </w:r>
      <w:r w:rsidR="00BF4A05" w:rsidRPr="001421E2">
        <w:rPr>
          <w:rFonts w:ascii="Arial" w:hAnsi="Arial" w:cs="Arial"/>
          <w:color w:val="000000" w:themeColor="text1"/>
          <w:spacing w:val="40"/>
        </w:rPr>
        <w:t xml:space="preserve"> </w:t>
      </w:r>
      <w:r w:rsidR="00BF4A05" w:rsidRPr="001421E2">
        <w:rPr>
          <w:rFonts w:ascii="Arial" w:hAnsi="Arial" w:cs="Arial"/>
          <w:color w:val="000000" w:themeColor="text1"/>
        </w:rPr>
        <w:t>P.</w:t>
      </w:r>
      <w:r w:rsidR="00BF4A05">
        <w:rPr>
          <w:rFonts w:ascii="Arial" w:hAnsi="Arial" w:cs="Arial"/>
          <w:color w:val="000000" w:themeColor="text1"/>
        </w:rPr>
        <w:t>,</w:t>
      </w:r>
      <w:r w:rsidR="00BF4A05" w:rsidRPr="001421E2">
        <w:rPr>
          <w:rFonts w:ascii="Arial" w:hAnsi="Arial" w:cs="Arial"/>
          <w:color w:val="000000" w:themeColor="text1"/>
          <w:spacing w:val="40"/>
        </w:rPr>
        <w:t xml:space="preserve"> </w:t>
      </w:r>
      <w:proofErr w:type="spellStart"/>
      <w:r w:rsidRPr="001421E2">
        <w:rPr>
          <w:rFonts w:ascii="Arial" w:hAnsi="Arial" w:cs="Arial"/>
          <w:color w:val="000000" w:themeColor="text1"/>
        </w:rPr>
        <w:t>Lindroth</w:t>
      </w:r>
      <w:proofErr w:type="spellEnd"/>
      <w:r w:rsidRPr="001421E2">
        <w:rPr>
          <w:rFonts w:ascii="Arial" w:hAnsi="Arial" w:cs="Arial"/>
          <w:color w:val="000000" w:themeColor="text1"/>
        </w:rPr>
        <w:t>,</w:t>
      </w:r>
      <w:r w:rsidRPr="001421E2">
        <w:rPr>
          <w:rFonts w:ascii="Arial" w:hAnsi="Arial" w:cs="Arial"/>
          <w:color w:val="000000" w:themeColor="text1"/>
          <w:spacing w:val="47"/>
        </w:rPr>
        <w:t xml:space="preserve"> </w:t>
      </w:r>
      <w:r w:rsidR="00BF4A05" w:rsidRPr="001421E2">
        <w:rPr>
          <w:rFonts w:ascii="Arial" w:hAnsi="Arial" w:cs="Arial"/>
          <w:color w:val="000000" w:themeColor="text1"/>
        </w:rPr>
        <w:t>R.</w:t>
      </w:r>
      <w:r w:rsidR="00BF4A05" w:rsidRPr="001421E2">
        <w:rPr>
          <w:rFonts w:ascii="Arial" w:hAnsi="Arial" w:cs="Arial"/>
          <w:color w:val="000000" w:themeColor="text1"/>
          <w:spacing w:val="40"/>
        </w:rPr>
        <w:t xml:space="preserve"> </w:t>
      </w:r>
      <w:r w:rsidR="00BF4A05" w:rsidRPr="001421E2">
        <w:rPr>
          <w:rFonts w:ascii="Arial" w:hAnsi="Arial" w:cs="Arial"/>
          <w:color w:val="000000" w:themeColor="text1"/>
        </w:rPr>
        <w:t>L.</w:t>
      </w:r>
      <w:r w:rsidR="00BF4A05">
        <w:rPr>
          <w:rFonts w:ascii="Arial" w:hAnsi="Arial" w:cs="Arial"/>
          <w:color w:val="000000" w:themeColor="text1"/>
        </w:rPr>
        <w:t xml:space="preserve">, </w:t>
      </w:r>
      <w:r w:rsidRPr="001421E2">
        <w:rPr>
          <w:rFonts w:ascii="Arial" w:hAnsi="Arial" w:cs="Arial"/>
          <w:color w:val="000000" w:themeColor="text1"/>
        </w:rPr>
        <w:t>and</w:t>
      </w:r>
      <w:r w:rsidRPr="001421E2">
        <w:rPr>
          <w:rFonts w:ascii="Arial" w:hAnsi="Arial" w:cs="Arial"/>
          <w:color w:val="000000" w:themeColor="text1"/>
          <w:spacing w:val="41"/>
        </w:rPr>
        <w:t xml:space="preserve"> </w:t>
      </w:r>
      <w:r w:rsidRPr="001421E2">
        <w:rPr>
          <w:rFonts w:ascii="Arial" w:hAnsi="Arial" w:cs="Arial"/>
          <w:color w:val="000000" w:themeColor="text1"/>
        </w:rPr>
        <w:t>Townsend,</w:t>
      </w:r>
      <w:r w:rsidRPr="001421E2">
        <w:rPr>
          <w:rFonts w:ascii="Arial" w:hAnsi="Arial" w:cs="Arial"/>
          <w:color w:val="000000" w:themeColor="text1"/>
          <w:spacing w:val="-7"/>
        </w:rPr>
        <w:t xml:space="preserve"> </w:t>
      </w:r>
      <w:r w:rsidR="00BF4A05" w:rsidRPr="001421E2">
        <w:rPr>
          <w:rFonts w:ascii="Arial" w:hAnsi="Arial" w:cs="Arial"/>
          <w:color w:val="000000" w:themeColor="text1"/>
        </w:rPr>
        <w:t>P.</w:t>
      </w:r>
      <w:r w:rsidR="00BF4A05" w:rsidRPr="001421E2">
        <w:rPr>
          <w:rFonts w:ascii="Arial" w:hAnsi="Arial" w:cs="Arial"/>
          <w:color w:val="000000" w:themeColor="text1"/>
          <w:spacing w:val="40"/>
        </w:rPr>
        <w:t xml:space="preserve"> </w:t>
      </w:r>
      <w:r w:rsidR="00BF4A05" w:rsidRPr="001421E2">
        <w:rPr>
          <w:rFonts w:ascii="Arial" w:hAnsi="Arial" w:cs="Arial"/>
          <w:color w:val="000000" w:themeColor="text1"/>
          <w:spacing w:val="-5"/>
        </w:rPr>
        <w:t xml:space="preserve">A. </w:t>
      </w:r>
      <w:r w:rsidRPr="001421E2">
        <w:rPr>
          <w:rFonts w:ascii="Arial" w:hAnsi="Arial" w:cs="Arial"/>
          <w:color w:val="000000" w:themeColor="text1"/>
        </w:rPr>
        <w:t>2016</w:t>
      </w:r>
      <w:r w:rsidR="00BF4A05">
        <w:rPr>
          <w:rFonts w:ascii="Arial" w:hAnsi="Arial" w:cs="Arial"/>
          <w:color w:val="000000" w:themeColor="text1"/>
        </w:rPr>
        <w:t>.</w:t>
      </w:r>
      <w:r w:rsidR="00BF4A05" w:rsidRPr="001421E2">
        <w:rPr>
          <w:rFonts w:ascii="Arial" w:hAnsi="Arial" w:cs="Arial"/>
          <w:color w:val="000000" w:themeColor="text1"/>
          <w:spacing w:val="16"/>
        </w:rPr>
        <w:t xml:space="preserve"> </w:t>
      </w:r>
      <w:r w:rsidRPr="001421E2">
        <w:rPr>
          <w:rFonts w:ascii="Arial" w:hAnsi="Arial" w:cs="Arial"/>
          <w:color w:val="000000" w:themeColor="text1"/>
        </w:rPr>
        <w:t>Spectroscopic</w:t>
      </w:r>
      <w:r w:rsidRPr="001421E2">
        <w:rPr>
          <w:rFonts w:ascii="Arial" w:hAnsi="Arial" w:cs="Arial"/>
          <w:color w:val="000000" w:themeColor="text1"/>
          <w:spacing w:val="-11"/>
        </w:rPr>
        <w:t xml:space="preserve"> </w:t>
      </w:r>
      <w:r w:rsidRPr="001421E2">
        <w:rPr>
          <w:rFonts w:ascii="Arial" w:hAnsi="Arial" w:cs="Arial"/>
          <w:color w:val="000000" w:themeColor="text1"/>
        </w:rPr>
        <w:t>determination</w:t>
      </w:r>
      <w:r w:rsidRPr="001421E2">
        <w:rPr>
          <w:rFonts w:ascii="Arial" w:hAnsi="Arial" w:cs="Arial"/>
          <w:color w:val="000000" w:themeColor="text1"/>
          <w:spacing w:val="-11"/>
        </w:rPr>
        <w:t xml:space="preserve">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ecologically</w:t>
      </w:r>
      <w:r w:rsidRPr="001421E2">
        <w:rPr>
          <w:rFonts w:ascii="Arial" w:hAnsi="Arial" w:cs="Arial"/>
          <w:color w:val="000000" w:themeColor="text1"/>
          <w:spacing w:val="-11"/>
        </w:rPr>
        <w:t xml:space="preserve"> </w:t>
      </w:r>
      <w:r w:rsidRPr="001421E2">
        <w:rPr>
          <w:rFonts w:ascii="Arial" w:hAnsi="Arial" w:cs="Arial"/>
          <w:color w:val="000000" w:themeColor="text1"/>
        </w:rPr>
        <w:t>relevant</w:t>
      </w:r>
      <w:r w:rsidRPr="001421E2">
        <w:rPr>
          <w:rFonts w:ascii="Arial" w:hAnsi="Arial" w:cs="Arial"/>
          <w:color w:val="000000" w:themeColor="text1"/>
          <w:spacing w:val="-11"/>
        </w:rPr>
        <w:t xml:space="preserve"> </w:t>
      </w:r>
      <w:r w:rsidRPr="001421E2">
        <w:rPr>
          <w:rFonts w:ascii="Arial" w:hAnsi="Arial" w:cs="Arial"/>
          <w:color w:val="000000" w:themeColor="text1"/>
        </w:rPr>
        <w:t>plant</w:t>
      </w:r>
      <w:r w:rsidRPr="001421E2">
        <w:rPr>
          <w:rFonts w:ascii="Arial" w:hAnsi="Arial" w:cs="Arial"/>
          <w:color w:val="000000" w:themeColor="text1"/>
          <w:spacing w:val="-11"/>
        </w:rPr>
        <w:t xml:space="preserve"> </w:t>
      </w:r>
      <w:r w:rsidRPr="001421E2">
        <w:rPr>
          <w:rFonts w:ascii="Arial" w:hAnsi="Arial" w:cs="Arial"/>
          <w:color w:val="000000" w:themeColor="text1"/>
        </w:rPr>
        <w:t xml:space="preserve">secondary metabolites. </w:t>
      </w:r>
      <w:r w:rsidRPr="00F81C5B">
        <w:rPr>
          <w:rFonts w:ascii="Arial" w:hAnsi="Arial" w:cs="Arial"/>
          <w:iCs/>
          <w:color w:val="000000" w:themeColor="text1"/>
        </w:rPr>
        <w:t>Methods</w:t>
      </w:r>
      <w:r w:rsidRPr="00F81C5B">
        <w:rPr>
          <w:rFonts w:ascii="Arial" w:hAnsi="Arial" w:cs="Arial"/>
          <w:iCs/>
          <w:color w:val="000000" w:themeColor="text1"/>
          <w:spacing w:val="40"/>
        </w:rPr>
        <w:t xml:space="preserve"> </w:t>
      </w:r>
      <w:r w:rsidRPr="00F81C5B">
        <w:rPr>
          <w:rFonts w:ascii="Arial" w:hAnsi="Arial" w:cs="Arial"/>
          <w:iCs/>
          <w:color w:val="000000" w:themeColor="text1"/>
        </w:rPr>
        <w:t>Ecol</w:t>
      </w:r>
      <w:r w:rsidR="00BF4A05">
        <w:rPr>
          <w:rFonts w:ascii="Arial" w:hAnsi="Arial" w:cs="Arial"/>
          <w:iCs/>
          <w:color w:val="000000" w:themeColor="text1"/>
        </w:rPr>
        <w:t>.</w:t>
      </w:r>
      <w:r w:rsidRPr="00F81C5B">
        <w:rPr>
          <w:rFonts w:ascii="Arial" w:hAnsi="Arial" w:cs="Arial"/>
          <w:iCs/>
          <w:color w:val="000000" w:themeColor="text1"/>
          <w:spacing w:val="40"/>
        </w:rPr>
        <w:t xml:space="preserve"> </w:t>
      </w:r>
      <w:proofErr w:type="spellStart"/>
      <w:r w:rsidRPr="00F81C5B">
        <w:rPr>
          <w:rFonts w:ascii="Arial" w:hAnsi="Arial" w:cs="Arial"/>
          <w:iCs/>
          <w:color w:val="000000" w:themeColor="text1"/>
        </w:rPr>
        <w:t>Evol</w:t>
      </w:r>
      <w:proofErr w:type="spellEnd"/>
      <w:r w:rsidR="00BF4A05">
        <w:rPr>
          <w:rFonts w:ascii="Arial" w:hAnsi="Arial" w:cs="Arial"/>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7</w:t>
      </w:r>
      <w:r w:rsidR="00BF4A05">
        <w:rPr>
          <w:rFonts w:ascii="Arial" w:hAnsi="Arial" w:cs="Arial"/>
          <w:bCs/>
          <w:color w:val="000000" w:themeColor="text1"/>
        </w:rPr>
        <w:t>:</w:t>
      </w:r>
      <w:r w:rsidRPr="001421E2">
        <w:rPr>
          <w:rFonts w:ascii="Arial" w:hAnsi="Arial" w:cs="Arial"/>
          <w:color w:val="000000" w:themeColor="text1"/>
        </w:rPr>
        <w:t>1402–1412.</w:t>
      </w:r>
    </w:p>
    <w:p w14:paraId="2F81E789" w14:textId="77777777" w:rsidR="00AC04B3" w:rsidRPr="001421E2" w:rsidRDefault="00AC04B3" w:rsidP="00F81C5B">
      <w:pPr>
        <w:spacing w:line="480" w:lineRule="auto"/>
        <w:jc w:val="both"/>
        <w:rPr>
          <w:rFonts w:ascii="Arial" w:hAnsi="Arial" w:cs="Arial"/>
          <w:color w:val="000000" w:themeColor="text1"/>
        </w:rPr>
      </w:pPr>
      <w:bookmarkStart w:id="369" w:name="_bookmark14"/>
      <w:bookmarkEnd w:id="369"/>
    </w:p>
    <w:p w14:paraId="51913050" w14:textId="6B590468"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Csepregi</w:t>
      </w:r>
      <w:proofErr w:type="spellEnd"/>
      <w:r w:rsidRPr="001421E2">
        <w:rPr>
          <w:rFonts w:ascii="Arial" w:hAnsi="Arial" w:cs="Arial"/>
          <w:color w:val="000000" w:themeColor="text1"/>
        </w:rPr>
        <w:t>,</w:t>
      </w:r>
      <w:r w:rsidRPr="001421E2">
        <w:rPr>
          <w:rFonts w:ascii="Arial" w:hAnsi="Arial" w:cs="Arial"/>
          <w:color w:val="000000" w:themeColor="text1"/>
          <w:spacing w:val="-6"/>
        </w:rPr>
        <w:t xml:space="preserve"> </w:t>
      </w:r>
      <w:r w:rsidRPr="001421E2">
        <w:rPr>
          <w:rFonts w:ascii="Arial" w:hAnsi="Arial" w:cs="Arial"/>
          <w:color w:val="000000" w:themeColor="text1"/>
        </w:rPr>
        <w:t>K.,</w:t>
      </w:r>
      <w:r w:rsidRPr="001421E2">
        <w:rPr>
          <w:rFonts w:ascii="Arial" w:hAnsi="Arial" w:cs="Arial"/>
          <w:color w:val="000000" w:themeColor="text1"/>
          <w:spacing w:val="-6"/>
        </w:rPr>
        <w:t xml:space="preserve"> </w:t>
      </w:r>
      <w:r w:rsidRPr="001421E2">
        <w:rPr>
          <w:rFonts w:ascii="Arial" w:hAnsi="Arial" w:cs="Arial"/>
          <w:color w:val="000000" w:themeColor="text1"/>
        </w:rPr>
        <w:t>Kocsis,</w:t>
      </w:r>
      <w:r w:rsidRPr="001421E2">
        <w:rPr>
          <w:rFonts w:ascii="Arial" w:hAnsi="Arial" w:cs="Arial"/>
          <w:color w:val="000000" w:themeColor="text1"/>
          <w:spacing w:val="-6"/>
        </w:rPr>
        <w:t xml:space="preserve"> </w:t>
      </w:r>
      <w:r w:rsidR="00BF4A05" w:rsidRPr="001421E2">
        <w:rPr>
          <w:rFonts w:ascii="Arial" w:hAnsi="Arial" w:cs="Arial"/>
          <w:color w:val="000000" w:themeColor="text1"/>
        </w:rPr>
        <w:t>M.</w:t>
      </w:r>
      <w:r w:rsidR="00BF4A05">
        <w:rPr>
          <w:rFonts w:ascii="Arial" w:hAnsi="Arial" w:cs="Arial"/>
          <w:color w:val="000000" w:themeColor="text1"/>
        </w:rPr>
        <w:t>,</w:t>
      </w:r>
      <w:r w:rsidR="00BF4A05" w:rsidRPr="001421E2">
        <w:rPr>
          <w:rFonts w:ascii="Arial" w:hAnsi="Arial" w:cs="Arial"/>
          <w:color w:val="000000" w:themeColor="text1"/>
          <w:spacing w:val="-8"/>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Hideg</w:t>
      </w:r>
      <w:proofErr w:type="spellEnd"/>
      <w:r w:rsidRPr="001421E2">
        <w:rPr>
          <w:rFonts w:ascii="Arial" w:hAnsi="Arial" w:cs="Arial"/>
          <w:color w:val="000000" w:themeColor="text1"/>
        </w:rPr>
        <w:t>,</w:t>
      </w:r>
      <w:r w:rsidRPr="001421E2">
        <w:rPr>
          <w:rFonts w:ascii="Arial" w:hAnsi="Arial" w:cs="Arial"/>
          <w:color w:val="000000" w:themeColor="text1"/>
          <w:spacing w:val="-6"/>
        </w:rPr>
        <w:t xml:space="preserve"> </w:t>
      </w:r>
      <w:r w:rsidR="00BF4A05" w:rsidRPr="001421E2">
        <w:rPr>
          <w:rFonts w:ascii="Arial" w:hAnsi="Arial" w:cs="Arial"/>
          <w:color w:val="000000" w:themeColor="text1"/>
        </w:rPr>
        <w:t>É.</w:t>
      </w:r>
      <w:r w:rsidR="00BF4A05" w:rsidRPr="001421E2">
        <w:rPr>
          <w:rFonts w:ascii="Arial" w:hAnsi="Arial" w:cs="Arial"/>
          <w:color w:val="000000" w:themeColor="text1"/>
          <w:spacing w:val="-8"/>
        </w:rPr>
        <w:t xml:space="preserve"> </w:t>
      </w:r>
      <w:r w:rsidRPr="001421E2">
        <w:rPr>
          <w:rFonts w:ascii="Arial" w:hAnsi="Arial" w:cs="Arial"/>
          <w:color w:val="000000" w:themeColor="text1"/>
        </w:rPr>
        <w:t>2013</w:t>
      </w:r>
      <w:r w:rsidR="00BF4A05">
        <w:rPr>
          <w:rFonts w:ascii="Arial" w:hAnsi="Arial" w:cs="Arial"/>
          <w:color w:val="000000" w:themeColor="text1"/>
        </w:rPr>
        <w:t>.</w:t>
      </w:r>
      <w:r w:rsidRPr="001421E2">
        <w:rPr>
          <w:rFonts w:ascii="Arial" w:hAnsi="Arial" w:cs="Arial"/>
          <w:color w:val="000000" w:themeColor="text1"/>
          <w:spacing w:val="14"/>
        </w:rPr>
        <w:t xml:space="preserve"> </w:t>
      </w:r>
      <w:r w:rsidRPr="001421E2">
        <w:rPr>
          <w:rFonts w:ascii="Arial" w:hAnsi="Arial" w:cs="Arial"/>
          <w:color w:val="000000" w:themeColor="text1"/>
        </w:rPr>
        <w:t>On</w:t>
      </w:r>
      <w:r w:rsidRPr="001421E2">
        <w:rPr>
          <w:rFonts w:ascii="Arial" w:hAnsi="Arial" w:cs="Arial"/>
          <w:color w:val="000000" w:themeColor="text1"/>
          <w:spacing w:val="-8"/>
        </w:rPr>
        <w:t xml:space="preserve"> </w:t>
      </w:r>
      <w:r w:rsidRPr="001421E2">
        <w:rPr>
          <w:rFonts w:ascii="Arial" w:hAnsi="Arial" w:cs="Arial"/>
          <w:color w:val="000000" w:themeColor="text1"/>
        </w:rPr>
        <w:t>the</w:t>
      </w:r>
      <w:r w:rsidRPr="001421E2">
        <w:rPr>
          <w:rFonts w:ascii="Arial" w:hAnsi="Arial" w:cs="Arial"/>
          <w:color w:val="000000" w:themeColor="text1"/>
          <w:spacing w:val="-8"/>
        </w:rPr>
        <w:t xml:space="preserve"> </w:t>
      </w:r>
      <w:r w:rsidRPr="001421E2">
        <w:rPr>
          <w:rFonts w:ascii="Arial" w:hAnsi="Arial" w:cs="Arial"/>
          <w:color w:val="000000" w:themeColor="text1"/>
        </w:rPr>
        <w:t>spectrophotometric</w:t>
      </w:r>
      <w:r w:rsidRPr="001421E2">
        <w:rPr>
          <w:rFonts w:ascii="Arial" w:hAnsi="Arial" w:cs="Arial"/>
          <w:color w:val="000000" w:themeColor="text1"/>
          <w:spacing w:val="-8"/>
        </w:rPr>
        <w:t xml:space="preserve"> </w:t>
      </w:r>
      <w:r w:rsidRPr="001421E2">
        <w:rPr>
          <w:rFonts w:ascii="Arial" w:hAnsi="Arial" w:cs="Arial"/>
          <w:color w:val="000000" w:themeColor="text1"/>
        </w:rPr>
        <w:t>determination</w:t>
      </w:r>
      <w:r w:rsidRPr="001421E2">
        <w:rPr>
          <w:rFonts w:ascii="Arial" w:hAnsi="Arial" w:cs="Arial"/>
          <w:color w:val="000000" w:themeColor="text1"/>
          <w:spacing w:val="-8"/>
        </w:rPr>
        <w:t xml:space="preserve"> </w:t>
      </w:r>
      <w:r w:rsidRPr="001421E2">
        <w:rPr>
          <w:rFonts w:ascii="Arial" w:hAnsi="Arial" w:cs="Arial"/>
          <w:color w:val="000000" w:themeColor="text1"/>
        </w:rPr>
        <w:t xml:space="preserve">of total phenolic and flavonoid contents. </w:t>
      </w:r>
      <w:r w:rsidRPr="00F81C5B">
        <w:rPr>
          <w:rFonts w:ascii="Arial" w:hAnsi="Arial" w:cs="Arial"/>
          <w:iCs/>
          <w:color w:val="000000" w:themeColor="text1"/>
        </w:rPr>
        <w:t xml:space="preserve">Acta </w:t>
      </w:r>
      <w:r w:rsidR="00BF4A05" w:rsidRPr="00F81C5B">
        <w:rPr>
          <w:rFonts w:ascii="Arial" w:hAnsi="Arial" w:cs="Arial"/>
          <w:iCs/>
          <w:color w:val="000000" w:themeColor="text1"/>
        </w:rPr>
        <w:t>Biol</w:t>
      </w:r>
      <w:r w:rsidR="00BF4A05">
        <w:rPr>
          <w:rFonts w:ascii="Arial" w:hAnsi="Arial" w:cs="Arial"/>
          <w:iCs/>
          <w:color w:val="000000" w:themeColor="text1"/>
        </w:rPr>
        <w:t>.</w:t>
      </w:r>
      <w:r w:rsidR="00BF4A05" w:rsidRPr="00F81C5B">
        <w:rPr>
          <w:rFonts w:ascii="Arial" w:hAnsi="Arial" w:cs="Arial"/>
          <w:iCs/>
          <w:color w:val="000000" w:themeColor="text1"/>
        </w:rPr>
        <w:t xml:space="preserve"> </w:t>
      </w:r>
      <w:r w:rsidRPr="00F81C5B">
        <w:rPr>
          <w:rFonts w:ascii="Arial" w:hAnsi="Arial" w:cs="Arial"/>
          <w:iCs/>
          <w:color w:val="000000" w:themeColor="text1"/>
        </w:rPr>
        <w:t>Hung</w:t>
      </w:r>
      <w:r w:rsidR="00BF4A05">
        <w:rPr>
          <w:rFonts w:ascii="Arial" w:hAnsi="Arial" w:cs="Arial"/>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64</w:t>
      </w:r>
      <w:r w:rsidR="00BF4A05">
        <w:rPr>
          <w:rFonts w:ascii="Arial" w:hAnsi="Arial" w:cs="Arial"/>
          <w:bCs/>
          <w:color w:val="000000" w:themeColor="text1"/>
        </w:rPr>
        <w:t>:</w:t>
      </w:r>
      <w:r w:rsidRPr="001421E2">
        <w:rPr>
          <w:rFonts w:ascii="Arial" w:hAnsi="Arial" w:cs="Arial"/>
          <w:color w:val="000000" w:themeColor="text1"/>
        </w:rPr>
        <w:t>500–509.</w:t>
      </w:r>
    </w:p>
    <w:p w14:paraId="772B5A3D" w14:textId="77777777" w:rsidR="00AC04B3" w:rsidRPr="001421E2" w:rsidRDefault="00AC04B3" w:rsidP="00F81C5B">
      <w:pPr>
        <w:spacing w:line="480" w:lineRule="auto"/>
        <w:jc w:val="both"/>
        <w:rPr>
          <w:rFonts w:ascii="Arial" w:hAnsi="Arial" w:cs="Arial"/>
          <w:color w:val="000000" w:themeColor="text1"/>
          <w:w w:val="95"/>
        </w:rPr>
      </w:pPr>
      <w:bookmarkStart w:id="370" w:name="_bookmark15"/>
      <w:bookmarkEnd w:id="370"/>
    </w:p>
    <w:p w14:paraId="49F752E4" w14:textId="3C3AD5B8"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w w:val="95"/>
        </w:rPr>
        <w:t>Davoli</w:t>
      </w:r>
      <w:proofErr w:type="spellEnd"/>
      <w:r w:rsidRPr="001421E2">
        <w:rPr>
          <w:rFonts w:ascii="Arial" w:hAnsi="Arial" w:cs="Arial"/>
          <w:color w:val="000000" w:themeColor="text1"/>
          <w:w w:val="95"/>
        </w:rPr>
        <w:t xml:space="preserve">, P., and Weber, </w:t>
      </w:r>
      <w:r w:rsidR="00BF4A05" w:rsidRPr="001421E2">
        <w:rPr>
          <w:rFonts w:ascii="Arial" w:hAnsi="Arial" w:cs="Arial"/>
          <w:color w:val="000000" w:themeColor="text1"/>
          <w:w w:val="95"/>
        </w:rPr>
        <w:t xml:space="preserve">R. W. </w:t>
      </w:r>
      <w:r w:rsidRPr="001421E2">
        <w:rPr>
          <w:rFonts w:ascii="Arial" w:hAnsi="Arial" w:cs="Arial"/>
          <w:color w:val="000000" w:themeColor="text1"/>
          <w:w w:val="95"/>
        </w:rPr>
        <w:t>2002</w:t>
      </w:r>
      <w:del w:id="371" w:author="Anna Brugger" w:date="2022-07-26T19:57:00Z">
        <w:r w:rsidRPr="001421E2" w:rsidDel="00F67C41">
          <w:rPr>
            <w:rFonts w:ascii="Arial" w:hAnsi="Arial" w:cs="Arial"/>
            <w:color w:val="000000" w:themeColor="text1"/>
            <w:w w:val="95"/>
          </w:rPr>
          <w:delText>:</w:delText>
        </w:r>
      </w:del>
      <w:r w:rsidR="00BF4A05">
        <w:rPr>
          <w:rFonts w:ascii="Arial" w:hAnsi="Arial" w:cs="Arial"/>
          <w:color w:val="000000" w:themeColor="text1"/>
          <w:w w:val="95"/>
        </w:rPr>
        <w:t>.</w:t>
      </w:r>
      <w:r w:rsidRPr="001421E2">
        <w:rPr>
          <w:rFonts w:ascii="Arial" w:hAnsi="Arial" w:cs="Arial"/>
          <w:color w:val="000000" w:themeColor="text1"/>
          <w:spacing w:val="36"/>
        </w:rPr>
        <w:t xml:space="preserve"> </w:t>
      </w:r>
      <w:r w:rsidRPr="001421E2">
        <w:rPr>
          <w:rFonts w:ascii="Arial" w:hAnsi="Arial" w:cs="Arial"/>
          <w:color w:val="000000" w:themeColor="text1"/>
          <w:w w:val="95"/>
        </w:rPr>
        <w:t xml:space="preserve">Identification and quantification of carotenoid pigments </w:t>
      </w:r>
      <w:r w:rsidRPr="001421E2">
        <w:rPr>
          <w:rFonts w:ascii="Arial" w:hAnsi="Arial" w:cs="Arial"/>
          <w:color w:val="000000" w:themeColor="text1"/>
        </w:rPr>
        <w:t xml:space="preserve">in aeciospores of the daisy rust fungus, </w:t>
      </w:r>
      <w:r w:rsidRPr="001421E2">
        <w:rPr>
          <w:rFonts w:ascii="Arial" w:hAnsi="Arial" w:cs="Arial"/>
          <w:i/>
          <w:color w:val="000000" w:themeColor="text1"/>
        </w:rPr>
        <w:t xml:space="preserve">Puccinia </w:t>
      </w:r>
      <w:proofErr w:type="spellStart"/>
      <w:r w:rsidRPr="001421E2">
        <w:rPr>
          <w:rFonts w:ascii="Arial" w:hAnsi="Arial" w:cs="Arial"/>
          <w:i/>
          <w:color w:val="000000" w:themeColor="text1"/>
        </w:rPr>
        <w:t>distincta</w:t>
      </w:r>
      <w:proofErr w:type="spellEnd"/>
      <w:r w:rsidRPr="001421E2">
        <w:rPr>
          <w:rFonts w:ascii="Arial" w:hAnsi="Arial" w:cs="Arial"/>
          <w:color w:val="000000" w:themeColor="text1"/>
        </w:rPr>
        <w:t xml:space="preserve">. </w:t>
      </w:r>
      <w:r w:rsidRPr="00F81C5B">
        <w:rPr>
          <w:rFonts w:ascii="Arial" w:hAnsi="Arial" w:cs="Arial"/>
          <w:iCs/>
          <w:color w:val="000000" w:themeColor="text1"/>
        </w:rPr>
        <w:t>Phytochemistry</w:t>
      </w:r>
      <w:r w:rsidR="00BF4A05">
        <w:rPr>
          <w:rFonts w:ascii="Arial" w:hAnsi="Arial" w:cs="Arial"/>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60</w:t>
      </w:r>
      <w:r w:rsidR="00BF4A05">
        <w:rPr>
          <w:rFonts w:ascii="Arial" w:hAnsi="Arial" w:cs="Arial"/>
          <w:bCs/>
          <w:color w:val="000000" w:themeColor="text1"/>
        </w:rPr>
        <w:t>:</w:t>
      </w:r>
      <w:r w:rsidRPr="001421E2">
        <w:rPr>
          <w:rFonts w:ascii="Arial" w:hAnsi="Arial" w:cs="Arial"/>
          <w:color w:val="000000" w:themeColor="text1"/>
        </w:rPr>
        <w:t xml:space="preserve">309– </w:t>
      </w:r>
      <w:r w:rsidRPr="001421E2">
        <w:rPr>
          <w:rFonts w:ascii="Arial" w:hAnsi="Arial" w:cs="Arial"/>
          <w:color w:val="000000" w:themeColor="text1"/>
          <w:spacing w:val="-4"/>
        </w:rPr>
        <w:t>313.</w:t>
      </w:r>
    </w:p>
    <w:p w14:paraId="733BC811" w14:textId="77777777" w:rsidR="00AC04B3" w:rsidRPr="001421E2" w:rsidRDefault="00AC04B3" w:rsidP="00F81C5B">
      <w:pPr>
        <w:spacing w:line="480" w:lineRule="auto"/>
        <w:jc w:val="both"/>
        <w:rPr>
          <w:rFonts w:ascii="Arial" w:hAnsi="Arial" w:cs="Arial"/>
          <w:color w:val="000000" w:themeColor="text1"/>
        </w:rPr>
      </w:pPr>
      <w:bookmarkStart w:id="372" w:name="_bookmark16"/>
      <w:bookmarkEnd w:id="372"/>
    </w:p>
    <w:p w14:paraId="4DAEF1C0" w14:textId="406F808F"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do</w:t>
      </w:r>
      <w:r w:rsidRPr="001421E2">
        <w:rPr>
          <w:rFonts w:ascii="Arial" w:hAnsi="Arial" w:cs="Arial"/>
          <w:color w:val="000000" w:themeColor="text1"/>
          <w:spacing w:val="8"/>
        </w:rPr>
        <w:t xml:space="preserve"> </w:t>
      </w:r>
      <w:r w:rsidRPr="001421E2">
        <w:rPr>
          <w:rFonts w:ascii="Arial" w:hAnsi="Arial" w:cs="Arial"/>
          <w:color w:val="000000" w:themeColor="text1"/>
        </w:rPr>
        <w:t>Prado</w:t>
      </w:r>
      <w:r w:rsidRPr="001421E2">
        <w:rPr>
          <w:rFonts w:ascii="Arial" w:hAnsi="Arial" w:cs="Arial"/>
          <w:color w:val="000000" w:themeColor="text1"/>
          <w:spacing w:val="8"/>
        </w:rPr>
        <w:t xml:space="preserve"> </w:t>
      </w:r>
      <w:r w:rsidRPr="001421E2">
        <w:rPr>
          <w:rFonts w:ascii="Arial" w:hAnsi="Arial" w:cs="Arial"/>
          <w:color w:val="000000" w:themeColor="text1"/>
        </w:rPr>
        <w:t>Ribeiro,</w:t>
      </w:r>
      <w:r w:rsidRPr="001421E2">
        <w:rPr>
          <w:rFonts w:ascii="Arial" w:hAnsi="Arial" w:cs="Arial"/>
          <w:color w:val="000000" w:themeColor="text1"/>
          <w:spacing w:val="9"/>
        </w:rPr>
        <w:t xml:space="preserve"> </w:t>
      </w:r>
      <w:r w:rsidRPr="001421E2">
        <w:rPr>
          <w:rFonts w:ascii="Arial" w:hAnsi="Arial" w:cs="Arial"/>
          <w:color w:val="000000" w:themeColor="text1"/>
        </w:rPr>
        <w:t>L.,</w:t>
      </w:r>
      <w:r w:rsidRPr="001421E2">
        <w:rPr>
          <w:rFonts w:ascii="Arial" w:hAnsi="Arial" w:cs="Arial"/>
          <w:color w:val="000000" w:themeColor="text1"/>
          <w:spacing w:val="9"/>
        </w:rPr>
        <w:t xml:space="preserve"> </w:t>
      </w:r>
      <w:proofErr w:type="spellStart"/>
      <w:r w:rsidRPr="001421E2">
        <w:rPr>
          <w:rFonts w:ascii="Arial" w:hAnsi="Arial" w:cs="Arial"/>
          <w:color w:val="000000" w:themeColor="text1"/>
        </w:rPr>
        <w:t>Klock</w:t>
      </w:r>
      <w:proofErr w:type="spellEnd"/>
      <w:r w:rsidRPr="001421E2">
        <w:rPr>
          <w:rFonts w:ascii="Arial" w:hAnsi="Arial" w:cs="Arial"/>
          <w:color w:val="000000" w:themeColor="text1"/>
        </w:rPr>
        <w:t>,</w:t>
      </w:r>
      <w:r w:rsidRPr="001421E2">
        <w:rPr>
          <w:rFonts w:ascii="Arial" w:hAnsi="Arial" w:cs="Arial"/>
          <w:color w:val="000000" w:themeColor="text1"/>
          <w:spacing w:val="9"/>
        </w:rPr>
        <w:t xml:space="preserve"> </w:t>
      </w:r>
      <w:r w:rsidR="00BF4A05" w:rsidRPr="001421E2">
        <w:rPr>
          <w:rFonts w:ascii="Arial" w:hAnsi="Arial" w:cs="Arial"/>
          <w:color w:val="000000" w:themeColor="text1"/>
        </w:rPr>
        <w:t>A.</w:t>
      </w:r>
      <w:r w:rsidR="00BF4A05" w:rsidRPr="001421E2">
        <w:rPr>
          <w:rFonts w:ascii="Arial" w:hAnsi="Arial" w:cs="Arial"/>
          <w:color w:val="000000" w:themeColor="text1"/>
          <w:spacing w:val="8"/>
        </w:rPr>
        <w:t xml:space="preserve"> </w:t>
      </w:r>
      <w:r w:rsidR="00BF4A05" w:rsidRPr="001421E2">
        <w:rPr>
          <w:rFonts w:ascii="Arial" w:hAnsi="Arial" w:cs="Arial"/>
          <w:color w:val="000000" w:themeColor="text1"/>
        </w:rPr>
        <w:t>L.</w:t>
      </w:r>
      <w:r w:rsidR="00BF4A05" w:rsidRPr="001421E2">
        <w:rPr>
          <w:rFonts w:ascii="Arial" w:hAnsi="Arial" w:cs="Arial"/>
          <w:color w:val="000000" w:themeColor="text1"/>
          <w:spacing w:val="8"/>
        </w:rPr>
        <w:t xml:space="preserve"> </w:t>
      </w:r>
      <w:r w:rsidR="00BF4A05" w:rsidRPr="001421E2">
        <w:rPr>
          <w:rFonts w:ascii="Arial" w:hAnsi="Arial" w:cs="Arial"/>
          <w:color w:val="000000" w:themeColor="text1"/>
        </w:rPr>
        <w:t>S.</w:t>
      </w:r>
      <w:r w:rsidR="00BF4A05">
        <w:rPr>
          <w:rFonts w:ascii="Arial" w:hAnsi="Arial" w:cs="Arial"/>
          <w:color w:val="000000" w:themeColor="text1"/>
        </w:rPr>
        <w:t>,</w:t>
      </w:r>
      <w:r w:rsidR="00BF4A05" w:rsidRPr="001421E2">
        <w:rPr>
          <w:rFonts w:ascii="Arial" w:hAnsi="Arial" w:cs="Arial"/>
          <w:color w:val="000000" w:themeColor="text1"/>
          <w:spacing w:val="9"/>
        </w:rPr>
        <w:t xml:space="preserve"> </w:t>
      </w:r>
      <w:proofErr w:type="spellStart"/>
      <w:r w:rsidRPr="001421E2">
        <w:rPr>
          <w:rFonts w:ascii="Arial" w:hAnsi="Arial" w:cs="Arial"/>
          <w:color w:val="000000" w:themeColor="text1"/>
        </w:rPr>
        <w:t>Wordell</w:t>
      </w:r>
      <w:proofErr w:type="spellEnd"/>
      <w:r w:rsidRPr="001421E2">
        <w:rPr>
          <w:rFonts w:ascii="Arial" w:hAnsi="Arial" w:cs="Arial"/>
          <w:color w:val="000000" w:themeColor="text1"/>
          <w:spacing w:val="8"/>
        </w:rPr>
        <w:t xml:space="preserve"> </w:t>
      </w:r>
      <w:r w:rsidRPr="001421E2">
        <w:rPr>
          <w:rFonts w:ascii="Arial" w:hAnsi="Arial" w:cs="Arial"/>
          <w:color w:val="000000" w:themeColor="text1"/>
        </w:rPr>
        <w:t>Filho</w:t>
      </w:r>
      <w:r w:rsidR="00BF4A05">
        <w:rPr>
          <w:rFonts w:ascii="Arial" w:hAnsi="Arial" w:cs="Arial"/>
          <w:color w:val="000000" w:themeColor="text1"/>
        </w:rPr>
        <w:t>,</w:t>
      </w:r>
      <w:r w:rsidR="00BF4A05" w:rsidRPr="00BF4A05">
        <w:rPr>
          <w:rFonts w:ascii="Arial" w:hAnsi="Arial" w:cs="Arial"/>
          <w:color w:val="000000" w:themeColor="text1"/>
        </w:rPr>
        <w:t xml:space="preserve"> </w:t>
      </w:r>
      <w:r w:rsidR="00BF4A05" w:rsidRPr="001421E2">
        <w:rPr>
          <w:rFonts w:ascii="Arial" w:hAnsi="Arial" w:cs="Arial"/>
          <w:color w:val="000000" w:themeColor="text1"/>
        </w:rPr>
        <w:t>J.</w:t>
      </w:r>
      <w:r w:rsidR="00BF4A05" w:rsidRPr="001421E2">
        <w:rPr>
          <w:rFonts w:ascii="Arial" w:hAnsi="Arial" w:cs="Arial"/>
          <w:color w:val="000000" w:themeColor="text1"/>
          <w:spacing w:val="8"/>
        </w:rPr>
        <w:t xml:space="preserve"> </w:t>
      </w:r>
      <w:r w:rsidR="00BF4A05" w:rsidRPr="001421E2">
        <w:rPr>
          <w:rFonts w:ascii="Arial" w:hAnsi="Arial" w:cs="Arial"/>
          <w:color w:val="000000" w:themeColor="text1"/>
        </w:rPr>
        <w:t>A.</w:t>
      </w:r>
      <w:r w:rsidRPr="001421E2">
        <w:rPr>
          <w:rFonts w:ascii="Arial" w:hAnsi="Arial" w:cs="Arial"/>
          <w:color w:val="000000" w:themeColor="text1"/>
        </w:rPr>
        <w:t>,</w:t>
      </w:r>
      <w:r w:rsidRPr="001421E2">
        <w:rPr>
          <w:rFonts w:ascii="Arial" w:hAnsi="Arial" w:cs="Arial"/>
          <w:color w:val="000000" w:themeColor="text1"/>
          <w:spacing w:val="9"/>
        </w:rPr>
        <w:t xml:space="preserve"> </w:t>
      </w:r>
      <w:proofErr w:type="spellStart"/>
      <w:r w:rsidRPr="001421E2">
        <w:rPr>
          <w:rFonts w:ascii="Arial" w:hAnsi="Arial" w:cs="Arial"/>
          <w:color w:val="000000" w:themeColor="text1"/>
        </w:rPr>
        <w:t>Tramontin</w:t>
      </w:r>
      <w:proofErr w:type="spellEnd"/>
      <w:r w:rsidRPr="001421E2">
        <w:rPr>
          <w:rFonts w:ascii="Arial" w:hAnsi="Arial" w:cs="Arial"/>
          <w:color w:val="000000" w:themeColor="text1"/>
        </w:rPr>
        <w:t>,</w:t>
      </w:r>
      <w:r w:rsidRPr="001421E2">
        <w:rPr>
          <w:rFonts w:ascii="Arial" w:hAnsi="Arial" w:cs="Arial"/>
          <w:color w:val="000000" w:themeColor="text1"/>
          <w:spacing w:val="9"/>
        </w:rPr>
        <w:t xml:space="preserve"> </w:t>
      </w:r>
      <w:r w:rsidR="00BF4A05" w:rsidRPr="001421E2">
        <w:rPr>
          <w:rFonts w:ascii="Arial" w:hAnsi="Arial" w:cs="Arial"/>
          <w:color w:val="000000" w:themeColor="text1"/>
        </w:rPr>
        <w:t>M.</w:t>
      </w:r>
      <w:r w:rsidR="00BF4A05" w:rsidRPr="001421E2">
        <w:rPr>
          <w:rFonts w:ascii="Arial" w:hAnsi="Arial" w:cs="Arial"/>
          <w:color w:val="000000" w:themeColor="text1"/>
          <w:spacing w:val="8"/>
        </w:rPr>
        <w:t xml:space="preserve"> </w:t>
      </w:r>
      <w:r w:rsidR="00BF4A05" w:rsidRPr="001421E2">
        <w:rPr>
          <w:rFonts w:ascii="Arial" w:hAnsi="Arial" w:cs="Arial"/>
          <w:color w:val="000000" w:themeColor="text1"/>
        </w:rPr>
        <w:t>A.</w:t>
      </w:r>
      <w:r w:rsidR="00BF4A05">
        <w:rPr>
          <w:rFonts w:ascii="Arial" w:hAnsi="Arial" w:cs="Arial"/>
          <w:color w:val="000000" w:themeColor="text1"/>
        </w:rPr>
        <w:t>,</w:t>
      </w:r>
      <w:r w:rsidR="00BF4A05" w:rsidRPr="001421E2">
        <w:rPr>
          <w:rFonts w:ascii="Arial" w:hAnsi="Arial" w:cs="Arial"/>
          <w:color w:val="000000" w:themeColor="text1"/>
          <w:spacing w:val="9"/>
        </w:rPr>
        <w:t xml:space="preserve"> </w:t>
      </w:r>
      <w:r w:rsidRPr="001421E2">
        <w:rPr>
          <w:rFonts w:ascii="Arial" w:hAnsi="Arial" w:cs="Arial"/>
          <w:color w:val="000000" w:themeColor="text1"/>
          <w:spacing w:val="-2"/>
        </w:rPr>
        <w:t>Trapp,</w:t>
      </w:r>
      <w:r w:rsidR="00BF4A05" w:rsidRPr="00BF4A05">
        <w:rPr>
          <w:rFonts w:ascii="Arial" w:hAnsi="Arial" w:cs="Arial"/>
          <w:color w:val="000000" w:themeColor="text1"/>
        </w:rPr>
        <w:t xml:space="preserve"> </w:t>
      </w:r>
      <w:r w:rsidR="00BF4A05" w:rsidRPr="001421E2">
        <w:rPr>
          <w:rFonts w:ascii="Arial" w:hAnsi="Arial" w:cs="Arial"/>
          <w:color w:val="000000" w:themeColor="text1"/>
        </w:rPr>
        <w:t>M.</w:t>
      </w:r>
      <w:r w:rsidR="00BF4A05" w:rsidRPr="001421E2">
        <w:rPr>
          <w:rFonts w:ascii="Arial" w:hAnsi="Arial" w:cs="Arial"/>
          <w:color w:val="000000" w:themeColor="text1"/>
          <w:spacing w:val="8"/>
        </w:rPr>
        <w:t xml:space="preserve"> </w:t>
      </w:r>
      <w:r w:rsidR="00BF4A05" w:rsidRPr="001421E2">
        <w:rPr>
          <w:rFonts w:ascii="Arial" w:hAnsi="Arial" w:cs="Arial"/>
          <w:color w:val="000000" w:themeColor="text1"/>
        </w:rPr>
        <w:t>A.</w:t>
      </w:r>
      <w:r w:rsidR="00BF4A05">
        <w:rPr>
          <w:rFonts w:ascii="Arial" w:hAnsi="Arial" w:cs="Arial"/>
          <w:color w:val="000000" w:themeColor="text1"/>
        </w:rPr>
        <w:t xml:space="preserve">, </w:t>
      </w:r>
      <w:proofErr w:type="spellStart"/>
      <w:r w:rsidR="00BF4A05" w:rsidRPr="001421E2">
        <w:rPr>
          <w:rFonts w:ascii="Arial" w:hAnsi="Arial" w:cs="Arial"/>
          <w:color w:val="000000" w:themeColor="text1"/>
        </w:rPr>
        <w:t>Mithöfer</w:t>
      </w:r>
      <w:proofErr w:type="spellEnd"/>
      <w:r w:rsidR="00BF4A05" w:rsidRPr="001421E2">
        <w:rPr>
          <w:rFonts w:ascii="Arial" w:hAnsi="Arial" w:cs="Arial"/>
          <w:color w:val="000000" w:themeColor="text1"/>
        </w:rPr>
        <w:t>,</w:t>
      </w:r>
      <w:r w:rsidR="00BF4A05" w:rsidRPr="00BF4A05">
        <w:rPr>
          <w:rFonts w:ascii="Arial" w:hAnsi="Arial" w:cs="Arial"/>
          <w:color w:val="000000" w:themeColor="text1"/>
        </w:rPr>
        <w:t xml:space="preserve"> </w:t>
      </w:r>
      <w:r w:rsidR="00BF4A05" w:rsidRPr="001421E2">
        <w:rPr>
          <w:rFonts w:ascii="Arial" w:hAnsi="Arial" w:cs="Arial"/>
          <w:color w:val="000000" w:themeColor="text1"/>
        </w:rPr>
        <w:t>A.</w:t>
      </w:r>
      <w:r w:rsidR="00BF4A05">
        <w:rPr>
          <w:rFonts w:ascii="Arial" w:hAnsi="Arial" w:cs="Arial"/>
          <w:color w:val="000000" w:themeColor="text1"/>
        </w:rPr>
        <w:t xml:space="preserve">, </w:t>
      </w:r>
      <w:r w:rsidR="00BF4A05" w:rsidRPr="001421E2">
        <w:rPr>
          <w:rFonts w:ascii="Arial" w:hAnsi="Arial" w:cs="Arial"/>
          <w:color w:val="000000" w:themeColor="text1"/>
        </w:rPr>
        <w:t>and</w:t>
      </w:r>
      <w:r w:rsidR="00BF4A05" w:rsidRPr="00BF4A05">
        <w:rPr>
          <w:rFonts w:ascii="Arial" w:hAnsi="Arial" w:cs="Arial"/>
          <w:color w:val="000000" w:themeColor="text1"/>
        </w:rPr>
        <w:t xml:space="preserve"> </w:t>
      </w:r>
      <w:r w:rsidR="00BF4A05" w:rsidRPr="001421E2">
        <w:rPr>
          <w:rFonts w:ascii="Arial" w:hAnsi="Arial" w:cs="Arial"/>
          <w:color w:val="000000" w:themeColor="text1"/>
        </w:rPr>
        <w:t>Nansen,</w:t>
      </w:r>
      <w:r w:rsidR="00BF4A05" w:rsidRPr="00BF4A05">
        <w:rPr>
          <w:rFonts w:ascii="Arial" w:hAnsi="Arial" w:cs="Arial"/>
          <w:color w:val="000000" w:themeColor="text1"/>
        </w:rPr>
        <w:t xml:space="preserve"> </w:t>
      </w:r>
      <w:r w:rsidR="00BF4A05" w:rsidRPr="001421E2">
        <w:rPr>
          <w:rFonts w:ascii="Arial" w:hAnsi="Arial" w:cs="Arial"/>
          <w:color w:val="000000" w:themeColor="text1"/>
        </w:rPr>
        <w:t>C.</w:t>
      </w:r>
      <w:r w:rsidR="00BF4A05" w:rsidRPr="00BF4A05">
        <w:rPr>
          <w:rFonts w:ascii="Arial" w:hAnsi="Arial" w:cs="Arial"/>
          <w:color w:val="000000" w:themeColor="text1"/>
        </w:rPr>
        <w:t xml:space="preserve"> </w:t>
      </w:r>
      <w:r w:rsidR="00BF4A05" w:rsidRPr="001421E2">
        <w:rPr>
          <w:rFonts w:ascii="Arial" w:hAnsi="Arial" w:cs="Arial"/>
          <w:color w:val="000000" w:themeColor="text1"/>
        </w:rPr>
        <w:t>2018</w:t>
      </w:r>
      <w:r w:rsidR="00BF4A05">
        <w:rPr>
          <w:rFonts w:ascii="Arial" w:hAnsi="Arial" w:cs="Arial"/>
          <w:color w:val="000000" w:themeColor="text1"/>
        </w:rPr>
        <w:t>.</w:t>
      </w:r>
      <w:r w:rsidR="00BF4A05" w:rsidRPr="00BF4A05">
        <w:rPr>
          <w:rFonts w:ascii="Arial" w:hAnsi="Arial" w:cs="Arial"/>
          <w:color w:val="000000" w:themeColor="text1"/>
        </w:rPr>
        <w:t xml:space="preserve"> </w:t>
      </w:r>
      <w:r w:rsidR="00BF4A05" w:rsidRPr="001421E2">
        <w:rPr>
          <w:rFonts w:ascii="Arial" w:hAnsi="Arial" w:cs="Arial"/>
          <w:color w:val="000000" w:themeColor="text1"/>
        </w:rPr>
        <w:t>Hyperspectral imaging to characterize plant–plant</w:t>
      </w:r>
      <w:r w:rsidR="00BF4A05" w:rsidRPr="00BF4A05">
        <w:rPr>
          <w:rFonts w:ascii="Arial" w:hAnsi="Arial" w:cs="Arial"/>
          <w:color w:val="000000" w:themeColor="text1"/>
        </w:rPr>
        <w:t xml:space="preserve"> </w:t>
      </w:r>
      <w:r w:rsidR="00BF4A05" w:rsidRPr="001421E2">
        <w:rPr>
          <w:rFonts w:ascii="Arial" w:hAnsi="Arial" w:cs="Arial"/>
          <w:color w:val="000000" w:themeColor="text1"/>
        </w:rPr>
        <w:t xml:space="preserve">communication in response to insect herbivory. </w:t>
      </w:r>
      <w:r w:rsidR="00BF4A05" w:rsidRPr="00F81C5B">
        <w:rPr>
          <w:rFonts w:ascii="Arial" w:hAnsi="Arial" w:cs="Arial"/>
          <w:iCs/>
          <w:color w:val="000000" w:themeColor="text1"/>
        </w:rPr>
        <w:t>Plant Methods</w:t>
      </w:r>
      <w:r w:rsidR="00BF4A05">
        <w:rPr>
          <w:rFonts w:ascii="Arial" w:hAnsi="Arial" w:cs="Arial"/>
          <w:color w:val="000000" w:themeColor="text1"/>
        </w:rPr>
        <w:t>.</w:t>
      </w:r>
      <w:r w:rsidR="00BF4A05" w:rsidRPr="001421E2">
        <w:rPr>
          <w:rFonts w:ascii="Arial" w:hAnsi="Arial" w:cs="Arial"/>
          <w:color w:val="000000" w:themeColor="text1"/>
        </w:rPr>
        <w:t xml:space="preserve"> </w:t>
      </w:r>
      <w:r w:rsidR="00BF4A05" w:rsidRPr="00F81C5B">
        <w:rPr>
          <w:rFonts w:ascii="Arial" w:hAnsi="Arial" w:cs="Arial"/>
          <w:bCs/>
          <w:color w:val="000000" w:themeColor="text1"/>
        </w:rPr>
        <w:t>14</w:t>
      </w:r>
      <w:r w:rsidR="00BF4A05">
        <w:rPr>
          <w:rFonts w:ascii="Arial" w:hAnsi="Arial" w:cs="Arial"/>
          <w:bCs/>
          <w:color w:val="000000" w:themeColor="text1"/>
        </w:rPr>
        <w:t>:</w:t>
      </w:r>
      <w:r w:rsidR="00BF4A05" w:rsidRPr="001421E2">
        <w:rPr>
          <w:rFonts w:ascii="Arial" w:hAnsi="Arial" w:cs="Arial"/>
          <w:color w:val="000000" w:themeColor="text1"/>
        </w:rPr>
        <w:t xml:space="preserve"> 1–11.</w:t>
      </w:r>
    </w:p>
    <w:p w14:paraId="0EDFCFEE" w14:textId="3F6A1182" w:rsidR="00AC04B3" w:rsidRPr="001421E2" w:rsidDel="00D3318A" w:rsidRDefault="00AC04B3" w:rsidP="00F81C5B">
      <w:pPr>
        <w:spacing w:line="480" w:lineRule="auto"/>
        <w:jc w:val="both"/>
        <w:rPr>
          <w:del w:id="373" w:author="Bock, Clive" w:date="2022-06-20T13:56:00Z"/>
          <w:rFonts w:ascii="Arial" w:hAnsi="Arial" w:cs="Arial"/>
          <w:color w:val="000000" w:themeColor="text1"/>
        </w:rPr>
      </w:pPr>
      <w:bookmarkStart w:id="374" w:name="_bookmark17"/>
      <w:bookmarkEnd w:id="374"/>
    </w:p>
    <w:p w14:paraId="02654CA6" w14:textId="77777777" w:rsidR="00AC04B3" w:rsidRPr="001421E2" w:rsidRDefault="00AC04B3" w:rsidP="00F81C5B">
      <w:pPr>
        <w:spacing w:line="480" w:lineRule="auto"/>
        <w:jc w:val="both"/>
        <w:rPr>
          <w:rFonts w:ascii="Arial" w:hAnsi="Arial" w:cs="Arial"/>
          <w:color w:val="000000" w:themeColor="text1"/>
        </w:rPr>
      </w:pPr>
      <w:bookmarkStart w:id="375" w:name="_bookmark18"/>
      <w:bookmarkEnd w:id="375"/>
    </w:p>
    <w:p w14:paraId="1DA2BD54" w14:textId="72F9D4DD"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lastRenderedPageBreak/>
        <w:t xml:space="preserve">Fodor, J., </w:t>
      </w:r>
      <w:proofErr w:type="spellStart"/>
      <w:r w:rsidRPr="001421E2">
        <w:rPr>
          <w:rFonts w:ascii="Arial" w:hAnsi="Arial" w:cs="Arial"/>
          <w:color w:val="000000" w:themeColor="text1"/>
        </w:rPr>
        <w:t>Gullner</w:t>
      </w:r>
      <w:proofErr w:type="spellEnd"/>
      <w:r w:rsidRPr="001421E2">
        <w:rPr>
          <w:rFonts w:ascii="Arial" w:hAnsi="Arial" w:cs="Arial"/>
          <w:color w:val="000000" w:themeColor="text1"/>
        </w:rPr>
        <w:t xml:space="preserve">, </w:t>
      </w:r>
      <w:r w:rsidR="00BF4A05" w:rsidRPr="001421E2">
        <w:rPr>
          <w:rFonts w:ascii="Arial" w:hAnsi="Arial" w:cs="Arial"/>
          <w:color w:val="000000" w:themeColor="text1"/>
        </w:rPr>
        <w:t>G.</w:t>
      </w:r>
      <w:r w:rsidR="00BF4A05">
        <w:rPr>
          <w:rFonts w:ascii="Arial" w:hAnsi="Arial" w:cs="Arial"/>
          <w:color w:val="000000" w:themeColor="text1"/>
        </w:rPr>
        <w:t>,</w:t>
      </w:r>
      <w:r w:rsidR="00BF4A05" w:rsidRPr="001421E2">
        <w:rPr>
          <w:rFonts w:ascii="Arial" w:hAnsi="Arial" w:cs="Arial"/>
          <w:color w:val="000000" w:themeColor="text1"/>
        </w:rPr>
        <w:t xml:space="preserve"> </w:t>
      </w:r>
      <w:r w:rsidRPr="001421E2">
        <w:rPr>
          <w:rFonts w:ascii="Arial" w:hAnsi="Arial" w:cs="Arial"/>
          <w:color w:val="000000" w:themeColor="text1"/>
        </w:rPr>
        <w:t xml:space="preserve">Adam, </w:t>
      </w:r>
      <w:r w:rsidR="00BF4A05" w:rsidRPr="001421E2">
        <w:rPr>
          <w:rFonts w:ascii="Arial" w:hAnsi="Arial" w:cs="Arial"/>
          <w:color w:val="000000" w:themeColor="text1"/>
        </w:rPr>
        <w:t>A. L.</w:t>
      </w:r>
      <w:r w:rsidR="00BF4A05">
        <w:rPr>
          <w:rFonts w:ascii="Arial" w:hAnsi="Arial" w:cs="Arial"/>
          <w:color w:val="000000" w:themeColor="text1"/>
        </w:rPr>
        <w:t xml:space="preserve">, </w:t>
      </w:r>
      <w:proofErr w:type="spellStart"/>
      <w:r w:rsidRPr="001421E2">
        <w:rPr>
          <w:rFonts w:ascii="Arial" w:hAnsi="Arial" w:cs="Arial"/>
          <w:color w:val="000000" w:themeColor="text1"/>
        </w:rPr>
        <w:t>Barna</w:t>
      </w:r>
      <w:proofErr w:type="spellEnd"/>
      <w:r w:rsidRPr="001421E2">
        <w:rPr>
          <w:rFonts w:ascii="Arial" w:hAnsi="Arial" w:cs="Arial"/>
          <w:color w:val="000000" w:themeColor="text1"/>
        </w:rPr>
        <w:t xml:space="preserve">, </w:t>
      </w:r>
      <w:r w:rsidR="00BF4A05" w:rsidRPr="001421E2">
        <w:rPr>
          <w:rFonts w:ascii="Arial" w:hAnsi="Arial" w:cs="Arial"/>
          <w:color w:val="000000" w:themeColor="text1"/>
        </w:rPr>
        <w:t>B.</w:t>
      </w:r>
      <w:r w:rsidR="00BF4A05">
        <w:rPr>
          <w:rFonts w:ascii="Arial" w:hAnsi="Arial" w:cs="Arial"/>
          <w:color w:val="000000" w:themeColor="text1"/>
        </w:rPr>
        <w:t>,</w:t>
      </w:r>
      <w:r w:rsidR="00BF4A05" w:rsidRPr="001421E2">
        <w:rPr>
          <w:rFonts w:ascii="Arial" w:hAnsi="Arial" w:cs="Arial"/>
          <w:color w:val="000000" w:themeColor="text1"/>
        </w:rPr>
        <w:t xml:space="preserve"> </w:t>
      </w:r>
      <w:r w:rsidRPr="001421E2">
        <w:rPr>
          <w:rFonts w:ascii="Arial" w:hAnsi="Arial" w:cs="Arial"/>
          <w:color w:val="000000" w:themeColor="text1"/>
        </w:rPr>
        <w:t xml:space="preserve">Komives, </w:t>
      </w:r>
      <w:r w:rsidR="00BF4A05" w:rsidRPr="001421E2">
        <w:rPr>
          <w:rFonts w:ascii="Arial" w:hAnsi="Arial" w:cs="Arial"/>
          <w:color w:val="000000" w:themeColor="text1"/>
        </w:rPr>
        <w:t>T.</w:t>
      </w:r>
      <w:r w:rsidR="00BF4A05">
        <w:rPr>
          <w:rFonts w:ascii="Arial" w:hAnsi="Arial" w:cs="Arial"/>
          <w:color w:val="000000" w:themeColor="text1"/>
        </w:rPr>
        <w:t>,</w:t>
      </w:r>
      <w:r w:rsidR="00BF4A05" w:rsidRPr="001421E2">
        <w:rPr>
          <w:rFonts w:ascii="Arial" w:hAnsi="Arial" w:cs="Arial"/>
          <w:color w:val="000000" w:themeColor="text1"/>
        </w:rPr>
        <w:t xml:space="preserve"> </w:t>
      </w:r>
      <w:r w:rsidRPr="001421E2">
        <w:rPr>
          <w:rFonts w:ascii="Arial" w:hAnsi="Arial" w:cs="Arial"/>
          <w:color w:val="000000" w:themeColor="text1"/>
        </w:rPr>
        <w:t xml:space="preserve">and </w:t>
      </w:r>
      <w:proofErr w:type="spellStart"/>
      <w:r w:rsidRPr="001421E2">
        <w:rPr>
          <w:rFonts w:ascii="Arial" w:hAnsi="Arial" w:cs="Arial"/>
          <w:color w:val="000000" w:themeColor="text1"/>
        </w:rPr>
        <w:t>Király</w:t>
      </w:r>
      <w:proofErr w:type="spellEnd"/>
      <w:r w:rsidRPr="001421E2">
        <w:rPr>
          <w:rFonts w:ascii="Arial" w:hAnsi="Arial" w:cs="Arial"/>
          <w:color w:val="000000" w:themeColor="text1"/>
        </w:rPr>
        <w:t xml:space="preserve">, </w:t>
      </w:r>
      <w:r w:rsidR="00BF4A05" w:rsidRPr="001421E2">
        <w:rPr>
          <w:rFonts w:ascii="Arial" w:hAnsi="Arial" w:cs="Arial"/>
          <w:color w:val="000000" w:themeColor="text1"/>
        </w:rPr>
        <w:t xml:space="preserve">Z. </w:t>
      </w:r>
      <w:r w:rsidRPr="001421E2">
        <w:rPr>
          <w:rFonts w:ascii="Arial" w:hAnsi="Arial" w:cs="Arial"/>
          <w:color w:val="000000" w:themeColor="text1"/>
        </w:rPr>
        <w:t>1997</w:t>
      </w:r>
      <w:r w:rsidR="00BF4A05">
        <w:rPr>
          <w:rFonts w:ascii="Arial" w:hAnsi="Arial" w:cs="Arial"/>
          <w:color w:val="000000" w:themeColor="text1"/>
        </w:rPr>
        <w:t>.</w:t>
      </w:r>
      <w:r w:rsidR="00BF4A05" w:rsidRPr="001421E2">
        <w:rPr>
          <w:rFonts w:ascii="Arial" w:hAnsi="Arial" w:cs="Arial"/>
          <w:color w:val="000000" w:themeColor="text1"/>
          <w:spacing w:val="38"/>
        </w:rPr>
        <w:t xml:space="preserve"> </w:t>
      </w:r>
      <w:r w:rsidRPr="001421E2">
        <w:rPr>
          <w:rFonts w:ascii="Arial" w:hAnsi="Arial" w:cs="Arial"/>
          <w:color w:val="000000" w:themeColor="text1"/>
        </w:rPr>
        <w:t xml:space="preserve">Local and </w:t>
      </w:r>
      <w:r w:rsidRPr="001421E2">
        <w:rPr>
          <w:rFonts w:ascii="Arial" w:hAnsi="Arial" w:cs="Arial"/>
          <w:color w:val="000000" w:themeColor="text1"/>
          <w:spacing w:val="-2"/>
        </w:rPr>
        <w:t>systemic</w:t>
      </w:r>
      <w:r w:rsidRPr="001421E2">
        <w:rPr>
          <w:rFonts w:ascii="Arial" w:hAnsi="Arial" w:cs="Arial"/>
          <w:color w:val="000000" w:themeColor="text1"/>
          <w:spacing w:val="-9"/>
        </w:rPr>
        <w:t xml:space="preserve"> </w:t>
      </w:r>
      <w:r w:rsidRPr="001421E2">
        <w:rPr>
          <w:rFonts w:ascii="Arial" w:hAnsi="Arial" w:cs="Arial"/>
          <w:color w:val="000000" w:themeColor="text1"/>
          <w:spacing w:val="-2"/>
        </w:rPr>
        <w:t>responses</w:t>
      </w:r>
      <w:r w:rsidRPr="001421E2">
        <w:rPr>
          <w:rFonts w:ascii="Arial" w:hAnsi="Arial" w:cs="Arial"/>
          <w:color w:val="000000" w:themeColor="text1"/>
          <w:spacing w:val="-9"/>
        </w:rPr>
        <w:t xml:space="preserve"> </w:t>
      </w:r>
      <w:r w:rsidRPr="001421E2">
        <w:rPr>
          <w:rFonts w:ascii="Arial" w:hAnsi="Arial" w:cs="Arial"/>
          <w:color w:val="000000" w:themeColor="text1"/>
          <w:spacing w:val="-2"/>
        </w:rPr>
        <w:t>of</w:t>
      </w:r>
      <w:r w:rsidRPr="001421E2">
        <w:rPr>
          <w:rFonts w:ascii="Arial" w:hAnsi="Arial" w:cs="Arial"/>
          <w:color w:val="000000" w:themeColor="text1"/>
          <w:spacing w:val="-9"/>
        </w:rPr>
        <w:t xml:space="preserve"> </w:t>
      </w:r>
      <w:r w:rsidRPr="001421E2">
        <w:rPr>
          <w:rFonts w:ascii="Arial" w:hAnsi="Arial" w:cs="Arial"/>
          <w:color w:val="000000" w:themeColor="text1"/>
          <w:spacing w:val="-2"/>
        </w:rPr>
        <w:t>antioxidants</w:t>
      </w:r>
      <w:r w:rsidRPr="001421E2">
        <w:rPr>
          <w:rFonts w:ascii="Arial" w:hAnsi="Arial" w:cs="Arial"/>
          <w:color w:val="000000" w:themeColor="text1"/>
          <w:spacing w:val="-9"/>
        </w:rPr>
        <w:t xml:space="preserve"> </w:t>
      </w:r>
      <w:r w:rsidRPr="001421E2">
        <w:rPr>
          <w:rFonts w:ascii="Arial" w:hAnsi="Arial" w:cs="Arial"/>
          <w:color w:val="000000" w:themeColor="text1"/>
          <w:spacing w:val="-2"/>
        </w:rPr>
        <w:t>to</w:t>
      </w:r>
      <w:r w:rsidRPr="001421E2">
        <w:rPr>
          <w:rFonts w:ascii="Arial" w:hAnsi="Arial" w:cs="Arial"/>
          <w:color w:val="000000" w:themeColor="text1"/>
          <w:spacing w:val="-9"/>
        </w:rPr>
        <w:t xml:space="preserve"> </w:t>
      </w:r>
      <w:r w:rsidRPr="001421E2">
        <w:rPr>
          <w:rFonts w:ascii="Arial" w:hAnsi="Arial" w:cs="Arial"/>
          <w:color w:val="000000" w:themeColor="text1"/>
          <w:spacing w:val="-2"/>
        </w:rPr>
        <w:t>tobacco</w:t>
      </w:r>
      <w:r w:rsidRPr="001421E2">
        <w:rPr>
          <w:rFonts w:ascii="Arial" w:hAnsi="Arial" w:cs="Arial"/>
          <w:color w:val="000000" w:themeColor="text1"/>
          <w:spacing w:val="-9"/>
        </w:rPr>
        <w:t xml:space="preserve"> </w:t>
      </w:r>
      <w:r w:rsidRPr="001421E2">
        <w:rPr>
          <w:rFonts w:ascii="Arial" w:hAnsi="Arial" w:cs="Arial"/>
          <w:color w:val="000000" w:themeColor="text1"/>
          <w:spacing w:val="-2"/>
        </w:rPr>
        <w:t>mosaic</w:t>
      </w:r>
      <w:r w:rsidRPr="001421E2">
        <w:rPr>
          <w:rFonts w:ascii="Arial" w:hAnsi="Arial" w:cs="Arial"/>
          <w:color w:val="000000" w:themeColor="text1"/>
          <w:spacing w:val="-9"/>
        </w:rPr>
        <w:t xml:space="preserve"> </w:t>
      </w:r>
      <w:r w:rsidRPr="001421E2">
        <w:rPr>
          <w:rFonts w:ascii="Arial" w:hAnsi="Arial" w:cs="Arial"/>
          <w:color w:val="000000" w:themeColor="text1"/>
          <w:spacing w:val="-2"/>
        </w:rPr>
        <w:t>virus</w:t>
      </w:r>
      <w:r w:rsidRPr="001421E2">
        <w:rPr>
          <w:rFonts w:ascii="Arial" w:hAnsi="Arial" w:cs="Arial"/>
          <w:color w:val="000000" w:themeColor="text1"/>
          <w:spacing w:val="-9"/>
        </w:rPr>
        <w:t xml:space="preserve"> </w:t>
      </w:r>
      <w:r w:rsidRPr="001421E2">
        <w:rPr>
          <w:rFonts w:ascii="Arial" w:hAnsi="Arial" w:cs="Arial"/>
          <w:color w:val="000000" w:themeColor="text1"/>
          <w:spacing w:val="-2"/>
        </w:rPr>
        <w:t>infection</w:t>
      </w:r>
      <w:r w:rsidRPr="001421E2">
        <w:rPr>
          <w:rFonts w:ascii="Arial" w:hAnsi="Arial" w:cs="Arial"/>
          <w:color w:val="000000" w:themeColor="text1"/>
          <w:spacing w:val="-9"/>
        </w:rPr>
        <w:t xml:space="preserve"> </w:t>
      </w:r>
      <w:r w:rsidRPr="001421E2">
        <w:rPr>
          <w:rFonts w:ascii="Arial" w:hAnsi="Arial" w:cs="Arial"/>
          <w:color w:val="000000" w:themeColor="text1"/>
          <w:spacing w:val="-2"/>
        </w:rPr>
        <w:t>and</w:t>
      </w:r>
      <w:r w:rsidRPr="001421E2">
        <w:rPr>
          <w:rFonts w:ascii="Arial" w:hAnsi="Arial" w:cs="Arial"/>
          <w:color w:val="000000" w:themeColor="text1"/>
          <w:spacing w:val="-9"/>
        </w:rPr>
        <w:t xml:space="preserve"> </w:t>
      </w:r>
      <w:r w:rsidRPr="001421E2">
        <w:rPr>
          <w:rFonts w:ascii="Arial" w:hAnsi="Arial" w:cs="Arial"/>
          <w:color w:val="000000" w:themeColor="text1"/>
          <w:spacing w:val="-2"/>
        </w:rPr>
        <w:t>to</w:t>
      </w:r>
      <w:r w:rsidRPr="001421E2">
        <w:rPr>
          <w:rFonts w:ascii="Arial" w:hAnsi="Arial" w:cs="Arial"/>
          <w:color w:val="000000" w:themeColor="text1"/>
          <w:spacing w:val="-9"/>
        </w:rPr>
        <w:t xml:space="preserve"> </w:t>
      </w:r>
      <w:r w:rsidRPr="001421E2">
        <w:rPr>
          <w:rFonts w:ascii="Arial" w:hAnsi="Arial" w:cs="Arial"/>
          <w:color w:val="000000" w:themeColor="text1"/>
          <w:spacing w:val="-2"/>
        </w:rPr>
        <w:t>salicylic</w:t>
      </w:r>
      <w:r w:rsidRPr="001421E2">
        <w:rPr>
          <w:rFonts w:ascii="Arial" w:hAnsi="Arial" w:cs="Arial"/>
          <w:color w:val="000000" w:themeColor="text1"/>
          <w:spacing w:val="-9"/>
        </w:rPr>
        <w:t xml:space="preserve"> </w:t>
      </w:r>
      <w:r w:rsidRPr="001421E2">
        <w:rPr>
          <w:rFonts w:ascii="Arial" w:hAnsi="Arial" w:cs="Arial"/>
          <w:color w:val="000000" w:themeColor="text1"/>
          <w:spacing w:val="-2"/>
        </w:rPr>
        <w:t xml:space="preserve">acid </w:t>
      </w:r>
      <w:r w:rsidRPr="001421E2">
        <w:rPr>
          <w:rFonts w:ascii="Arial" w:hAnsi="Arial" w:cs="Arial"/>
          <w:color w:val="000000" w:themeColor="text1"/>
        </w:rPr>
        <w:t xml:space="preserve">in tobacco (role in systemic acquired resistance). </w:t>
      </w:r>
      <w:r w:rsidRPr="00F81C5B">
        <w:rPr>
          <w:rFonts w:ascii="Arial" w:hAnsi="Arial" w:cs="Arial"/>
          <w:iCs/>
          <w:color w:val="000000" w:themeColor="text1"/>
        </w:rPr>
        <w:t>Plant Physiol</w:t>
      </w:r>
      <w:r w:rsidR="00BF4A05">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114</w:t>
      </w:r>
      <w:r w:rsidR="00BF4A05">
        <w:rPr>
          <w:rFonts w:ascii="Arial" w:hAnsi="Arial" w:cs="Arial"/>
          <w:bCs/>
          <w:color w:val="000000" w:themeColor="text1"/>
        </w:rPr>
        <w:t>:</w:t>
      </w:r>
      <w:r w:rsidRPr="001421E2">
        <w:rPr>
          <w:rFonts w:ascii="Arial" w:hAnsi="Arial" w:cs="Arial"/>
          <w:color w:val="000000" w:themeColor="text1"/>
        </w:rPr>
        <w:t>1443–1451.</w:t>
      </w:r>
    </w:p>
    <w:p w14:paraId="6CB7A144" w14:textId="77777777" w:rsidR="00AC04B3" w:rsidRPr="001421E2" w:rsidRDefault="00AC04B3" w:rsidP="00F81C5B">
      <w:pPr>
        <w:spacing w:line="480" w:lineRule="auto"/>
        <w:jc w:val="both"/>
        <w:rPr>
          <w:rFonts w:ascii="Arial" w:hAnsi="Arial" w:cs="Arial"/>
          <w:color w:val="000000" w:themeColor="text1"/>
          <w:w w:val="95"/>
        </w:rPr>
      </w:pPr>
      <w:bookmarkStart w:id="376" w:name="_bookmark19"/>
      <w:bookmarkEnd w:id="376"/>
    </w:p>
    <w:p w14:paraId="07460DE5" w14:textId="457E95B8"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w w:val="95"/>
        </w:rPr>
        <w:t>Galili</w:t>
      </w:r>
      <w:proofErr w:type="spellEnd"/>
      <w:r w:rsidRPr="001421E2">
        <w:rPr>
          <w:rFonts w:ascii="Arial" w:hAnsi="Arial" w:cs="Arial"/>
          <w:color w:val="000000" w:themeColor="text1"/>
          <w:w w:val="95"/>
        </w:rPr>
        <w:t>, T. 2015</w:t>
      </w:r>
      <w:ins w:id="377" w:author="Anna Brugger" w:date="2022-07-26T19:57:00Z">
        <w:r w:rsidR="00F67C41">
          <w:rPr>
            <w:rFonts w:ascii="Arial" w:hAnsi="Arial" w:cs="Arial"/>
            <w:color w:val="000000" w:themeColor="text1"/>
            <w:w w:val="95"/>
          </w:rPr>
          <w:t>.</w:t>
        </w:r>
      </w:ins>
      <w:del w:id="378" w:author="Anna Brugger" w:date="2022-07-26T19:57:00Z">
        <w:r w:rsidRPr="001421E2" w:rsidDel="00F67C41">
          <w:rPr>
            <w:rFonts w:ascii="Arial" w:hAnsi="Arial" w:cs="Arial"/>
            <w:color w:val="000000" w:themeColor="text1"/>
            <w:w w:val="95"/>
          </w:rPr>
          <w:delText>:</w:delText>
        </w:r>
      </w:del>
      <w:r w:rsidRPr="001421E2">
        <w:rPr>
          <w:rFonts w:ascii="Arial" w:hAnsi="Arial" w:cs="Arial"/>
          <w:color w:val="000000" w:themeColor="text1"/>
          <w:spacing w:val="32"/>
        </w:rPr>
        <w:t xml:space="preserve"> </w:t>
      </w:r>
      <w:proofErr w:type="spellStart"/>
      <w:r w:rsidRPr="001421E2">
        <w:rPr>
          <w:rFonts w:ascii="Arial" w:hAnsi="Arial" w:cs="Arial"/>
          <w:color w:val="000000" w:themeColor="text1"/>
          <w:w w:val="95"/>
        </w:rPr>
        <w:t>dendextend</w:t>
      </w:r>
      <w:proofErr w:type="spellEnd"/>
      <w:r w:rsidRPr="001421E2">
        <w:rPr>
          <w:rFonts w:ascii="Arial" w:hAnsi="Arial" w:cs="Arial"/>
          <w:color w:val="000000" w:themeColor="text1"/>
          <w:w w:val="95"/>
        </w:rPr>
        <w:t>:</w:t>
      </w:r>
      <w:r w:rsidRPr="001421E2">
        <w:rPr>
          <w:rFonts w:ascii="Arial" w:hAnsi="Arial" w:cs="Arial"/>
          <w:color w:val="000000" w:themeColor="text1"/>
          <w:spacing w:val="31"/>
        </w:rPr>
        <w:t xml:space="preserve"> </w:t>
      </w:r>
      <w:r w:rsidRPr="001421E2">
        <w:rPr>
          <w:rFonts w:ascii="Arial" w:hAnsi="Arial" w:cs="Arial"/>
          <w:color w:val="000000" w:themeColor="text1"/>
          <w:w w:val="95"/>
        </w:rPr>
        <w:t xml:space="preserve">an R package for visualizing, adjusting and comparing trees of </w:t>
      </w:r>
      <w:r w:rsidRPr="001421E2">
        <w:rPr>
          <w:rFonts w:ascii="Arial" w:hAnsi="Arial" w:cs="Arial"/>
          <w:color w:val="000000" w:themeColor="text1"/>
        </w:rPr>
        <w:t xml:space="preserve">hierarchical clustering. </w:t>
      </w:r>
      <w:r w:rsidRPr="00F81C5B">
        <w:rPr>
          <w:rFonts w:ascii="Arial" w:hAnsi="Arial" w:cs="Arial"/>
          <w:iCs/>
          <w:color w:val="000000" w:themeColor="text1"/>
        </w:rPr>
        <w:t>Bioinformatics</w:t>
      </w:r>
      <w:r w:rsidR="00BF4A05">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31</w:t>
      </w:r>
      <w:r w:rsidR="00BF4A05">
        <w:rPr>
          <w:rFonts w:ascii="Arial" w:hAnsi="Arial" w:cs="Arial"/>
          <w:color w:val="000000" w:themeColor="text1"/>
        </w:rPr>
        <w:t>:</w:t>
      </w:r>
      <w:r w:rsidRPr="001421E2">
        <w:rPr>
          <w:rFonts w:ascii="Arial" w:hAnsi="Arial" w:cs="Arial"/>
          <w:color w:val="000000" w:themeColor="text1"/>
        </w:rPr>
        <w:t>3718–3720.</w:t>
      </w:r>
    </w:p>
    <w:p w14:paraId="772CABF1" w14:textId="77777777" w:rsidR="00AC04B3" w:rsidRPr="001421E2" w:rsidRDefault="00AC04B3" w:rsidP="00F81C5B">
      <w:pPr>
        <w:spacing w:line="480" w:lineRule="auto"/>
        <w:jc w:val="both"/>
        <w:rPr>
          <w:rFonts w:ascii="Arial" w:hAnsi="Arial" w:cs="Arial"/>
          <w:color w:val="000000" w:themeColor="text1"/>
        </w:rPr>
      </w:pPr>
      <w:bookmarkStart w:id="379" w:name="_bookmark20"/>
      <w:bookmarkEnd w:id="379"/>
    </w:p>
    <w:p w14:paraId="258FBD85" w14:textId="235ABDD1" w:rsidR="00AC04B3" w:rsidRPr="001421E2" w:rsidRDefault="00AC04B3" w:rsidP="00F81C5B">
      <w:pPr>
        <w:spacing w:line="480" w:lineRule="auto"/>
        <w:jc w:val="both"/>
        <w:rPr>
          <w:rFonts w:ascii="Arial" w:hAnsi="Arial" w:cs="Arial"/>
          <w:color w:val="000000" w:themeColor="text1"/>
          <w:spacing w:val="-2"/>
        </w:rPr>
      </w:pPr>
      <w:r w:rsidRPr="001421E2">
        <w:rPr>
          <w:rFonts w:ascii="Arial" w:hAnsi="Arial" w:cs="Arial"/>
          <w:color w:val="000000" w:themeColor="text1"/>
        </w:rPr>
        <w:t xml:space="preserve">Gil, M. I., </w:t>
      </w:r>
      <w:proofErr w:type="spellStart"/>
      <w:r w:rsidRPr="001421E2">
        <w:rPr>
          <w:rFonts w:ascii="Arial" w:hAnsi="Arial" w:cs="Arial"/>
          <w:color w:val="000000" w:themeColor="text1"/>
        </w:rPr>
        <w:t>Ferreres</w:t>
      </w:r>
      <w:proofErr w:type="spellEnd"/>
      <w:r w:rsidRPr="001421E2">
        <w:rPr>
          <w:rFonts w:ascii="Arial" w:hAnsi="Arial" w:cs="Arial"/>
          <w:color w:val="000000" w:themeColor="text1"/>
        </w:rPr>
        <w:t xml:space="preserve">, </w:t>
      </w:r>
      <w:r w:rsidR="00BF4A05" w:rsidRPr="001421E2">
        <w:rPr>
          <w:rFonts w:ascii="Arial" w:hAnsi="Arial" w:cs="Arial"/>
          <w:color w:val="000000" w:themeColor="text1"/>
        </w:rPr>
        <w:t>F.</w:t>
      </w:r>
      <w:r w:rsidR="00BF4A05">
        <w:rPr>
          <w:rFonts w:ascii="Arial" w:hAnsi="Arial" w:cs="Arial"/>
          <w:color w:val="000000" w:themeColor="text1"/>
        </w:rPr>
        <w:t xml:space="preserve">, </w:t>
      </w:r>
      <w:r w:rsidRPr="001421E2">
        <w:rPr>
          <w:rFonts w:ascii="Arial" w:hAnsi="Arial" w:cs="Arial"/>
          <w:color w:val="000000" w:themeColor="text1"/>
        </w:rPr>
        <w:t>and Tomás-</w:t>
      </w:r>
      <w:proofErr w:type="spellStart"/>
      <w:r w:rsidRPr="001421E2">
        <w:rPr>
          <w:rFonts w:ascii="Arial" w:hAnsi="Arial" w:cs="Arial"/>
          <w:color w:val="000000" w:themeColor="text1"/>
        </w:rPr>
        <w:t>Barberán</w:t>
      </w:r>
      <w:proofErr w:type="spellEnd"/>
      <w:r w:rsidRPr="001421E2">
        <w:rPr>
          <w:rFonts w:ascii="Arial" w:hAnsi="Arial" w:cs="Arial"/>
          <w:color w:val="000000" w:themeColor="text1"/>
        </w:rPr>
        <w:t xml:space="preserve">, </w:t>
      </w:r>
      <w:r w:rsidR="00BF4A05" w:rsidRPr="001421E2">
        <w:rPr>
          <w:rFonts w:ascii="Arial" w:hAnsi="Arial" w:cs="Arial"/>
          <w:color w:val="000000" w:themeColor="text1"/>
        </w:rPr>
        <w:t xml:space="preserve">F. A. </w:t>
      </w:r>
      <w:r w:rsidRPr="001421E2">
        <w:rPr>
          <w:rFonts w:ascii="Arial" w:hAnsi="Arial" w:cs="Arial"/>
          <w:color w:val="000000" w:themeColor="text1"/>
        </w:rPr>
        <w:t>1998</w:t>
      </w:r>
      <w:r w:rsidR="00BF4A05">
        <w:rPr>
          <w:rFonts w:ascii="Arial" w:hAnsi="Arial" w:cs="Arial"/>
          <w:color w:val="000000" w:themeColor="text1"/>
        </w:rPr>
        <w:t>.</w:t>
      </w:r>
      <w:r w:rsidR="00BF4A05" w:rsidRPr="001421E2">
        <w:rPr>
          <w:rFonts w:ascii="Arial" w:hAnsi="Arial" w:cs="Arial"/>
          <w:color w:val="000000" w:themeColor="text1"/>
          <w:spacing w:val="40"/>
        </w:rPr>
        <w:t xml:space="preserve"> </w:t>
      </w:r>
      <w:r w:rsidRPr="001421E2">
        <w:rPr>
          <w:rFonts w:ascii="Arial" w:hAnsi="Arial" w:cs="Arial"/>
          <w:color w:val="000000" w:themeColor="text1"/>
        </w:rPr>
        <w:t>Effect of modified atmosphere packaging</w:t>
      </w:r>
      <w:r w:rsidRPr="001421E2">
        <w:rPr>
          <w:rFonts w:ascii="Arial" w:hAnsi="Arial" w:cs="Arial"/>
          <w:color w:val="000000" w:themeColor="text1"/>
          <w:spacing w:val="-11"/>
        </w:rPr>
        <w:t xml:space="preserve"> </w:t>
      </w:r>
      <w:r w:rsidRPr="001421E2">
        <w:rPr>
          <w:rFonts w:ascii="Arial" w:hAnsi="Arial" w:cs="Arial"/>
          <w:color w:val="000000" w:themeColor="text1"/>
        </w:rPr>
        <w:t>on</w:t>
      </w:r>
      <w:r w:rsidRPr="001421E2">
        <w:rPr>
          <w:rFonts w:ascii="Arial" w:hAnsi="Arial" w:cs="Arial"/>
          <w:color w:val="000000" w:themeColor="text1"/>
          <w:spacing w:val="-11"/>
        </w:rPr>
        <w:t xml:space="preserve"> </w:t>
      </w:r>
      <w:r w:rsidRPr="001421E2">
        <w:rPr>
          <w:rFonts w:ascii="Arial" w:hAnsi="Arial" w:cs="Arial"/>
          <w:color w:val="000000" w:themeColor="text1"/>
        </w:rPr>
        <w:t>the</w:t>
      </w:r>
      <w:r w:rsidRPr="001421E2">
        <w:rPr>
          <w:rFonts w:ascii="Arial" w:hAnsi="Arial" w:cs="Arial"/>
          <w:color w:val="000000" w:themeColor="text1"/>
          <w:spacing w:val="-11"/>
        </w:rPr>
        <w:t xml:space="preserve"> </w:t>
      </w:r>
      <w:r w:rsidRPr="001421E2">
        <w:rPr>
          <w:rFonts w:ascii="Arial" w:hAnsi="Arial" w:cs="Arial"/>
          <w:color w:val="000000" w:themeColor="text1"/>
        </w:rPr>
        <w:t>flavonoids</w:t>
      </w:r>
      <w:r w:rsidRPr="001421E2">
        <w:rPr>
          <w:rFonts w:ascii="Arial" w:hAnsi="Arial" w:cs="Arial"/>
          <w:color w:val="000000" w:themeColor="text1"/>
          <w:spacing w:val="-11"/>
        </w:rPr>
        <w:t xml:space="preserve"> </w:t>
      </w:r>
      <w:r w:rsidRPr="001421E2">
        <w:rPr>
          <w:rFonts w:ascii="Arial" w:hAnsi="Arial" w:cs="Arial"/>
          <w:color w:val="000000" w:themeColor="text1"/>
        </w:rPr>
        <w:t>and</w:t>
      </w:r>
      <w:r w:rsidRPr="001421E2">
        <w:rPr>
          <w:rFonts w:ascii="Arial" w:hAnsi="Arial" w:cs="Arial"/>
          <w:color w:val="000000" w:themeColor="text1"/>
          <w:spacing w:val="-11"/>
        </w:rPr>
        <w:t xml:space="preserve"> </w:t>
      </w:r>
      <w:r w:rsidRPr="001421E2">
        <w:rPr>
          <w:rFonts w:ascii="Arial" w:hAnsi="Arial" w:cs="Arial"/>
          <w:color w:val="000000" w:themeColor="text1"/>
        </w:rPr>
        <w:t>vitamin</w:t>
      </w:r>
      <w:r w:rsidRPr="001421E2">
        <w:rPr>
          <w:rFonts w:ascii="Arial" w:hAnsi="Arial" w:cs="Arial"/>
          <w:color w:val="000000" w:themeColor="text1"/>
          <w:spacing w:val="-11"/>
        </w:rPr>
        <w:t xml:space="preserve"> </w:t>
      </w:r>
      <w:r w:rsidRPr="001421E2">
        <w:rPr>
          <w:rFonts w:ascii="Arial" w:hAnsi="Arial" w:cs="Arial"/>
          <w:color w:val="000000" w:themeColor="text1"/>
        </w:rPr>
        <w:t>c</w:t>
      </w:r>
      <w:r w:rsidRPr="001421E2">
        <w:rPr>
          <w:rFonts w:ascii="Arial" w:hAnsi="Arial" w:cs="Arial"/>
          <w:color w:val="000000" w:themeColor="text1"/>
          <w:spacing w:val="-11"/>
        </w:rPr>
        <w:t xml:space="preserve"> </w:t>
      </w:r>
      <w:r w:rsidRPr="001421E2">
        <w:rPr>
          <w:rFonts w:ascii="Arial" w:hAnsi="Arial" w:cs="Arial"/>
          <w:color w:val="000000" w:themeColor="text1"/>
        </w:rPr>
        <w:t>content</w:t>
      </w:r>
      <w:r w:rsidRPr="001421E2">
        <w:rPr>
          <w:rFonts w:ascii="Arial" w:hAnsi="Arial" w:cs="Arial"/>
          <w:color w:val="000000" w:themeColor="text1"/>
          <w:spacing w:val="-11"/>
        </w:rPr>
        <w:t xml:space="preserve"> </w:t>
      </w:r>
      <w:r w:rsidRPr="001421E2">
        <w:rPr>
          <w:rFonts w:ascii="Arial" w:hAnsi="Arial" w:cs="Arial"/>
          <w:color w:val="000000" w:themeColor="text1"/>
        </w:rPr>
        <w:t>of</w:t>
      </w:r>
      <w:r w:rsidRPr="001421E2">
        <w:rPr>
          <w:rFonts w:ascii="Arial" w:hAnsi="Arial" w:cs="Arial"/>
          <w:color w:val="000000" w:themeColor="text1"/>
          <w:spacing w:val="-11"/>
        </w:rPr>
        <w:t xml:space="preserve"> </w:t>
      </w:r>
      <w:r w:rsidRPr="001421E2">
        <w:rPr>
          <w:rFonts w:ascii="Arial" w:hAnsi="Arial" w:cs="Arial"/>
          <w:color w:val="000000" w:themeColor="text1"/>
        </w:rPr>
        <w:t>minimally</w:t>
      </w:r>
      <w:r w:rsidRPr="001421E2">
        <w:rPr>
          <w:rFonts w:ascii="Arial" w:hAnsi="Arial" w:cs="Arial"/>
          <w:color w:val="000000" w:themeColor="text1"/>
          <w:spacing w:val="-11"/>
        </w:rPr>
        <w:t xml:space="preserve"> </w:t>
      </w:r>
      <w:r w:rsidRPr="001421E2">
        <w:rPr>
          <w:rFonts w:ascii="Arial" w:hAnsi="Arial" w:cs="Arial"/>
          <w:color w:val="000000" w:themeColor="text1"/>
        </w:rPr>
        <w:t>processed</w:t>
      </w:r>
      <w:r w:rsidRPr="001421E2">
        <w:rPr>
          <w:rFonts w:ascii="Arial" w:hAnsi="Arial" w:cs="Arial"/>
          <w:color w:val="000000" w:themeColor="text1"/>
          <w:spacing w:val="-11"/>
        </w:rPr>
        <w:t xml:space="preserve"> </w:t>
      </w:r>
      <w:proofErr w:type="spellStart"/>
      <w:r w:rsidRPr="001421E2">
        <w:rPr>
          <w:rFonts w:ascii="Arial" w:hAnsi="Arial" w:cs="Arial"/>
          <w:color w:val="000000" w:themeColor="text1"/>
        </w:rPr>
        <w:t>swiss</w:t>
      </w:r>
      <w:proofErr w:type="spellEnd"/>
      <w:r w:rsidRPr="001421E2">
        <w:rPr>
          <w:rFonts w:ascii="Arial" w:hAnsi="Arial" w:cs="Arial"/>
          <w:color w:val="000000" w:themeColor="text1"/>
          <w:spacing w:val="-11"/>
        </w:rPr>
        <w:t xml:space="preserve"> </w:t>
      </w:r>
      <w:r w:rsidRPr="001421E2">
        <w:rPr>
          <w:rFonts w:ascii="Arial" w:hAnsi="Arial" w:cs="Arial"/>
          <w:color w:val="000000" w:themeColor="text1"/>
        </w:rPr>
        <w:t>chard (</w:t>
      </w:r>
      <w:r w:rsidRPr="001421E2">
        <w:rPr>
          <w:rFonts w:ascii="Arial" w:hAnsi="Arial" w:cs="Arial"/>
          <w:i/>
          <w:color w:val="000000" w:themeColor="text1"/>
        </w:rPr>
        <w:t xml:space="preserve">Beta vulgaris </w:t>
      </w:r>
      <w:r w:rsidRPr="001421E2">
        <w:rPr>
          <w:rFonts w:ascii="Arial" w:hAnsi="Arial" w:cs="Arial"/>
          <w:color w:val="000000" w:themeColor="text1"/>
        </w:rPr>
        <w:t xml:space="preserve">subspecies </w:t>
      </w:r>
      <w:proofErr w:type="spellStart"/>
      <w:r w:rsidRPr="001421E2">
        <w:rPr>
          <w:rFonts w:ascii="Arial" w:hAnsi="Arial" w:cs="Arial"/>
          <w:i/>
          <w:color w:val="000000" w:themeColor="text1"/>
        </w:rPr>
        <w:t>cycla</w:t>
      </w:r>
      <w:proofErr w:type="spellEnd"/>
      <w:r w:rsidRPr="001421E2">
        <w:rPr>
          <w:rFonts w:ascii="Arial" w:hAnsi="Arial" w:cs="Arial"/>
          <w:color w:val="000000" w:themeColor="text1"/>
        </w:rPr>
        <w:t xml:space="preserve">). </w:t>
      </w:r>
      <w:r w:rsidR="00BF4A05" w:rsidRPr="00F81C5B">
        <w:rPr>
          <w:rFonts w:ascii="Arial" w:hAnsi="Arial" w:cs="Arial"/>
          <w:iCs/>
          <w:color w:val="000000" w:themeColor="text1"/>
        </w:rPr>
        <w:t>J</w:t>
      </w:r>
      <w:r w:rsidR="00BF4A05">
        <w:rPr>
          <w:rFonts w:ascii="Arial" w:hAnsi="Arial" w:cs="Arial"/>
          <w:iCs/>
          <w:color w:val="000000" w:themeColor="text1"/>
        </w:rPr>
        <w:t>.</w:t>
      </w:r>
      <w:r w:rsidR="00BF4A05" w:rsidRPr="00F81C5B">
        <w:rPr>
          <w:rFonts w:ascii="Arial" w:hAnsi="Arial" w:cs="Arial"/>
          <w:iCs/>
          <w:color w:val="000000" w:themeColor="text1"/>
        </w:rPr>
        <w:t xml:space="preserve"> </w:t>
      </w:r>
      <w:r w:rsidRPr="00F81C5B">
        <w:rPr>
          <w:rFonts w:ascii="Arial" w:hAnsi="Arial" w:cs="Arial"/>
          <w:iCs/>
          <w:color w:val="000000" w:themeColor="text1"/>
        </w:rPr>
        <w:t>Agric</w:t>
      </w:r>
      <w:r w:rsidR="00BF4A05">
        <w:rPr>
          <w:rFonts w:ascii="Arial" w:hAnsi="Arial" w:cs="Arial"/>
          <w:iCs/>
          <w:color w:val="000000" w:themeColor="text1"/>
        </w:rPr>
        <w:t>.</w:t>
      </w:r>
      <w:r w:rsidRPr="00F81C5B">
        <w:rPr>
          <w:rFonts w:ascii="Arial" w:hAnsi="Arial" w:cs="Arial"/>
          <w:iCs/>
          <w:color w:val="000000" w:themeColor="text1"/>
        </w:rPr>
        <w:t xml:space="preserve"> Food Chem</w:t>
      </w:r>
      <w:r w:rsidR="00BF4A05">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46</w:t>
      </w:r>
      <w:r w:rsidR="00BF4A05">
        <w:rPr>
          <w:rFonts w:ascii="Arial" w:hAnsi="Arial" w:cs="Arial"/>
          <w:bCs/>
          <w:color w:val="000000" w:themeColor="text1"/>
        </w:rPr>
        <w:t>:</w:t>
      </w:r>
      <w:r w:rsidRPr="001421E2">
        <w:rPr>
          <w:rFonts w:ascii="Arial" w:hAnsi="Arial" w:cs="Arial"/>
          <w:color w:val="000000" w:themeColor="text1"/>
          <w:spacing w:val="-2"/>
        </w:rPr>
        <w:t>2007–2012.</w:t>
      </w:r>
    </w:p>
    <w:p w14:paraId="154F2022" w14:textId="7FC56F05" w:rsidR="00AC04B3" w:rsidRPr="001421E2" w:rsidDel="00D3318A" w:rsidRDefault="00AC04B3" w:rsidP="00F81C5B">
      <w:pPr>
        <w:spacing w:line="480" w:lineRule="auto"/>
        <w:jc w:val="both"/>
        <w:rPr>
          <w:del w:id="380" w:author="Bock, Clive" w:date="2022-06-20T13:56:00Z"/>
          <w:rFonts w:ascii="Arial" w:hAnsi="Arial" w:cs="Arial"/>
          <w:color w:val="000000" w:themeColor="text1"/>
          <w:spacing w:val="-2"/>
        </w:rPr>
      </w:pPr>
    </w:p>
    <w:p w14:paraId="648CA7FA" w14:textId="66B7CBD3" w:rsidR="00AC04B3" w:rsidRPr="001421E2" w:rsidDel="00D3318A" w:rsidRDefault="00AC04B3" w:rsidP="00F81C5B">
      <w:pPr>
        <w:spacing w:line="480" w:lineRule="auto"/>
        <w:jc w:val="both"/>
        <w:rPr>
          <w:del w:id="381" w:author="Bock, Clive" w:date="2022-06-20T13:56:00Z"/>
          <w:rFonts w:ascii="Arial" w:hAnsi="Arial" w:cs="Arial"/>
          <w:color w:val="000000" w:themeColor="text1"/>
          <w:w w:val="95"/>
        </w:rPr>
      </w:pPr>
      <w:bookmarkStart w:id="382" w:name="_bookmark22"/>
      <w:bookmarkEnd w:id="382"/>
    </w:p>
    <w:p w14:paraId="5AECC730" w14:textId="77777777" w:rsidR="00AC04B3" w:rsidRPr="005C5BC3" w:rsidRDefault="00AC04B3" w:rsidP="00F81C5B">
      <w:pPr>
        <w:spacing w:line="480" w:lineRule="auto"/>
        <w:jc w:val="both"/>
        <w:rPr>
          <w:rFonts w:ascii="Arial" w:hAnsi="Arial" w:cs="Arial"/>
          <w:color w:val="000000" w:themeColor="text1"/>
        </w:rPr>
      </w:pPr>
      <w:bookmarkStart w:id="383" w:name="_bookmark23"/>
      <w:bookmarkEnd w:id="383"/>
    </w:p>
    <w:p w14:paraId="1AEDFB44" w14:textId="4F96035A" w:rsidR="00AC04B3" w:rsidRPr="001421E2" w:rsidDel="00D3318A" w:rsidRDefault="00AC04B3" w:rsidP="00F81C5B">
      <w:pPr>
        <w:spacing w:line="480" w:lineRule="auto"/>
        <w:jc w:val="both"/>
        <w:rPr>
          <w:del w:id="384" w:author="Bock, Clive" w:date="2022-06-20T13:56:00Z"/>
          <w:rFonts w:ascii="Arial" w:hAnsi="Arial" w:cs="Arial"/>
          <w:color w:val="000000" w:themeColor="text1"/>
        </w:rPr>
      </w:pPr>
      <w:bookmarkStart w:id="385" w:name="_bookmark24"/>
      <w:bookmarkEnd w:id="385"/>
    </w:p>
    <w:p w14:paraId="2C81EF61" w14:textId="485CDA9B" w:rsidR="00AC04B3" w:rsidRPr="00261666" w:rsidRDefault="00AC04B3" w:rsidP="00F81C5B">
      <w:pPr>
        <w:spacing w:line="480" w:lineRule="auto"/>
        <w:jc w:val="both"/>
        <w:rPr>
          <w:rFonts w:ascii="Arial" w:hAnsi="Arial" w:cs="Arial"/>
          <w:color w:val="000000" w:themeColor="text1"/>
        </w:rPr>
      </w:pPr>
      <w:r w:rsidRPr="00CF041F">
        <w:rPr>
          <w:rFonts w:ascii="Arial" w:hAnsi="Arial" w:cs="Arial"/>
          <w:color w:val="000000" w:themeColor="text1"/>
          <w:lang w:val="de-CH"/>
        </w:rPr>
        <w:t xml:space="preserve">Hiscox, J., and Israelstam, </w:t>
      </w:r>
      <w:r w:rsidR="004776FD" w:rsidRPr="00CF041F">
        <w:rPr>
          <w:rFonts w:ascii="Arial" w:hAnsi="Arial" w:cs="Arial"/>
          <w:color w:val="000000" w:themeColor="text1"/>
          <w:lang w:val="de-CH"/>
        </w:rPr>
        <w:t xml:space="preserve">G. </w:t>
      </w:r>
      <w:r w:rsidRPr="00CF041F">
        <w:rPr>
          <w:rFonts w:ascii="Arial" w:hAnsi="Arial" w:cs="Arial"/>
          <w:color w:val="000000" w:themeColor="text1"/>
          <w:lang w:val="de-CH"/>
        </w:rPr>
        <w:t>1979</w:t>
      </w:r>
      <w:r w:rsidR="004776FD" w:rsidRPr="00CF041F">
        <w:rPr>
          <w:rFonts w:ascii="Arial" w:hAnsi="Arial" w:cs="Arial"/>
          <w:color w:val="000000" w:themeColor="text1"/>
          <w:lang w:val="de-CH"/>
        </w:rPr>
        <w:t>.</w:t>
      </w:r>
      <w:r w:rsidR="004776FD" w:rsidRPr="00CF041F">
        <w:rPr>
          <w:rFonts w:ascii="Arial" w:hAnsi="Arial" w:cs="Arial"/>
          <w:color w:val="000000" w:themeColor="text1"/>
          <w:spacing w:val="33"/>
          <w:lang w:val="de-CH"/>
        </w:rPr>
        <w:t xml:space="preserve"> </w:t>
      </w:r>
      <w:r w:rsidRPr="001421E2">
        <w:rPr>
          <w:rFonts w:ascii="Arial" w:hAnsi="Arial" w:cs="Arial"/>
          <w:color w:val="000000" w:themeColor="text1"/>
        </w:rPr>
        <w:t>A method for the extraction of chlorophyll from leaf tissue</w:t>
      </w:r>
      <w:r w:rsidRPr="001421E2">
        <w:rPr>
          <w:rFonts w:ascii="Arial" w:hAnsi="Arial" w:cs="Arial"/>
          <w:color w:val="000000" w:themeColor="text1"/>
          <w:spacing w:val="40"/>
        </w:rPr>
        <w:t xml:space="preserve"> </w:t>
      </w:r>
      <w:r w:rsidRPr="001421E2">
        <w:rPr>
          <w:rFonts w:ascii="Arial" w:hAnsi="Arial" w:cs="Arial"/>
          <w:color w:val="000000" w:themeColor="text1"/>
        </w:rPr>
        <w:t>without</w:t>
      </w:r>
      <w:r w:rsidRPr="001421E2">
        <w:rPr>
          <w:rFonts w:ascii="Arial" w:hAnsi="Arial" w:cs="Arial"/>
          <w:color w:val="000000" w:themeColor="text1"/>
          <w:spacing w:val="40"/>
        </w:rPr>
        <w:t xml:space="preserve"> </w:t>
      </w:r>
      <w:r w:rsidRPr="001421E2">
        <w:rPr>
          <w:rFonts w:ascii="Arial" w:hAnsi="Arial" w:cs="Arial"/>
          <w:color w:val="000000" w:themeColor="text1"/>
        </w:rPr>
        <w:t>maceration.</w:t>
      </w:r>
      <w:r w:rsidRPr="001421E2">
        <w:rPr>
          <w:rFonts w:ascii="Arial" w:hAnsi="Arial" w:cs="Arial"/>
          <w:color w:val="000000" w:themeColor="text1"/>
          <w:spacing w:val="40"/>
        </w:rPr>
        <w:t xml:space="preserve"> </w:t>
      </w:r>
      <w:proofErr w:type="spellStart"/>
      <w:r w:rsidRPr="00F81C5B">
        <w:rPr>
          <w:rFonts w:ascii="Arial" w:hAnsi="Arial" w:cs="Arial"/>
          <w:iCs/>
          <w:color w:val="000000" w:themeColor="text1"/>
        </w:rPr>
        <w:t>Canad</w:t>
      </w:r>
      <w:proofErr w:type="spellEnd"/>
      <w:r w:rsidR="004776FD" w:rsidRPr="00261666">
        <w:rPr>
          <w:rFonts w:ascii="Arial" w:hAnsi="Arial" w:cs="Arial"/>
          <w:iCs/>
          <w:color w:val="000000" w:themeColor="text1"/>
        </w:rPr>
        <w:t>.</w:t>
      </w:r>
      <w:r w:rsidRPr="00F81C5B">
        <w:rPr>
          <w:rFonts w:ascii="Arial" w:hAnsi="Arial" w:cs="Arial"/>
          <w:iCs/>
          <w:color w:val="000000" w:themeColor="text1"/>
          <w:spacing w:val="40"/>
        </w:rPr>
        <w:t xml:space="preserve"> </w:t>
      </w:r>
      <w:proofErr w:type="spellStart"/>
      <w:r w:rsidRPr="00F81C5B">
        <w:rPr>
          <w:rFonts w:ascii="Arial" w:hAnsi="Arial" w:cs="Arial"/>
          <w:iCs/>
          <w:color w:val="000000" w:themeColor="text1"/>
        </w:rPr>
        <w:t>J</w:t>
      </w:r>
      <w:r w:rsidR="004776FD" w:rsidRPr="00261666">
        <w:rPr>
          <w:rFonts w:ascii="Arial" w:hAnsi="Arial" w:cs="Arial"/>
          <w:iCs/>
          <w:color w:val="000000" w:themeColor="text1"/>
          <w:spacing w:val="40"/>
        </w:rPr>
        <w:t>.</w:t>
      </w:r>
      <w:r w:rsidRPr="00F81C5B">
        <w:rPr>
          <w:rFonts w:ascii="Arial" w:hAnsi="Arial" w:cs="Arial"/>
          <w:iCs/>
          <w:color w:val="000000" w:themeColor="text1"/>
        </w:rPr>
        <w:t>Bot</w:t>
      </w:r>
      <w:proofErr w:type="spellEnd"/>
      <w:r w:rsidR="004776FD" w:rsidRPr="00261666">
        <w:rPr>
          <w:rFonts w:ascii="Arial" w:hAnsi="Arial" w:cs="Arial"/>
          <w:iCs/>
          <w:color w:val="000000" w:themeColor="text1"/>
        </w:rPr>
        <w:t>..</w:t>
      </w:r>
      <w:r w:rsidRPr="00261666">
        <w:rPr>
          <w:rFonts w:ascii="Arial" w:hAnsi="Arial" w:cs="Arial"/>
          <w:color w:val="000000" w:themeColor="text1"/>
          <w:spacing w:val="40"/>
        </w:rPr>
        <w:t xml:space="preserve"> </w:t>
      </w:r>
      <w:r w:rsidRPr="00F81C5B">
        <w:rPr>
          <w:rFonts w:ascii="Arial" w:hAnsi="Arial" w:cs="Arial"/>
          <w:bCs/>
          <w:color w:val="000000" w:themeColor="text1"/>
        </w:rPr>
        <w:t>57</w:t>
      </w:r>
      <w:r w:rsidR="004776FD" w:rsidRPr="00261666">
        <w:rPr>
          <w:rFonts w:ascii="Arial" w:hAnsi="Arial" w:cs="Arial"/>
          <w:bCs/>
          <w:color w:val="000000" w:themeColor="text1"/>
        </w:rPr>
        <w:t>:</w:t>
      </w:r>
      <w:r w:rsidRPr="00261666">
        <w:rPr>
          <w:rFonts w:ascii="Arial" w:hAnsi="Arial" w:cs="Arial"/>
          <w:color w:val="000000" w:themeColor="text1"/>
        </w:rPr>
        <w:t>1332–1334.</w:t>
      </w:r>
    </w:p>
    <w:p w14:paraId="7784B96D" w14:textId="09BD7977" w:rsidR="00AC04B3" w:rsidRPr="00261666" w:rsidDel="00D3318A" w:rsidRDefault="00AC04B3" w:rsidP="00F81C5B">
      <w:pPr>
        <w:spacing w:line="480" w:lineRule="auto"/>
        <w:jc w:val="both"/>
        <w:rPr>
          <w:del w:id="386" w:author="Bock, Clive" w:date="2022-06-20T13:56:00Z"/>
          <w:rFonts w:ascii="Arial" w:hAnsi="Arial" w:cs="Arial"/>
          <w:color w:val="000000" w:themeColor="text1"/>
        </w:rPr>
      </w:pPr>
      <w:bookmarkStart w:id="387" w:name="_bookmark25"/>
      <w:bookmarkEnd w:id="387"/>
    </w:p>
    <w:p w14:paraId="2AF3A3F2" w14:textId="77777777" w:rsidR="00AC04B3" w:rsidRPr="001421E2" w:rsidRDefault="00AC04B3" w:rsidP="00F81C5B">
      <w:pPr>
        <w:spacing w:line="480" w:lineRule="auto"/>
        <w:jc w:val="both"/>
        <w:rPr>
          <w:rFonts w:ascii="Arial" w:hAnsi="Arial" w:cs="Arial"/>
          <w:color w:val="000000" w:themeColor="text1"/>
        </w:rPr>
      </w:pPr>
      <w:bookmarkStart w:id="388" w:name="_bookmark26"/>
      <w:bookmarkEnd w:id="388"/>
    </w:p>
    <w:p w14:paraId="30EAFFF4" w14:textId="5189A421"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Jiang,</w:t>
      </w:r>
      <w:r w:rsidRPr="001421E2">
        <w:rPr>
          <w:rFonts w:ascii="Arial" w:hAnsi="Arial" w:cs="Arial"/>
          <w:color w:val="000000" w:themeColor="text1"/>
          <w:spacing w:val="-15"/>
        </w:rPr>
        <w:t xml:space="preserve"> </w:t>
      </w:r>
      <w:r w:rsidRPr="001421E2">
        <w:rPr>
          <w:rFonts w:ascii="Arial" w:hAnsi="Arial" w:cs="Arial"/>
          <w:color w:val="000000" w:themeColor="text1"/>
        </w:rPr>
        <w:t>J.,</w:t>
      </w:r>
      <w:r w:rsidRPr="001421E2">
        <w:rPr>
          <w:rFonts w:ascii="Arial" w:hAnsi="Arial" w:cs="Arial"/>
          <w:color w:val="000000" w:themeColor="text1"/>
          <w:spacing w:val="-15"/>
        </w:rPr>
        <w:t xml:space="preserve"> </w:t>
      </w:r>
      <w:r w:rsidRPr="001421E2">
        <w:rPr>
          <w:rFonts w:ascii="Arial" w:hAnsi="Arial" w:cs="Arial"/>
          <w:color w:val="000000" w:themeColor="text1"/>
        </w:rPr>
        <w:t>Shao,</w:t>
      </w:r>
      <w:r w:rsidRPr="001421E2">
        <w:rPr>
          <w:rFonts w:ascii="Arial" w:hAnsi="Arial" w:cs="Arial"/>
          <w:color w:val="000000" w:themeColor="text1"/>
          <w:spacing w:val="-15"/>
        </w:rPr>
        <w:t xml:space="preserve"> </w:t>
      </w:r>
      <w:r w:rsidR="004776FD" w:rsidRPr="001421E2">
        <w:rPr>
          <w:rFonts w:ascii="Arial" w:hAnsi="Arial" w:cs="Arial"/>
          <w:color w:val="000000" w:themeColor="text1"/>
        </w:rPr>
        <w:t>Y.</w:t>
      </w:r>
      <w:r w:rsidR="004776FD">
        <w:rPr>
          <w:rFonts w:ascii="Arial" w:hAnsi="Arial" w:cs="Arial"/>
          <w:color w:val="000000" w:themeColor="text1"/>
        </w:rPr>
        <w:t>,</w:t>
      </w:r>
      <w:r w:rsidR="004776FD" w:rsidRPr="001421E2">
        <w:rPr>
          <w:rFonts w:ascii="Arial" w:hAnsi="Arial" w:cs="Arial"/>
          <w:color w:val="000000" w:themeColor="text1"/>
          <w:spacing w:val="-15"/>
        </w:rPr>
        <w:t xml:space="preserve"> </w:t>
      </w:r>
      <w:r w:rsidRPr="001421E2">
        <w:rPr>
          <w:rFonts w:ascii="Arial" w:hAnsi="Arial" w:cs="Arial"/>
          <w:color w:val="000000" w:themeColor="text1"/>
        </w:rPr>
        <w:t>Li,</w:t>
      </w:r>
      <w:r w:rsidRPr="001421E2">
        <w:rPr>
          <w:rFonts w:ascii="Arial" w:hAnsi="Arial" w:cs="Arial"/>
          <w:color w:val="000000" w:themeColor="text1"/>
          <w:spacing w:val="-15"/>
        </w:rPr>
        <w:t xml:space="preserve"> </w:t>
      </w:r>
      <w:r w:rsidR="004776FD" w:rsidRPr="001421E2">
        <w:rPr>
          <w:rFonts w:ascii="Arial" w:hAnsi="Arial" w:cs="Arial"/>
          <w:color w:val="000000" w:themeColor="text1"/>
        </w:rPr>
        <w:t>A.</w:t>
      </w:r>
      <w:r w:rsidR="004776FD">
        <w:rPr>
          <w:rFonts w:ascii="Arial" w:hAnsi="Arial" w:cs="Arial"/>
          <w:color w:val="000000" w:themeColor="text1"/>
        </w:rPr>
        <w:t>,</w:t>
      </w:r>
      <w:r w:rsidR="004776FD" w:rsidRPr="001421E2">
        <w:rPr>
          <w:rFonts w:ascii="Arial" w:hAnsi="Arial" w:cs="Arial"/>
          <w:color w:val="000000" w:themeColor="text1"/>
          <w:spacing w:val="-15"/>
        </w:rPr>
        <w:t xml:space="preserve"> </w:t>
      </w:r>
      <w:r w:rsidRPr="001421E2">
        <w:rPr>
          <w:rFonts w:ascii="Arial" w:hAnsi="Arial" w:cs="Arial"/>
          <w:color w:val="000000" w:themeColor="text1"/>
        </w:rPr>
        <w:t>Lu,</w:t>
      </w:r>
      <w:r w:rsidRPr="001421E2">
        <w:rPr>
          <w:rFonts w:ascii="Arial" w:hAnsi="Arial" w:cs="Arial"/>
          <w:color w:val="000000" w:themeColor="text1"/>
          <w:spacing w:val="-15"/>
        </w:rPr>
        <w:t xml:space="preserve"> </w:t>
      </w:r>
      <w:r w:rsidR="004776FD" w:rsidRPr="001421E2">
        <w:rPr>
          <w:rFonts w:ascii="Arial" w:hAnsi="Arial" w:cs="Arial"/>
          <w:color w:val="000000" w:themeColor="text1"/>
        </w:rPr>
        <w:t>C.</w:t>
      </w:r>
      <w:r w:rsidR="004776FD">
        <w:rPr>
          <w:rFonts w:ascii="Arial" w:hAnsi="Arial" w:cs="Arial"/>
          <w:color w:val="000000" w:themeColor="text1"/>
        </w:rPr>
        <w:t>,</w:t>
      </w:r>
      <w:r w:rsidR="004776FD" w:rsidRPr="001421E2">
        <w:rPr>
          <w:rFonts w:ascii="Arial" w:hAnsi="Arial" w:cs="Arial"/>
          <w:color w:val="000000" w:themeColor="text1"/>
          <w:spacing w:val="-15"/>
        </w:rPr>
        <w:t xml:space="preserve"> </w:t>
      </w:r>
      <w:r w:rsidRPr="001421E2">
        <w:rPr>
          <w:rFonts w:ascii="Arial" w:hAnsi="Arial" w:cs="Arial"/>
          <w:color w:val="000000" w:themeColor="text1"/>
        </w:rPr>
        <w:t>Zhang,</w:t>
      </w:r>
      <w:r w:rsidRPr="001421E2">
        <w:rPr>
          <w:rFonts w:ascii="Arial" w:hAnsi="Arial" w:cs="Arial"/>
          <w:color w:val="000000" w:themeColor="text1"/>
          <w:spacing w:val="-15"/>
        </w:rPr>
        <w:t xml:space="preserve"> </w:t>
      </w:r>
      <w:r w:rsidR="004776FD" w:rsidRPr="001421E2">
        <w:rPr>
          <w:rFonts w:ascii="Arial" w:hAnsi="Arial" w:cs="Arial"/>
          <w:color w:val="000000" w:themeColor="text1"/>
        </w:rPr>
        <w:t>Y.</w:t>
      </w:r>
      <w:r w:rsidR="004776FD">
        <w:rPr>
          <w:rFonts w:ascii="Arial" w:hAnsi="Arial" w:cs="Arial"/>
          <w:color w:val="000000" w:themeColor="text1"/>
        </w:rPr>
        <w:t>,</w:t>
      </w:r>
      <w:r w:rsidR="004776FD" w:rsidRPr="001421E2">
        <w:rPr>
          <w:rFonts w:ascii="Arial" w:hAnsi="Arial" w:cs="Arial"/>
          <w:color w:val="000000" w:themeColor="text1"/>
          <w:spacing w:val="-15"/>
        </w:rPr>
        <w:t xml:space="preserve"> </w:t>
      </w:r>
      <w:r w:rsidRPr="001421E2">
        <w:rPr>
          <w:rFonts w:ascii="Arial" w:hAnsi="Arial" w:cs="Arial"/>
          <w:color w:val="000000" w:themeColor="text1"/>
        </w:rPr>
        <w:t>and</w:t>
      </w:r>
      <w:r w:rsidRPr="001421E2">
        <w:rPr>
          <w:rFonts w:ascii="Arial" w:hAnsi="Arial" w:cs="Arial"/>
          <w:color w:val="000000" w:themeColor="text1"/>
          <w:spacing w:val="-15"/>
        </w:rPr>
        <w:t xml:space="preserve"> </w:t>
      </w:r>
      <w:r w:rsidRPr="001421E2">
        <w:rPr>
          <w:rFonts w:ascii="Arial" w:hAnsi="Arial" w:cs="Arial"/>
          <w:color w:val="000000" w:themeColor="text1"/>
        </w:rPr>
        <w:t>Wang,</w:t>
      </w:r>
      <w:r w:rsidRPr="001421E2">
        <w:rPr>
          <w:rFonts w:ascii="Arial" w:hAnsi="Arial" w:cs="Arial"/>
          <w:color w:val="000000" w:themeColor="text1"/>
          <w:spacing w:val="-15"/>
        </w:rPr>
        <w:t xml:space="preserve"> </w:t>
      </w:r>
      <w:r w:rsidR="004776FD" w:rsidRPr="001421E2">
        <w:rPr>
          <w:rFonts w:ascii="Arial" w:hAnsi="Arial" w:cs="Arial"/>
          <w:color w:val="000000" w:themeColor="text1"/>
        </w:rPr>
        <w:t>Y.</w:t>
      </w:r>
      <w:r w:rsidR="004776FD" w:rsidRPr="001421E2">
        <w:rPr>
          <w:rFonts w:ascii="Arial" w:hAnsi="Arial" w:cs="Arial"/>
          <w:color w:val="000000" w:themeColor="text1"/>
          <w:spacing w:val="-15"/>
        </w:rPr>
        <w:t xml:space="preserve"> </w:t>
      </w:r>
      <w:r w:rsidRPr="001421E2">
        <w:rPr>
          <w:rFonts w:ascii="Arial" w:hAnsi="Arial" w:cs="Arial"/>
          <w:color w:val="000000" w:themeColor="text1"/>
        </w:rPr>
        <w:t>2013</w:t>
      </w:r>
      <w:r w:rsidR="004776FD">
        <w:rPr>
          <w:rFonts w:ascii="Arial" w:hAnsi="Arial" w:cs="Arial"/>
          <w:color w:val="000000" w:themeColor="text1"/>
        </w:rPr>
        <w:t>.</w:t>
      </w:r>
      <w:r w:rsidRPr="001421E2">
        <w:rPr>
          <w:rFonts w:ascii="Arial" w:hAnsi="Arial" w:cs="Arial"/>
          <w:color w:val="000000" w:themeColor="text1"/>
          <w:spacing w:val="-15"/>
        </w:rPr>
        <w:t xml:space="preserve"> </w:t>
      </w:r>
      <w:r w:rsidRPr="001421E2">
        <w:rPr>
          <w:rFonts w:ascii="Arial" w:hAnsi="Arial" w:cs="Arial"/>
          <w:color w:val="000000" w:themeColor="text1"/>
        </w:rPr>
        <w:t>Phenolic</w:t>
      </w:r>
      <w:r w:rsidRPr="001421E2">
        <w:rPr>
          <w:rFonts w:ascii="Arial" w:hAnsi="Arial" w:cs="Arial"/>
          <w:color w:val="000000" w:themeColor="text1"/>
          <w:spacing w:val="-15"/>
        </w:rPr>
        <w:t xml:space="preserve"> </w:t>
      </w:r>
      <w:r w:rsidRPr="001421E2">
        <w:rPr>
          <w:rFonts w:ascii="Arial" w:hAnsi="Arial" w:cs="Arial"/>
          <w:color w:val="000000" w:themeColor="text1"/>
        </w:rPr>
        <w:t>composition</w:t>
      </w:r>
      <w:r w:rsidRPr="001421E2">
        <w:rPr>
          <w:rFonts w:ascii="Arial" w:hAnsi="Arial" w:cs="Arial"/>
          <w:color w:val="000000" w:themeColor="text1"/>
          <w:spacing w:val="-15"/>
        </w:rPr>
        <w:t xml:space="preserve"> </w:t>
      </w:r>
      <w:r w:rsidRPr="001421E2">
        <w:rPr>
          <w:rFonts w:ascii="Arial" w:hAnsi="Arial" w:cs="Arial"/>
          <w:color w:val="000000" w:themeColor="text1"/>
        </w:rPr>
        <w:t xml:space="preserve">analysis </w:t>
      </w:r>
      <w:r w:rsidRPr="001421E2">
        <w:rPr>
          <w:rFonts w:ascii="Arial" w:hAnsi="Arial" w:cs="Arial"/>
          <w:color w:val="000000" w:themeColor="text1"/>
          <w:w w:val="95"/>
        </w:rPr>
        <w:t>and</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gene</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expression</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0"/>
          <w:w w:val="95"/>
        </w:rPr>
        <w:t xml:space="preserve"> </w:t>
      </w:r>
      <w:r w:rsidRPr="001421E2">
        <w:rPr>
          <w:rFonts w:ascii="Arial" w:hAnsi="Arial" w:cs="Arial"/>
          <w:color w:val="000000" w:themeColor="text1"/>
          <w:w w:val="95"/>
        </w:rPr>
        <w:t>developing</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seeds</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yellow-and</w:t>
      </w:r>
      <w:r w:rsidRPr="001421E2">
        <w:rPr>
          <w:rFonts w:ascii="Arial" w:hAnsi="Arial" w:cs="Arial"/>
          <w:color w:val="000000" w:themeColor="text1"/>
          <w:spacing w:val="-9"/>
          <w:w w:val="95"/>
        </w:rPr>
        <w:t xml:space="preserve"> </w:t>
      </w:r>
      <w:r w:rsidRPr="001421E2">
        <w:rPr>
          <w:rFonts w:ascii="Arial" w:hAnsi="Arial" w:cs="Arial"/>
          <w:color w:val="000000" w:themeColor="text1"/>
          <w:w w:val="95"/>
        </w:rPr>
        <w:t>black-seeded</w:t>
      </w:r>
      <w:r w:rsidRPr="001421E2">
        <w:rPr>
          <w:rFonts w:ascii="Arial" w:hAnsi="Arial" w:cs="Arial"/>
          <w:color w:val="000000" w:themeColor="text1"/>
          <w:spacing w:val="-10"/>
          <w:w w:val="95"/>
        </w:rPr>
        <w:t xml:space="preserve"> </w:t>
      </w:r>
      <w:r w:rsidRPr="001421E2">
        <w:rPr>
          <w:rFonts w:ascii="Arial" w:hAnsi="Arial" w:cs="Arial"/>
          <w:i/>
          <w:color w:val="000000" w:themeColor="text1"/>
          <w:w w:val="95"/>
        </w:rPr>
        <w:t>Brassica</w:t>
      </w:r>
      <w:r w:rsidRPr="001421E2">
        <w:rPr>
          <w:rFonts w:ascii="Arial" w:hAnsi="Arial" w:cs="Arial"/>
          <w:i/>
          <w:color w:val="000000" w:themeColor="text1"/>
          <w:spacing w:val="-3"/>
          <w:w w:val="95"/>
        </w:rPr>
        <w:t xml:space="preserve"> </w:t>
      </w:r>
      <w:r w:rsidRPr="001421E2">
        <w:rPr>
          <w:rFonts w:ascii="Arial" w:hAnsi="Arial" w:cs="Arial"/>
          <w:i/>
          <w:color w:val="000000" w:themeColor="text1"/>
          <w:w w:val="95"/>
        </w:rPr>
        <w:t>napus</w:t>
      </w:r>
      <w:r w:rsidRPr="001421E2">
        <w:rPr>
          <w:rFonts w:ascii="Arial" w:hAnsi="Arial" w:cs="Arial"/>
          <w:color w:val="000000" w:themeColor="text1"/>
          <w:w w:val="95"/>
        </w:rPr>
        <w:t>.</w:t>
      </w:r>
      <w:r w:rsidRPr="001421E2">
        <w:rPr>
          <w:rFonts w:ascii="Arial" w:hAnsi="Arial" w:cs="Arial"/>
          <w:color w:val="000000" w:themeColor="text1"/>
          <w:spacing w:val="-9"/>
          <w:w w:val="95"/>
        </w:rPr>
        <w:t xml:space="preserve"> </w:t>
      </w:r>
      <w:r w:rsidRPr="00F81C5B">
        <w:rPr>
          <w:rFonts w:ascii="Arial" w:hAnsi="Arial" w:cs="Arial"/>
          <w:iCs/>
          <w:color w:val="000000" w:themeColor="text1"/>
          <w:w w:val="95"/>
        </w:rPr>
        <w:t>J</w:t>
      </w:r>
      <w:r w:rsidR="004776FD">
        <w:rPr>
          <w:rFonts w:ascii="Arial" w:hAnsi="Arial" w:cs="Arial"/>
          <w:iCs/>
          <w:color w:val="000000" w:themeColor="text1"/>
          <w:w w:val="95"/>
        </w:rPr>
        <w:t>.</w:t>
      </w:r>
      <w:r w:rsidRPr="00F81C5B">
        <w:rPr>
          <w:rFonts w:ascii="Arial" w:hAnsi="Arial" w:cs="Arial"/>
          <w:iCs/>
          <w:color w:val="000000" w:themeColor="text1"/>
          <w:spacing w:val="40"/>
        </w:rPr>
        <w:t xml:space="preserve"> </w:t>
      </w:r>
      <w:proofErr w:type="spellStart"/>
      <w:r w:rsidRPr="00F81C5B">
        <w:rPr>
          <w:rFonts w:ascii="Arial" w:hAnsi="Arial" w:cs="Arial"/>
          <w:iCs/>
          <w:color w:val="000000" w:themeColor="text1"/>
        </w:rPr>
        <w:t>Integr</w:t>
      </w:r>
      <w:proofErr w:type="spellEnd"/>
      <w:r w:rsidR="004776FD">
        <w:rPr>
          <w:rFonts w:ascii="Arial" w:hAnsi="Arial" w:cs="Arial"/>
          <w:iCs/>
          <w:color w:val="000000" w:themeColor="text1"/>
        </w:rPr>
        <w:t>.</w:t>
      </w:r>
      <w:r w:rsidRPr="00F81C5B">
        <w:rPr>
          <w:rFonts w:ascii="Arial" w:hAnsi="Arial" w:cs="Arial"/>
          <w:iCs/>
          <w:color w:val="000000" w:themeColor="text1"/>
          <w:spacing w:val="40"/>
        </w:rPr>
        <w:t xml:space="preserve"> </w:t>
      </w:r>
      <w:r w:rsidRPr="00F81C5B">
        <w:rPr>
          <w:rFonts w:ascii="Arial" w:hAnsi="Arial" w:cs="Arial"/>
          <w:iCs/>
          <w:color w:val="000000" w:themeColor="text1"/>
        </w:rPr>
        <w:t>Plant</w:t>
      </w:r>
      <w:r w:rsidRPr="00F81C5B">
        <w:rPr>
          <w:rFonts w:ascii="Arial" w:hAnsi="Arial" w:cs="Arial"/>
          <w:iCs/>
          <w:color w:val="000000" w:themeColor="text1"/>
          <w:spacing w:val="40"/>
        </w:rPr>
        <w:t xml:space="preserve"> </w:t>
      </w:r>
      <w:r w:rsidRPr="00F81C5B">
        <w:rPr>
          <w:rFonts w:ascii="Arial" w:hAnsi="Arial" w:cs="Arial"/>
          <w:iCs/>
          <w:color w:val="000000" w:themeColor="text1"/>
        </w:rPr>
        <w:t>Biol</w:t>
      </w:r>
      <w:r w:rsidR="004776FD">
        <w:rPr>
          <w:rFonts w:ascii="Arial" w:hAnsi="Arial" w:cs="Arial"/>
          <w:iCs/>
          <w:color w:val="000000" w:themeColor="text1"/>
        </w:rPr>
        <w:t>.</w:t>
      </w:r>
      <w:del w:id="389" w:author="Anna Brugger" w:date="2022-07-26T19:57:00Z">
        <w:r w:rsidR="004776FD" w:rsidDel="00F67C41">
          <w:rPr>
            <w:rFonts w:ascii="Arial" w:hAnsi="Arial" w:cs="Arial"/>
            <w:color w:val="000000" w:themeColor="text1"/>
          </w:rPr>
          <w:delText>.</w:delText>
        </w:r>
      </w:del>
      <w:r w:rsidRPr="001421E2">
        <w:rPr>
          <w:rFonts w:ascii="Arial" w:hAnsi="Arial" w:cs="Arial"/>
          <w:color w:val="000000" w:themeColor="text1"/>
          <w:spacing w:val="40"/>
        </w:rPr>
        <w:t xml:space="preserve"> </w:t>
      </w:r>
      <w:r w:rsidRPr="00F81C5B">
        <w:rPr>
          <w:rFonts w:ascii="Arial" w:hAnsi="Arial" w:cs="Arial"/>
          <w:bCs/>
          <w:color w:val="000000" w:themeColor="text1"/>
        </w:rPr>
        <w:t>55</w:t>
      </w:r>
      <w:r w:rsidR="004776FD">
        <w:rPr>
          <w:rFonts w:ascii="Arial" w:hAnsi="Arial" w:cs="Arial"/>
          <w:bCs/>
          <w:color w:val="000000" w:themeColor="text1"/>
        </w:rPr>
        <w:t>:</w:t>
      </w:r>
      <w:r w:rsidRPr="001421E2">
        <w:rPr>
          <w:rFonts w:ascii="Arial" w:hAnsi="Arial" w:cs="Arial"/>
          <w:color w:val="000000" w:themeColor="text1"/>
        </w:rPr>
        <w:t>537–551.</w:t>
      </w:r>
    </w:p>
    <w:p w14:paraId="77E39078" w14:textId="77777777" w:rsidR="00AC04B3" w:rsidRPr="001421E2" w:rsidRDefault="00AC04B3" w:rsidP="00F81C5B">
      <w:pPr>
        <w:spacing w:line="480" w:lineRule="auto"/>
        <w:jc w:val="both"/>
        <w:rPr>
          <w:rFonts w:ascii="Arial" w:hAnsi="Arial" w:cs="Arial"/>
          <w:color w:val="000000" w:themeColor="text1"/>
        </w:rPr>
      </w:pPr>
      <w:bookmarkStart w:id="390" w:name="_bookmark27"/>
      <w:bookmarkEnd w:id="390"/>
    </w:p>
    <w:p w14:paraId="426A0204" w14:textId="2D3A8030"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Jing, L., </w:t>
      </w:r>
      <w:proofErr w:type="spellStart"/>
      <w:r w:rsidRPr="001421E2">
        <w:rPr>
          <w:rFonts w:ascii="Arial" w:hAnsi="Arial" w:cs="Arial"/>
          <w:color w:val="000000" w:themeColor="text1"/>
        </w:rPr>
        <w:t>Jinbao</w:t>
      </w:r>
      <w:proofErr w:type="spellEnd"/>
      <w:r w:rsidRPr="001421E2">
        <w:rPr>
          <w:rFonts w:ascii="Arial" w:hAnsi="Arial" w:cs="Arial"/>
          <w:color w:val="000000" w:themeColor="text1"/>
        </w:rPr>
        <w:t xml:space="preserve">, </w:t>
      </w:r>
      <w:r w:rsidR="004776FD" w:rsidRPr="001421E2">
        <w:rPr>
          <w:rFonts w:ascii="Arial" w:hAnsi="Arial" w:cs="Arial"/>
          <w:color w:val="000000" w:themeColor="text1"/>
          <w:w w:val="110"/>
        </w:rPr>
        <w:t>J.</w:t>
      </w:r>
      <w:r w:rsidR="004776FD">
        <w:rPr>
          <w:rFonts w:ascii="Arial" w:hAnsi="Arial" w:cs="Arial"/>
          <w:color w:val="000000" w:themeColor="text1"/>
          <w:w w:val="110"/>
        </w:rPr>
        <w:t>,</w:t>
      </w:r>
      <w:r w:rsidR="004776FD" w:rsidRPr="001421E2">
        <w:rPr>
          <w:rFonts w:ascii="Arial" w:hAnsi="Arial" w:cs="Arial"/>
          <w:color w:val="000000" w:themeColor="text1"/>
          <w:w w:val="110"/>
        </w:rPr>
        <w:t xml:space="preserve"> </w:t>
      </w:r>
      <w:proofErr w:type="spellStart"/>
      <w:r w:rsidRPr="001421E2">
        <w:rPr>
          <w:rFonts w:ascii="Arial" w:hAnsi="Arial" w:cs="Arial"/>
          <w:color w:val="000000" w:themeColor="text1"/>
        </w:rPr>
        <w:t>Yunhao</w:t>
      </w:r>
      <w:proofErr w:type="spellEnd"/>
      <w:r w:rsidRPr="001421E2">
        <w:rPr>
          <w:rFonts w:ascii="Arial" w:hAnsi="Arial" w:cs="Arial"/>
          <w:color w:val="000000" w:themeColor="text1"/>
        </w:rPr>
        <w:t xml:space="preserve">, </w:t>
      </w:r>
      <w:r w:rsidR="004776FD" w:rsidRPr="001421E2">
        <w:rPr>
          <w:rFonts w:ascii="Arial" w:hAnsi="Arial" w:cs="Arial"/>
          <w:color w:val="000000" w:themeColor="text1"/>
        </w:rPr>
        <w:t>C.</w:t>
      </w:r>
      <w:r w:rsidR="004776FD">
        <w:rPr>
          <w:rFonts w:ascii="Arial" w:hAnsi="Arial" w:cs="Arial"/>
          <w:color w:val="000000" w:themeColor="text1"/>
        </w:rPr>
        <w:t>,</w:t>
      </w:r>
      <w:r w:rsidR="004776FD" w:rsidRPr="001421E2">
        <w:rPr>
          <w:rFonts w:ascii="Arial" w:hAnsi="Arial" w:cs="Arial"/>
          <w:color w:val="000000" w:themeColor="text1"/>
        </w:rPr>
        <w:t xml:space="preserve"> </w:t>
      </w:r>
      <w:r w:rsidRPr="001421E2">
        <w:rPr>
          <w:rFonts w:ascii="Arial" w:hAnsi="Arial" w:cs="Arial"/>
          <w:color w:val="000000" w:themeColor="text1"/>
        </w:rPr>
        <w:t xml:space="preserve">Yuanyuan, </w:t>
      </w:r>
      <w:r w:rsidR="004776FD" w:rsidRPr="001421E2">
        <w:rPr>
          <w:rFonts w:ascii="Arial" w:hAnsi="Arial" w:cs="Arial"/>
          <w:color w:val="000000" w:themeColor="text1"/>
        </w:rPr>
        <w:t>W.</w:t>
      </w:r>
      <w:r w:rsidR="004776FD">
        <w:rPr>
          <w:rFonts w:ascii="Arial" w:hAnsi="Arial" w:cs="Arial"/>
          <w:color w:val="000000" w:themeColor="text1"/>
        </w:rPr>
        <w:t>,</w:t>
      </w:r>
      <w:r w:rsidR="004776FD" w:rsidRPr="001421E2">
        <w:rPr>
          <w:rFonts w:ascii="Arial" w:hAnsi="Arial" w:cs="Arial"/>
          <w:color w:val="000000" w:themeColor="text1"/>
        </w:rPr>
        <w:t xml:space="preserve"> </w:t>
      </w:r>
      <w:r w:rsidRPr="001421E2">
        <w:rPr>
          <w:rFonts w:ascii="Arial" w:hAnsi="Arial" w:cs="Arial"/>
          <w:color w:val="000000" w:themeColor="text1"/>
        </w:rPr>
        <w:t xml:space="preserve">Wei, </w:t>
      </w:r>
      <w:r w:rsidR="004776FD" w:rsidRPr="001421E2">
        <w:rPr>
          <w:rFonts w:ascii="Arial" w:hAnsi="Arial" w:cs="Arial"/>
          <w:color w:val="000000" w:themeColor="text1"/>
        </w:rPr>
        <w:t>S.</w:t>
      </w:r>
      <w:r w:rsidR="004776FD">
        <w:rPr>
          <w:rFonts w:ascii="Arial" w:hAnsi="Arial" w:cs="Arial"/>
          <w:color w:val="000000" w:themeColor="text1"/>
        </w:rPr>
        <w:t>,</w:t>
      </w:r>
      <w:r w:rsidR="004776FD" w:rsidRPr="001421E2">
        <w:rPr>
          <w:rFonts w:ascii="Arial" w:hAnsi="Arial" w:cs="Arial"/>
          <w:color w:val="000000" w:themeColor="text1"/>
        </w:rPr>
        <w:t xml:space="preserve"> </w:t>
      </w:r>
      <w:r w:rsidRPr="001421E2">
        <w:rPr>
          <w:rFonts w:ascii="Arial" w:hAnsi="Arial" w:cs="Arial"/>
          <w:color w:val="000000" w:themeColor="text1"/>
        </w:rPr>
        <w:t xml:space="preserve">and </w:t>
      </w:r>
      <w:proofErr w:type="spellStart"/>
      <w:r w:rsidRPr="001421E2">
        <w:rPr>
          <w:rFonts w:ascii="Arial" w:hAnsi="Arial" w:cs="Arial"/>
          <w:color w:val="000000" w:themeColor="text1"/>
        </w:rPr>
        <w:t>Wenjiang</w:t>
      </w:r>
      <w:proofErr w:type="spellEnd"/>
      <w:r w:rsidRPr="001421E2">
        <w:rPr>
          <w:rFonts w:ascii="Arial" w:hAnsi="Arial" w:cs="Arial"/>
          <w:color w:val="000000" w:themeColor="text1"/>
        </w:rPr>
        <w:t xml:space="preserve">, </w:t>
      </w:r>
      <w:r w:rsidR="004776FD" w:rsidRPr="001421E2">
        <w:rPr>
          <w:rFonts w:ascii="Arial" w:hAnsi="Arial" w:cs="Arial"/>
          <w:color w:val="000000" w:themeColor="text1"/>
        </w:rPr>
        <w:t xml:space="preserve">H. </w:t>
      </w:r>
      <w:r w:rsidRPr="001421E2">
        <w:rPr>
          <w:rFonts w:ascii="Arial" w:hAnsi="Arial" w:cs="Arial"/>
          <w:color w:val="000000" w:themeColor="text1"/>
        </w:rPr>
        <w:t>2007</w:t>
      </w:r>
      <w:r w:rsidR="004776FD">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Using hy</w:t>
      </w:r>
      <w:r w:rsidRPr="001421E2">
        <w:rPr>
          <w:rFonts w:ascii="Arial" w:hAnsi="Arial" w:cs="Arial"/>
          <w:color w:val="000000" w:themeColor="text1"/>
          <w:w w:val="95"/>
        </w:rPr>
        <w:t xml:space="preserve">perspectral indices to estimate foliar chlorophyll a concentrations of winter wheat under </w:t>
      </w:r>
      <w:r w:rsidRPr="001421E2">
        <w:rPr>
          <w:rFonts w:ascii="Arial" w:hAnsi="Arial" w:cs="Arial"/>
          <w:color w:val="000000" w:themeColor="text1"/>
        </w:rPr>
        <w:t xml:space="preserve">yellow rust stress. </w:t>
      </w:r>
      <w:r w:rsidRPr="00F81C5B">
        <w:rPr>
          <w:rFonts w:ascii="Arial" w:hAnsi="Arial" w:cs="Arial"/>
          <w:iCs/>
          <w:color w:val="000000" w:themeColor="text1"/>
        </w:rPr>
        <w:t>N</w:t>
      </w:r>
      <w:r w:rsidR="004776FD">
        <w:rPr>
          <w:rFonts w:ascii="Arial" w:hAnsi="Arial" w:cs="Arial"/>
          <w:iCs/>
          <w:color w:val="000000" w:themeColor="text1"/>
        </w:rPr>
        <w:t>.</w:t>
      </w:r>
      <w:r w:rsidRPr="00F81C5B">
        <w:rPr>
          <w:rFonts w:ascii="Arial" w:hAnsi="Arial" w:cs="Arial"/>
          <w:iCs/>
          <w:color w:val="000000" w:themeColor="text1"/>
          <w:spacing w:val="33"/>
        </w:rPr>
        <w:t xml:space="preserve"> </w:t>
      </w:r>
      <w:r w:rsidRPr="00F81C5B">
        <w:rPr>
          <w:rFonts w:ascii="Arial" w:hAnsi="Arial" w:cs="Arial"/>
          <w:iCs/>
          <w:color w:val="000000" w:themeColor="text1"/>
        </w:rPr>
        <w:t>Z</w:t>
      </w:r>
      <w:r w:rsidR="004776FD">
        <w:rPr>
          <w:rFonts w:ascii="Arial" w:hAnsi="Arial" w:cs="Arial"/>
          <w:iCs/>
          <w:color w:val="000000" w:themeColor="text1"/>
        </w:rPr>
        <w:t>.</w:t>
      </w:r>
      <w:r w:rsidRPr="00F81C5B">
        <w:rPr>
          <w:rFonts w:ascii="Arial" w:hAnsi="Arial" w:cs="Arial"/>
          <w:iCs/>
          <w:color w:val="000000" w:themeColor="text1"/>
          <w:spacing w:val="33"/>
        </w:rPr>
        <w:t xml:space="preserve"> </w:t>
      </w:r>
      <w:r w:rsidRPr="00F81C5B">
        <w:rPr>
          <w:rFonts w:ascii="Arial" w:hAnsi="Arial" w:cs="Arial"/>
          <w:iCs/>
          <w:color w:val="000000" w:themeColor="text1"/>
        </w:rPr>
        <w:t>J</w:t>
      </w:r>
      <w:r w:rsidR="004776FD">
        <w:rPr>
          <w:rFonts w:ascii="Arial" w:hAnsi="Arial" w:cs="Arial"/>
          <w:iCs/>
          <w:color w:val="000000" w:themeColor="text1"/>
        </w:rPr>
        <w:t xml:space="preserve">. </w:t>
      </w:r>
      <w:r w:rsidRPr="00F81C5B">
        <w:rPr>
          <w:rFonts w:ascii="Arial" w:hAnsi="Arial" w:cs="Arial"/>
          <w:iCs/>
          <w:color w:val="000000" w:themeColor="text1"/>
        </w:rPr>
        <w:t>Agric</w:t>
      </w:r>
      <w:r w:rsidR="004776FD">
        <w:rPr>
          <w:rFonts w:ascii="Arial" w:hAnsi="Arial" w:cs="Arial"/>
          <w:iCs/>
          <w:color w:val="000000" w:themeColor="text1"/>
        </w:rPr>
        <w:t>.</w:t>
      </w:r>
      <w:r w:rsidRPr="00F81C5B">
        <w:rPr>
          <w:rFonts w:ascii="Arial" w:hAnsi="Arial" w:cs="Arial"/>
          <w:iCs/>
          <w:color w:val="000000" w:themeColor="text1"/>
          <w:spacing w:val="33"/>
        </w:rPr>
        <w:t xml:space="preserve"> </w:t>
      </w:r>
      <w:r w:rsidRPr="00F81C5B">
        <w:rPr>
          <w:rFonts w:ascii="Arial" w:hAnsi="Arial" w:cs="Arial"/>
          <w:iCs/>
          <w:color w:val="000000" w:themeColor="text1"/>
        </w:rPr>
        <w:t>Res</w:t>
      </w:r>
      <w:r w:rsidR="004776FD">
        <w:rPr>
          <w:rFonts w:ascii="Arial" w:hAnsi="Arial" w:cs="Arial"/>
          <w:iCs/>
          <w:color w:val="000000" w:themeColor="text1"/>
        </w:rPr>
        <w:t>.</w:t>
      </w:r>
      <w:del w:id="391" w:author="Anna Brugger" w:date="2022-07-26T19:57:00Z">
        <w:r w:rsidR="004776FD" w:rsidDel="00F67C41">
          <w:rPr>
            <w:rFonts w:ascii="Arial" w:hAnsi="Arial" w:cs="Arial"/>
            <w:color w:val="000000" w:themeColor="text1"/>
          </w:rPr>
          <w:delText>.</w:delText>
        </w:r>
      </w:del>
      <w:r w:rsidRPr="001421E2">
        <w:rPr>
          <w:rFonts w:ascii="Arial" w:hAnsi="Arial" w:cs="Arial"/>
          <w:color w:val="000000" w:themeColor="text1"/>
        </w:rPr>
        <w:t xml:space="preserve"> </w:t>
      </w:r>
      <w:r w:rsidRPr="00F81C5B">
        <w:rPr>
          <w:rFonts w:ascii="Arial" w:hAnsi="Arial" w:cs="Arial"/>
          <w:bCs/>
          <w:color w:val="000000" w:themeColor="text1"/>
        </w:rPr>
        <w:t>50</w:t>
      </w:r>
      <w:r w:rsidR="004776FD">
        <w:rPr>
          <w:rFonts w:ascii="Arial" w:hAnsi="Arial" w:cs="Arial"/>
          <w:bCs/>
          <w:color w:val="000000" w:themeColor="text1"/>
          <w:w w:val="110"/>
        </w:rPr>
        <w:t>:</w:t>
      </w:r>
      <w:r w:rsidRPr="001421E2">
        <w:rPr>
          <w:rFonts w:ascii="Arial" w:hAnsi="Arial" w:cs="Arial"/>
          <w:color w:val="000000" w:themeColor="text1"/>
        </w:rPr>
        <w:t>1031–1036.</w:t>
      </w:r>
    </w:p>
    <w:p w14:paraId="2054922C" w14:textId="77777777" w:rsidR="00AC04B3" w:rsidRPr="001421E2" w:rsidRDefault="00AC04B3" w:rsidP="00F81C5B">
      <w:pPr>
        <w:spacing w:line="480" w:lineRule="auto"/>
        <w:jc w:val="both"/>
        <w:rPr>
          <w:rFonts w:ascii="Arial" w:hAnsi="Arial" w:cs="Arial"/>
          <w:color w:val="000000" w:themeColor="text1"/>
        </w:rPr>
      </w:pPr>
      <w:bookmarkStart w:id="392" w:name="_bookmark29"/>
      <w:bookmarkEnd w:id="392"/>
    </w:p>
    <w:p w14:paraId="72F69EA1" w14:textId="6BC07073" w:rsidR="004776FD" w:rsidRDefault="00AC04B3">
      <w:pPr>
        <w:spacing w:line="480" w:lineRule="auto"/>
        <w:jc w:val="both"/>
        <w:rPr>
          <w:rFonts w:ascii="Arial" w:hAnsi="Arial" w:cs="Arial"/>
          <w:color w:val="000000" w:themeColor="text1"/>
        </w:rPr>
      </w:pPr>
      <w:r w:rsidRPr="001421E2">
        <w:rPr>
          <w:rFonts w:ascii="Arial" w:hAnsi="Arial" w:cs="Arial"/>
          <w:color w:val="000000" w:themeColor="text1"/>
        </w:rPr>
        <w:t>Jones,</w:t>
      </w:r>
      <w:r w:rsidRPr="001421E2">
        <w:rPr>
          <w:rFonts w:ascii="Arial" w:hAnsi="Arial" w:cs="Arial"/>
          <w:color w:val="000000" w:themeColor="text1"/>
          <w:spacing w:val="-2"/>
        </w:rPr>
        <w:t xml:space="preserve"> </w:t>
      </w:r>
      <w:r w:rsidRPr="001421E2">
        <w:rPr>
          <w:rFonts w:ascii="Arial" w:hAnsi="Arial" w:cs="Arial"/>
          <w:color w:val="000000" w:themeColor="text1"/>
        </w:rPr>
        <w:t>J.</w:t>
      </w:r>
      <w:r w:rsidRPr="001421E2">
        <w:rPr>
          <w:rFonts w:ascii="Arial" w:hAnsi="Arial" w:cs="Arial"/>
          <w:color w:val="000000" w:themeColor="text1"/>
          <w:spacing w:val="-6"/>
        </w:rPr>
        <w:t xml:space="preserve"> </w:t>
      </w:r>
      <w:r w:rsidRPr="001421E2">
        <w:rPr>
          <w:rFonts w:ascii="Arial" w:hAnsi="Arial" w:cs="Arial"/>
          <w:color w:val="000000" w:themeColor="text1"/>
        </w:rPr>
        <w:t>D.,</w:t>
      </w:r>
      <w:r w:rsidRPr="001421E2">
        <w:rPr>
          <w:rFonts w:ascii="Arial" w:hAnsi="Arial" w:cs="Arial"/>
          <w:color w:val="000000" w:themeColor="text1"/>
          <w:spacing w:val="-2"/>
        </w:rPr>
        <w:t xml:space="preserve"> </w:t>
      </w:r>
      <w:r w:rsidRPr="001421E2">
        <w:rPr>
          <w:rFonts w:ascii="Arial" w:hAnsi="Arial" w:cs="Arial"/>
          <w:color w:val="000000" w:themeColor="text1"/>
        </w:rPr>
        <w:t>and</w:t>
      </w:r>
      <w:r w:rsidRPr="001421E2">
        <w:rPr>
          <w:rFonts w:ascii="Arial" w:hAnsi="Arial" w:cs="Arial"/>
          <w:color w:val="000000" w:themeColor="text1"/>
          <w:spacing w:val="-6"/>
        </w:rPr>
        <w:t xml:space="preserve"> </w:t>
      </w:r>
      <w:proofErr w:type="spellStart"/>
      <w:r w:rsidRPr="001421E2">
        <w:rPr>
          <w:rFonts w:ascii="Arial" w:hAnsi="Arial" w:cs="Arial"/>
          <w:color w:val="000000" w:themeColor="text1"/>
        </w:rPr>
        <w:t>Dangl</w:t>
      </w:r>
      <w:proofErr w:type="spellEnd"/>
      <w:r w:rsidRPr="001421E2">
        <w:rPr>
          <w:rFonts w:ascii="Arial" w:hAnsi="Arial" w:cs="Arial"/>
          <w:color w:val="000000" w:themeColor="text1"/>
        </w:rPr>
        <w:t>,</w:t>
      </w:r>
      <w:r w:rsidRPr="001421E2">
        <w:rPr>
          <w:rFonts w:ascii="Arial" w:hAnsi="Arial" w:cs="Arial"/>
          <w:color w:val="000000" w:themeColor="text1"/>
          <w:spacing w:val="-2"/>
        </w:rPr>
        <w:t xml:space="preserve"> </w:t>
      </w:r>
      <w:r w:rsidR="004776FD" w:rsidRPr="001421E2">
        <w:rPr>
          <w:rFonts w:ascii="Arial" w:hAnsi="Arial" w:cs="Arial"/>
          <w:color w:val="000000" w:themeColor="text1"/>
        </w:rPr>
        <w:t>J.</w:t>
      </w:r>
      <w:r w:rsidR="004776FD" w:rsidRPr="001421E2">
        <w:rPr>
          <w:rFonts w:ascii="Arial" w:hAnsi="Arial" w:cs="Arial"/>
          <w:color w:val="000000" w:themeColor="text1"/>
          <w:spacing w:val="-6"/>
        </w:rPr>
        <w:t xml:space="preserve"> </w:t>
      </w:r>
      <w:r w:rsidR="004776FD" w:rsidRPr="001421E2">
        <w:rPr>
          <w:rFonts w:ascii="Arial" w:hAnsi="Arial" w:cs="Arial"/>
          <w:color w:val="000000" w:themeColor="text1"/>
        </w:rPr>
        <w:t>L.</w:t>
      </w:r>
      <w:r w:rsidR="004776FD">
        <w:rPr>
          <w:rFonts w:ascii="Arial" w:hAnsi="Arial" w:cs="Arial"/>
          <w:color w:val="000000" w:themeColor="text1"/>
        </w:rPr>
        <w:t xml:space="preserve"> </w:t>
      </w:r>
      <w:r w:rsidRPr="001421E2">
        <w:rPr>
          <w:rFonts w:ascii="Arial" w:hAnsi="Arial" w:cs="Arial"/>
          <w:color w:val="000000" w:themeColor="text1"/>
        </w:rPr>
        <w:t>2006</w:t>
      </w:r>
      <w:r w:rsidR="004776FD">
        <w:rPr>
          <w:rFonts w:ascii="Arial" w:hAnsi="Arial" w:cs="Arial"/>
          <w:color w:val="000000" w:themeColor="text1"/>
        </w:rPr>
        <w:t>.</w:t>
      </w:r>
      <w:r w:rsidRPr="001421E2">
        <w:rPr>
          <w:rFonts w:ascii="Arial" w:hAnsi="Arial" w:cs="Arial"/>
          <w:color w:val="000000" w:themeColor="text1"/>
          <w:spacing w:val="31"/>
        </w:rPr>
        <w:t xml:space="preserve"> </w:t>
      </w:r>
      <w:r w:rsidRPr="001421E2">
        <w:rPr>
          <w:rFonts w:ascii="Arial" w:hAnsi="Arial" w:cs="Arial"/>
          <w:color w:val="000000" w:themeColor="text1"/>
        </w:rPr>
        <w:t>The</w:t>
      </w:r>
      <w:r w:rsidRPr="001421E2">
        <w:rPr>
          <w:rFonts w:ascii="Arial" w:hAnsi="Arial" w:cs="Arial"/>
          <w:color w:val="000000" w:themeColor="text1"/>
          <w:spacing w:val="-6"/>
        </w:rPr>
        <w:t xml:space="preserve"> </w:t>
      </w:r>
      <w:r w:rsidRPr="001421E2">
        <w:rPr>
          <w:rFonts w:ascii="Arial" w:hAnsi="Arial" w:cs="Arial"/>
          <w:color w:val="000000" w:themeColor="text1"/>
        </w:rPr>
        <w:t>plant</w:t>
      </w:r>
      <w:r w:rsidRPr="001421E2">
        <w:rPr>
          <w:rFonts w:ascii="Arial" w:hAnsi="Arial" w:cs="Arial"/>
          <w:color w:val="000000" w:themeColor="text1"/>
          <w:spacing w:val="-6"/>
        </w:rPr>
        <w:t xml:space="preserve"> </w:t>
      </w:r>
      <w:r w:rsidRPr="001421E2">
        <w:rPr>
          <w:rFonts w:ascii="Arial" w:hAnsi="Arial" w:cs="Arial"/>
          <w:color w:val="000000" w:themeColor="text1"/>
        </w:rPr>
        <w:t>immune</w:t>
      </w:r>
      <w:r w:rsidRPr="001421E2">
        <w:rPr>
          <w:rFonts w:ascii="Arial" w:hAnsi="Arial" w:cs="Arial"/>
          <w:color w:val="000000" w:themeColor="text1"/>
          <w:spacing w:val="-6"/>
        </w:rPr>
        <w:t xml:space="preserve"> </w:t>
      </w:r>
      <w:r w:rsidRPr="001421E2">
        <w:rPr>
          <w:rFonts w:ascii="Arial" w:hAnsi="Arial" w:cs="Arial"/>
          <w:color w:val="000000" w:themeColor="text1"/>
        </w:rPr>
        <w:t>system.</w:t>
      </w:r>
      <w:r w:rsidRPr="001421E2">
        <w:rPr>
          <w:rFonts w:ascii="Arial" w:hAnsi="Arial" w:cs="Arial"/>
          <w:color w:val="000000" w:themeColor="text1"/>
          <w:spacing w:val="-6"/>
        </w:rPr>
        <w:t xml:space="preserve"> </w:t>
      </w:r>
      <w:r w:rsidRPr="00F81C5B">
        <w:rPr>
          <w:rFonts w:ascii="Arial" w:hAnsi="Arial" w:cs="Arial"/>
          <w:iCs/>
          <w:color w:val="000000" w:themeColor="text1"/>
        </w:rPr>
        <w:t>Nature</w:t>
      </w:r>
      <w:r w:rsidR="004776FD">
        <w:rPr>
          <w:rFonts w:ascii="Arial" w:hAnsi="Arial" w:cs="Arial"/>
          <w:color w:val="000000" w:themeColor="text1"/>
        </w:rPr>
        <w:t>.</w:t>
      </w:r>
      <w:r w:rsidRPr="001421E2">
        <w:rPr>
          <w:rFonts w:ascii="Arial" w:hAnsi="Arial" w:cs="Arial"/>
          <w:color w:val="000000" w:themeColor="text1"/>
          <w:spacing w:val="-2"/>
        </w:rPr>
        <w:t xml:space="preserve"> </w:t>
      </w:r>
      <w:r w:rsidRPr="00F81C5B">
        <w:rPr>
          <w:rFonts w:ascii="Arial" w:hAnsi="Arial" w:cs="Arial"/>
          <w:bCs/>
          <w:color w:val="000000" w:themeColor="text1"/>
        </w:rPr>
        <w:t>444</w:t>
      </w:r>
      <w:r w:rsidR="004776FD">
        <w:rPr>
          <w:rFonts w:ascii="Arial" w:hAnsi="Arial" w:cs="Arial"/>
          <w:bCs/>
          <w:color w:val="000000" w:themeColor="text1"/>
        </w:rPr>
        <w:t>:</w:t>
      </w:r>
      <w:r w:rsidRPr="001421E2">
        <w:rPr>
          <w:rFonts w:ascii="Arial" w:hAnsi="Arial" w:cs="Arial"/>
          <w:color w:val="000000" w:themeColor="text1"/>
        </w:rPr>
        <w:t xml:space="preserve">323–329. </w:t>
      </w:r>
      <w:bookmarkStart w:id="393" w:name="_bookmark28"/>
      <w:bookmarkEnd w:id="393"/>
    </w:p>
    <w:p w14:paraId="30475BA1" w14:textId="77777777" w:rsidR="004776FD" w:rsidRDefault="004776FD">
      <w:pPr>
        <w:spacing w:line="480" w:lineRule="auto"/>
        <w:jc w:val="both"/>
        <w:rPr>
          <w:rFonts w:ascii="Arial" w:hAnsi="Arial" w:cs="Arial"/>
          <w:color w:val="000000" w:themeColor="text1"/>
        </w:rPr>
      </w:pPr>
    </w:p>
    <w:p w14:paraId="58B7C532" w14:textId="47F31DEE"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Joudi</w:t>
      </w:r>
      <w:proofErr w:type="spellEnd"/>
      <w:r w:rsidRPr="001421E2">
        <w:rPr>
          <w:rFonts w:ascii="Arial" w:hAnsi="Arial" w:cs="Arial"/>
          <w:color w:val="000000" w:themeColor="text1"/>
        </w:rPr>
        <w:t>,</w:t>
      </w:r>
      <w:r w:rsidRPr="001421E2">
        <w:rPr>
          <w:rFonts w:ascii="Arial" w:hAnsi="Arial" w:cs="Arial"/>
          <w:color w:val="000000" w:themeColor="text1"/>
          <w:spacing w:val="-1"/>
        </w:rPr>
        <w:t xml:space="preserve"> </w:t>
      </w:r>
      <w:r w:rsidRPr="001421E2">
        <w:rPr>
          <w:rFonts w:ascii="Arial" w:hAnsi="Arial" w:cs="Arial"/>
          <w:color w:val="000000" w:themeColor="text1"/>
        </w:rPr>
        <w:t>Z.,</w:t>
      </w:r>
      <w:r w:rsidRPr="001421E2">
        <w:rPr>
          <w:rFonts w:ascii="Arial" w:hAnsi="Arial" w:cs="Arial"/>
          <w:color w:val="000000" w:themeColor="text1"/>
          <w:spacing w:val="-1"/>
        </w:rPr>
        <w:t xml:space="preserve"> </w:t>
      </w:r>
      <w:proofErr w:type="spellStart"/>
      <w:r w:rsidRPr="001421E2">
        <w:rPr>
          <w:rFonts w:ascii="Arial" w:hAnsi="Arial" w:cs="Arial"/>
          <w:color w:val="000000" w:themeColor="text1"/>
        </w:rPr>
        <w:t>Davari</w:t>
      </w:r>
      <w:proofErr w:type="spellEnd"/>
      <w:r w:rsidRPr="001421E2">
        <w:rPr>
          <w:rFonts w:ascii="Arial" w:hAnsi="Arial" w:cs="Arial"/>
          <w:color w:val="000000" w:themeColor="text1"/>
        </w:rPr>
        <w:t xml:space="preserve">, </w:t>
      </w:r>
      <w:r w:rsidR="004776FD" w:rsidRPr="001421E2">
        <w:rPr>
          <w:rFonts w:ascii="Arial" w:hAnsi="Arial" w:cs="Arial"/>
          <w:color w:val="000000" w:themeColor="text1"/>
        </w:rPr>
        <w:t>M.</w:t>
      </w:r>
      <w:r w:rsidR="004776FD">
        <w:rPr>
          <w:rFonts w:ascii="Arial" w:hAnsi="Arial" w:cs="Arial"/>
          <w:color w:val="000000" w:themeColor="text1"/>
        </w:rPr>
        <w:t>,</w:t>
      </w:r>
      <w:r w:rsidR="004776FD" w:rsidRPr="001421E2">
        <w:rPr>
          <w:rFonts w:ascii="Arial" w:hAnsi="Arial" w:cs="Arial"/>
          <w:color w:val="000000" w:themeColor="text1"/>
          <w:spacing w:val="-1"/>
        </w:rPr>
        <w:t xml:space="preserve"> </w:t>
      </w:r>
      <w:proofErr w:type="spellStart"/>
      <w:r w:rsidRPr="001421E2">
        <w:rPr>
          <w:rFonts w:ascii="Arial" w:hAnsi="Arial" w:cs="Arial"/>
          <w:color w:val="000000" w:themeColor="text1"/>
        </w:rPr>
        <w:t>Jahanbakhsh</w:t>
      </w:r>
      <w:proofErr w:type="spellEnd"/>
      <w:r w:rsidRPr="001421E2">
        <w:rPr>
          <w:rFonts w:ascii="Arial" w:hAnsi="Arial" w:cs="Arial"/>
          <w:color w:val="000000" w:themeColor="text1"/>
        </w:rPr>
        <w:t xml:space="preserve">, </w:t>
      </w:r>
      <w:r w:rsidR="004776FD" w:rsidRPr="001421E2">
        <w:rPr>
          <w:rFonts w:ascii="Arial" w:hAnsi="Arial" w:cs="Arial"/>
          <w:color w:val="000000" w:themeColor="text1"/>
        </w:rPr>
        <w:t>S.</w:t>
      </w:r>
      <w:r w:rsidR="004776FD">
        <w:rPr>
          <w:rFonts w:ascii="Arial" w:hAnsi="Arial" w:cs="Arial"/>
          <w:color w:val="000000" w:themeColor="text1"/>
        </w:rPr>
        <w:t>,</w:t>
      </w:r>
      <w:r w:rsidR="004776FD" w:rsidRPr="001421E2">
        <w:rPr>
          <w:rFonts w:ascii="Arial" w:hAnsi="Arial" w:cs="Arial"/>
          <w:color w:val="000000" w:themeColor="text1"/>
          <w:spacing w:val="-2"/>
        </w:rPr>
        <w:t xml:space="preserve"> </w:t>
      </w:r>
      <w:proofErr w:type="spellStart"/>
      <w:r w:rsidRPr="001421E2">
        <w:rPr>
          <w:rFonts w:ascii="Arial" w:hAnsi="Arial" w:cs="Arial"/>
          <w:color w:val="000000" w:themeColor="text1"/>
        </w:rPr>
        <w:t>Ebadi</w:t>
      </w:r>
      <w:proofErr w:type="spellEnd"/>
      <w:r w:rsidRPr="001421E2">
        <w:rPr>
          <w:rFonts w:ascii="Arial" w:hAnsi="Arial" w:cs="Arial"/>
          <w:color w:val="000000" w:themeColor="text1"/>
        </w:rPr>
        <w:t xml:space="preserve">, </w:t>
      </w:r>
      <w:r w:rsidR="004776FD" w:rsidRPr="001421E2">
        <w:rPr>
          <w:rFonts w:ascii="Arial" w:hAnsi="Arial" w:cs="Arial"/>
          <w:color w:val="000000" w:themeColor="text1"/>
        </w:rPr>
        <w:t>A.</w:t>
      </w:r>
      <w:r w:rsidR="004776FD">
        <w:rPr>
          <w:rFonts w:ascii="Arial" w:hAnsi="Arial" w:cs="Arial"/>
          <w:color w:val="000000" w:themeColor="text1"/>
        </w:rPr>
        <w:t>,</w:t>
      </w:r>
      <w:r w:rsidR="004776FD" w:rsidRPr="001421E2">
        <w:rPr>
          <w:rFonts w:ascii="Arial" w:hAnsi="Arial" w:cs="Arial"/>
          <w:color w:val="000000" w:themeColor="text1"/>
          <w:spacing w:val="-2"/>
        </w:rPr>
        <w:t xml:space="preserve"> </w:t>
      </w:r>
      <w:r w:rsidR="004776FD">
        <w:rPr>
          <w:rFonts w:ascii="Arial" w:hAnsi="Arial" w:cs="Arial"/>
          <w:color w:val="000000" w:themeColor="text1"/>
          <w:spacing w:val="-2"/>
        </w:rPr>
        <w:t xml:space="preserve">and </w:t>
      </w:r>
      <w:proofErr w:type="spellStart"/>
      <w:r w:rsidRPr="001421E2">
        <w:rPr>
          <w:rFonts w:ascii="Arial" w:hAnsi="Arial" w:cs="Arial"/>
          <w:color w:val="000000" w:themeColor="text1"/>
        </w:rPr>
        <w:t>Parmoon</w:t>
      </w:r>
      <w:proofErr w:type="spellEnd"/>
      <w:r w:rsidRPr="001421E2">
        <w:rPr>
          <w:rFonts w:ascii="Arial" w:hAnsi="Arial" w:cs="Arial"/>
          <w:color w:val="000000" w:themeColor="text1"/>
        </w:rPr>
        <w:t>,</w:t>
      </w:r>
      <w:r w:rsidRPr="001421E2">
        <w:rPr>
          <w:rFonts w:ascii="Arial" w:hAnsi="Arial" w:cs="Arial"/>
          <w:color w:val="000000" w:themeColor="text1"/>
          <w:spacing w:val="-1"/>
        </w:rPr>
        <w:t xml:space="preserve"> </w:t>
      </w:r>
      <w:r w:rsidR="004776FD" w:rsidRPr="001421E2">
        <w:rPr>
          <w:rFonts w:ascii="Arial" w:hAnsi="Arial" w:cs="Arial"/>
          <w:color w:val="000000" w:themeColor="text1"/>
        </w:rPr>
        <w:t>G.</w:t>
      </w:r>
      <w:del w:id="394" w:author="Anna Brugger" w:date="2022-07-26T19:57:00Z">
        <w:r w:rsidR="004776FD" w:rsidRPr="001421E2" w:rsidDel="00F67C41">
          <w:rPr>
            <w:rFonts w:ascii="Arial" w:hAnsi="Arial" w:cs="Arial"/>
            <w:color w:val="000000" w:themeColor="text1"/>
            <w:spacing w:val="-1"/>
          </w:rPr>
          <w:delText xml:space="preserve"> </w:delText>
        </w:r>
        <w:r w:rsidR="004776FD" w:rsidDel="00F67C41">
          <w:rPr>
            <w:rFonts w:ascii="Arial" w:hAnsi="Arial" w:cs="Arial"/>
            <w:color w:val="000000" w:themeColor="text1"/>
          </w:rPr>
          <w:delText>.</w:delText>
        </w:r>
      </w:del>
      <w:r w:rsidRPr="001421E2">
        <w:rPr>
          <w:rFonts w:ascii="Arial" w:hAnsi="Arial" w:cs="Arial"/>
          <w:color w:val="000000" w:themeColor="text1"/>
          <w:spacing w:val="-1"/>
        </w:rPr>
        <w:t xml:space="preserve"> </w:t>
      </w:r>
      <w:r w:rsidRPr="001421E2">
        <w:rPr>
          <w:rFonts w:ascii="Arial" w:hAnsi="Arial" w:cs="Arial"/>
          <w:color w:val="000000" w:themeColor="text1"/>
        </w:rPr>
        <w:t>2018</w:t>
      </w:r>
      <w:r w:rsidR="004776FD">
        <w:rPr>
          <w:rFonts w:ascii="Arial" w:hAnsi="Arial" w:cs="Arial"/>
          <w:color w:val="000000" w:themeColor="text1"/>
        </w:rPr>
        <w:t>.</w:t>
      </w:r>
      <w:r w:rsidRPr="001421E2">
        <w:rPr>
          <w:rFonts w:ascii="Arial" w:hAnsi="Arial" w:cs="Arial"/>
          <w:color w:val="000000" w:themeColor="text1"/>
          <w:spacing w:val="20"/>
        </w:rPr>
        <w:t xml:space="preserve"> </w:t>
      </w:r>
      <w:r w:rsidRPr="001421E2">
        <w:rPr>
          <w:rFonts w:ascii="Arial" w:hAnsi="Arial" w:cs="Arial"/>
          <w:color w:val="000000" w:themeColor="text1"/>
          <w:spacing w:val="-2"/>
        </w:rPr>
        <w:t>Effect of</w:t>
      </w:r>
      <w:r w:rsidRPr="001421E2">
        <w:rPr>
          <w:rFonts w:ascii="Arial" w:hAnsi="Arial" w:cs="Arial"/>
          <w:color w:val="000000" w:themeColor="text1"/>
          <w:spacing w:val="-9"/>
        </w:rPr>
        <w:t xml:space="preserve"> </w:t>
      </w:r>
      <w:proofErr w:type="spellStart"/>
      <w:r w:rsidRPr="001421E2">
        <w:rPr>
          <w:rFonts w:ascii="Arial" w:hAnsi="Arial" w:cs="Arial"/>
          <w:color w:val="000000" w:themeColor="text1"/>
          <w:spacing w:val="-2"/>
        </w:rPr>
        <w:t>Cercospora</w:t>
      </w:r>
      <w:proofErr w:type="spellEnd"/>
      <w:r w:rsidRPr="001421E2">
        <w:rPr>
          <w:rFonts w:ascii="Arial" w:hAnsi="Arial" w:cs="Arial"/>
          <w:color w:val="000000" w:themeColor="text1"/>
          <w:spacing w:val="-9"/>
        </w:rPr>
        <w:t xml:space="preserve"> </w:t>
      </w:r>
      <w:r w:rsidRPr="001421E2">
        <w:rPr>
          <w:rFonts w:ascii="Arial" w:hAnsi="Arial" w:cs="Arial"/>
          <w:color w:val="000000" w:themeColor="text1"/>
          <w:spacing w:val="-2"/>
        </w:rPr>
        <w:t>leaf</w:t>
      </w:r>
      <w:r w:rsidRPr="001421E2">
        <w:rPr>
          <w:rFonts w:ascii="Arial" w:hAnsi="Arial" w:cs="Arial"/>
          <w:color w:val="000000" w:themeColor="text1"/>
          <w:spacing w:val="-9"/>
        </w:rPr>
        <w:t xml:space="preserve"> </w:t>
      </w:r>
      <w:r w:rsidRPr="001421E2">
        <w:rPr>
          <w:rFonts w:ascii="Arial" w:hAnsi="Arial" w:cs="Arial"/>
          <w:color w:val="000000" w:themeColor="text1"/>
          <w:spacing w:val="-2"/>
        </w:rPr>
        <w:t>spot</w:t>
      </w:r>
      <w:r w:rsidRPr="001421E2">
        <w:rPr>
          <w:rFonts w:ascii="Arial" w:hAnsi="Arial" w:cs="Arial"/>
          <w:color w:val="000000" w:themeColor="text1"/>
          <w:spacing w:val="-9"/>
        </w:rPr>
        <w:t xml:space="preserve"> </w:t>
      </w:r>
      <w:r w:rsidRPr="001421E2">
        <w:rPr>
          <w:rFonts w:ascii="Arial" w:hAnsi="Arial" w:cs="Arial"/>
          <w:color w:val="000000" w:themeColor="text1"/>
          <w:spacing w:val="-2"/>
        </w:rPr>
        <w:t>on</w:t>
      </w:r>
      <w:r w:rsidRPr="001421E2">
        <w:rPr>
          <w:rFonts w:ascii="Arial" w:hAnsi="Arial" w:cs="Arial"/>
          <w:color w:val="000000" w:themeColor="text1"/>
          <w:spacing w:val="-9"/>
        </w:rPr>
        <w:t xml:space="preserve"> </w:t>
      </w:r>
      <w:r w:rsidRPr="001421E2">
        <w:rPr>
          <w:rFonts w:ascii="Arial" w:hAnsi="Arial" w:cs="Arial"/>
          <w:color w:val="000000" w:themeColor="text1"/>
          <w:spacing w:val="-2"/>
        </w:rPr>
        <w:t>photosynthetic</w:t>
      </w:r>
      <w:r w:rsidRPr="001421E2">
        <w:rPr>
          <w:rFonts w:ascii="Arial" w:hAnsi="Arial" w:cs="Arial"/>
          <w:color w:val="000000" w:themeColor="text1"/>
          <w:spacing w:val="-9"/>
        </w:rPr>
        <w:t xml:space="preserve"> </w:t>
      </w:r>
      <w:r w:rsidRPr="001421E2">
        <w:rPr>
          <w:rFonts w:ascii="Arial" w:hAnsi="Arial" w:cs="Arial"/>
          <w:color w:val="000000" w:themeColor="text1"/>
          <w:spacing w:val="-2"/>
        </w:rPr>
        <w:t>pigments</w:t>
      </w:r>
      <w:r w:rsidRPr="001421E2">
        <w:rPr>
          <w:rFonts w:ascii="Arial" w:hAnsi="Arial" w:cs="Arial"/>
          <w:color w:val="000000" w:themeColor="text1"/>
          <w:spacing w:val="-9"/>
        </w:rPr>
        <w:t xml:space="preserve"> </w:t>
      </w:r>
      <w:r w:rsidRPr="001421E2">
        <w:rPr>
          <w:rFonts w:ascii="Arial" w:hAnsi="Arial" w:cs="Arial"/>
          <w:color w:val="000000" w:themeColor="text1"/>
          <w:spacing w:val="-2"/>
        </w:rPr>
        <w:t>and</w:t>
      </w:r>
      <w:r w:rsidRPr="001421E2">
        <w:rPr>
          <w:rFonts w:ascii="Arial" w:hAnsi="Arial" w:cs="Arial"/>
          <w:color w:val="000000" w:themeColor="text1"/>
          <w:spacing w:val="-9"/>
        </w:rPr>
        <w:t xml:space="preserve"> </w:t>
      </w:r>
      <w:r w:rsidRPr="001421E2">
        <w:rPr>
          <w:rFonts w:ascii="Arial" w:hAnsi="Arial" w:cs="Arial"/>
          <w:color w:val="000000" w:themeColor="text1"/>
          <w:spacing w:val="-2"/>
        </w:rPr>
        <w:t>antioxidant</w:t>
      </w:r>
      <w:r w:rsidRPr="001421E2">
        <w:rPr>
          <w:rFonts w:ascii="Arial" w:hAnsi="Arial" w:cs="Arial"/>
          <w:color w:val="000000" w:themeColor="text1"/>
          <w:spacing w:val="-9"/>
        </w:rPr>
        <w:t xml:space="preserve"> </w:t>
      </w:r>
      <w:r w:rsidRPr="001421E2">
        <w:rPr>
          <w:rFonts w:ascii="Arial" w:hAnsi="Arial" w:cs="Arial"/>
          <w:color w:val="000000" w:themeColor="text1"/>
          <w:spacing w:val="-2"/>
        </w:rPr>
        <w:t>enzymes</w:t>
      </w:r>
      <w:r w:rsidRPr="001421E2">
        <w:rPr>
          <w:rFonts w:ascii="Arial" w:hAnsi="Arial" w:cs="Arial"/>
          <w:color w:val="000000" w:themeColor="text1"/>
          <w:spacing w:val="-9"/>
        </w:rPr>
        <w:t xml:space="preserve"> </w:t>
      </w:r>
      <w:r w:rsidRPr="001421E2">
        <w:rPr>
          <w:rFonts w:ascii="Arial" w:hAnsi="Arial" w:cs="Arial"/>
          <w:color w:val="000000" w:themeColor="text1"/>
          <w:spacing w:val="-2"/>
        </w:rPr>
        <w:t>activity</w:t>
      </w:r>
      <w:r w:rsidRPr="001421E2">
        <w:rPr>
          <w:rFonts w:ascii="Arial" w:hAnsi="Arial" w:cs="Arial"/>
          <w:color w:val="000000" w:themeColor="text1"/>
          <w:spacing w:val="-9"/>
        </w:rPr>
        <w:t xml:space="preserve"> </w:t>
      </w:r>
      <w:r w:rsidRPr="001421E2">
        <w:rPr>
          <w:rFonts w:ascii="Arial" w:hAnsi="Arial" w:cs="Arial"/>
          <w:color w:val="000000" w:themeColor="text1"/>
          <w:spacing w:val="-2"/>
        </w:rPr>
        <w:t xml:space="preserve">of </w:t>
      </w:r>
      <w:r w:rsidRPr="001421E2">
        <w:rPr>
          <w:rFonts w:ascii="Arial" w:hAnsi="Arial" w:cs="Arial"/>
          <w:color w:val="000000" w:themeColor="text1"/>
        </w:rPr>
        <w:t xml:space="preserve">different sugar beet cultivars. </w:t>
      </w:r>
      <w:r w:rsidRPr="00F81C5B">
        <w:rPr>
          <w:rFonts w:ascii="Arial" w:hAnsi="Arial" w:cs="Arial"/>
          <w:iCs/>
          <w:color w:val="000000" w:themeColor="text1"/>
        </w:rPr>
        <w:t>J</w:t>
      </w:r>
      <w:r w:rsidR="00DE2993">
        <w:rPr>
          <w:rFonts w:ascii="Arial" w:hAnsi="Arial" w:cs="Arial"/>
          <w:iCs/>
          <w:color w:val="000000" w:themeColor="text1"/>
        </w:rPr>
        <w:t>.</w:t>
      </w:r>
      <w:r w:rsidRPr="00F81C5B">
        <w:rPr>
          <w:rFonts w:ascii="Arial" w:hAnsi="Arial" w:cs="Arial"/>
          <w:iCs/>
          <w:color w:val="000000" w:themeColor="text1"/>
          <w:spacing w:val="40"/>
        </w:rPr>
        <w:t xml:space="preserve"> </w:t>
      </w:r>
      <w:r w:rsidRPr="00F81C5B">
        <w:rPr>
          <w:rFonts w:ascii="Arial" w:hAnsi="Arial" w:cs="Arial"/>
          <w:iCs/>
          <w:color w:val="000000" w:themeColor="text1"/>
        </w:rPr>
        <w:t>Sugar</w:t>
      </w:r>
      <w:r w:rsidRPr="00F81C5B">
        <w:rPr>
          <w:rFonts w:ascii="Arial" w:hAnsi="Arial" w:cs="Arial"/>
          <w:iCs/>
          <w:color w:val="000000" w:themeColor="text1"/>
          <w:spacing w:val="40"/>
        </w:rPr>
        <w:t xml:space="preserve"> </w:t>
      </w:r>
      <w:r w:rsidRPr="00F81C5B">
        <w:rPr>
          <w:rFonts w:ascii="Arial" w:hAnsi="Arial" w:cs="Arial"/>
          <w:iCs/>
          <w:color w:val="000000" w:themeColor="text1"/>
        </w:rPr>
        <w:t>Beet</w:t>
      </w:r>
      <w:r w:rsidR="004776FD">
        <w:rPr>
          <w:rFonts w:ascii="Arial" w:hAnsi="Arial" w:cs="Arial"/>
          <w:b/>
          <w:color w:val="000000" w:themeColor="text1"/>
        </w:rPr>
        <w:t>.</w:t>
      </w:r>
      <w:r w:rsidRPr="00F81C5B">
        <w:rPr>
          <w:rFonts w:ascii="Arial" w:hAnsi="Arial" w:cs="Arial"/>
          <w:b/>
          <w:color w:val="000000" w:themeColor="text1"/>
        </w:rPr>
        <w:t xml:space="preserve"> </w:t>
      </w:r>
      <w:r w:rsidRPr="00F81C5B">
        <w:rPr>
          <w:rFonts w:ascii="Arial" w:hAnsi="Arial" w:cs="Arial"/>
          <w:bCs/>
          <w:color w:val="000000" w:themeColor="text1"/>
        </w:rPr>
        <w:t>34</w:t>
      </w:r>
      <w:r w:rsidR="004776FD">
        <w:rPr>
          <w:rFonts w:ascii="Arial" w:hAnsi="Arial" w:cs="Arial"/>
          <w:bCs/>
          <w:color w:val="000000" w:themeColor="text1"/>
        </w:rPr>
        <w:t>:75-91.</w:t>
      </w:r>
    </w:p>
    <w:p w14:paraId="12AA5111" w14:textId="6815B58D" w:rsidR="00AC04B3" w:rsidRPr="001421E2" w:rsidDel="00D3318A" w:rsidRDefault="00AC04B3" w:rsidP="00F81C5B">
      <w:pPr>
        <w:spacing w:line="480" w:lineRule="auto"/>
        <w:jc w:val="both"/>
        <w:rPr>
          <w:del w:id="395" w:author="Bock, Clive" w:date="2022-06-20T13:56:00Z"/>
          <w:rFonts w:ascii="Arial" w:hAnsi="Arial" w:cs="Arial"/>
          <w:color w:val="000000" w:themeColor="text1"/>
        </w:rPr>
      </w:pPr>
      <w:bookmarkStart w:id="396" w:name="_bookmark30"/>
      <w:bookmarkEnd w:id="396"/>
    </w:p>
    <w:p w14:paraId="09567FE9" w14:textId="77777777" w:rsidR="00AC04B3" w:rsidRPr="001421E2" w:rsidRDefault="00AC04B3" w:rsidP="00F81C5B">
      <w:pPr>
        <w:spacing w:line="480" w:lineRule="auto"/>
        <w:jc w:val="both"/>
        <w:rPr>
          <w:rFonts w:ascii="Arial" w:hAnsi="Arial" w:cs="Arial"/>
          <w:color w:val="000000" w:themeColor="text1"/>
        </w:rPr>
      </w:pPr>
      <w:bookmarkStart w:id="397" w:name="_bookmark31"/>
      <w:bookmarkEnd w:id="397"/>
    </w:p>
    <w:p w14:paraId="49A575B8" w14:textId="1D64E9B5"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Knogge</w:t>
      </w:r>
      <w:proofErr w:type="spellEnd"/>
      <w:r w:rsidRPr="001421E2">
        <w:rPr>
          <w:rFonts w:ascii="Arial" w:hAnsi="Arial" w:cs="Arial"/>
          <w:color w:val="000000" w:themeColor="text1"/>
        </w:rPr>
        <w:t>,</w:t>
      </w:r>
      <w:r w:rsidRPr="001421E2">
        <w:rPr>
          <w:rFonts w:ascii="Arial" w:hAnsi="Arial" w:cs="Arial"/>
          <w:color w:val="000000" w:themeColor="text1"/>
          <w:spacing w:val="9"/>
        </w:rPr>
        <w:t xml:space="preserve"> </w:t>
      </w:r>
      <w:r w:rsidRPr="001421E2">
        <w:rPr>
          <w:rFonts w:ascii="Arial" w:hAnsi="Arial" w:cs="Arial"/>
          <w:color w:val="000000" w:themeColor="text1"/>
        </w:rPr>
        <w:t>W.</w:t>
      </w:r>
      <w:r w:rsidRPr="001421E2">
        <w:rPr>
          <w:rFonts w:ascii="Arial" w:hAnsi="Arial" w:cs="Arial"/>
          <w:color w:val="000000" w:themeColor="text1"/>
          <w:spacing w:val="10"/>
        </w:rPr>
        <w:t xml:space="preserve"> </w:t>
      </w:r>
      <w:r w:rsidRPr="001421E2">
        <w:rPr>
          <w:rFonts w:ascii="Arial" w:hAnsi="Arial" w:cs="Arial"/>
          <w:color w:val="000000" w:themeColor="text1"/>
        </w:rPr>
        <w:t>1996:</w:t>
      </w:r>
      <w:r w:rsidRPr="001421E2">
        <w:rPr>
          <w:rFonts w:ascii="Arial" w:hAnsi="Arial" w:cs="Arial"/>
          <w:color w:val="000000" w:themeColor="text1"/>
          <w:spacing w:val="33"/>
        </w:rPr>
        <w:t xml:space="preserve"> </w:t>
      </w:r>
      <w:r w:rsidRPr="001421E2">
        <w:rPr>
          <w:rFonts w:ascii="Arial" w:hAnsi="Arial" w:cs="Arial"/>
          <w:color w:val="000000" w:themeColor="text1"/>
        </w:rPr>
        <w:t>Fungal</w:t>
      </w:r>
      <w:r w:rsidRPr="001421E2">
        <w:rPr>
          <w:rFonts w:ascii="Arial" w:hAnsi="Arial" w:cs="Arial"/>
          <w:color w:val="000000" w:themeColor="text1"/>
          <w:spacing w:val="10"/>
        </w:rPr>
        <w:t xml:space="preserve"> </w:t>
      </w:r>
      <w:r w:rsidRPr="001421E2">
        <w:rPr>
          <w:rFonts w:ascii="Arial" w:hAnsi="Arial" w:cs="Arial"/>
          <w:color w:val="000000" w:themeColor="text1"/>
        </w:rPr>
        <w:t>infection</w:t>
      </w:r>
      <w:r w:rsidRPr="001421E2">
        <w:rPr>
          <w:rFonts w:ascii="Arial" w:hAnsi="Arial" w:cs="Arial"/>
          <w:color w:val="000000" w:themeColor="text1"/>
          <w:spacing w:val="10"/>
        </w:rPr>
        <w:t xml:space="preserve"> </w:t>
      </w:r>
      <w:r w:rsidRPr="001421E2">
        <w:rPr>
          <w:rFonts w:ascii="Arial" w:hAnsi="Arial" w:cs="Arial"/>
          <w:color w:val="000000" w:themeColor="text1"/>
        </w:rPr>
        <w:t>of</w:t>
      </w:r>
      <w:r w:rsidRPr="001421E2">
        <w:rPr>
          <w:rFonts w:ascii="Arial" w:hAnsi="Arial" w:cs="Arial"/>
          <w:color w:val="000000" w:themeColor="text1"/>
          <w:spacing w:val="10"/>
        </w:rPr>
        <w:t xml:space="preserve"> </w:t>
      </w:r>
      <w:r w:rsidRPr="001421E2">
        <w:rPr>
          <w:rFonts w:ascii="Arial" w:hAnsi="Arial" w:cs="Arial"/>
          <w:color w:val="000000" w:themeColor="text1"/>
        </w:rPr>
        <w:t>plants.</w:t>
      </w:r>
      <w:r w:rsidRPr="001421E2">
        <w:rPr>
          <w:rFonts w:ascii="Arial" w:hAnsi="Arial" w:cs="Arial"/>
          <w:color w:val="000000" w:themeColor="text1"/>
          <w:spacing w:val="10"/>
        </w:rPr>
        <w:t xml:space="preserve"> </w:t>
      </w:r>
      <w:r w:rsidRPr="00F81C5B">
        <w:rPr>
          <w:rFonts w:ascii="Arial" w:hAnsi="Arial" w:cs="Arial"/>
          <w:iCs/>
          <w:color w:val="000000" w:themeColor="text1"/>
        </w:rPr>
        <w:t>Plant</w:t>
      </w:r>
      <w:r w:rsidRPr="00F81C5B">
        <w:rPr>
          <w:rFonts w:ascii="Arial" w:hAnsi="Arial" w:cs="Arial"/>
          <w:iCs/>
          <w:color w:val="000000" w:themeColor="text1"/>
          <w:spacing w:val="15"/>
        </w:rPr>
        <w:t xml:space="preserve"> </w:t>
      </w:r>
      <w:r w:rsidRPr="00F81C5B">
        <w:rPr>
          <w:rFonts w:ascii="Arial" w:hAnsi="Arial" w:cs="Arial"/>
          <w:iCs/>
          <w:color w:val="000000" w:themeColor="text1"/>
        </w:rPr>
        <w:t>Cell</w:t>
      </w:r>
      <w:r w:rsidR="004776FD">
        <w:rPr>
          <w:rFonts w:ascii="Arial" w:hAnsi="Arial" w:cs="Arial"/>
          <w:iCs/>
          <w:color w:val="000000" w:themeColor="text1"/>
        </w:rPr>
        <w:t>.</w:t>
      </w:r>
      <w:r w:rsidRPr="004776FD">
        <w:rPr>
          <w:rFonts w:ascii="Arial" w:hAnsi="Arial" w:cs="Arial"/>
          <w:iCs/>
          <w:color w:val="000000" w:themeColor="text1"/>
          <w:spacing w:val="10"/>
        </w:rPr>
        <w:t xml:space="preserve"> </w:t>
      </w:r>
      <w:r w:rsidRPr="00F81C5B">
        <w:rPr>
          <w:rFonts w:ascii="Arial" w:hAnsi="Arial" w:cs="Arial"/>
          <w:bCs/>
          <w:color w:val="000000" w:themeColor="text1"/>
        </w:rPr>
        <w:t>8</w:t>
      </w:r>
      <w:r w:rsidR="004776FD">
        <w:rPr>
          <w:rFonts w:ascii="Arial" w:hAnsi="Arial" w:cs="Arial"/>
          <w:bCs/>
          <w:color w:val="000000" w:themeColor="text1"/>
        </w:rPr>
        <w:t>:</w:t>
      </w:r>
      <w:r w:rsidRPr="001421E2">
        <w:rPr>
          <w:rFonts w:ascii="Arial" w:hAnsi="Arial" w:cs="Arial"/>
          <w:color w:val="000000" w:themeColor="text1"/>
          <w:spacing w:val="-2"/>
        </w:rPr>
        <w:t>1711.</w:t>
      </w:r>
    </w:p>
    <w:p w14:paraId="6BA1FA6B" w14:textId="77777777" w:rsidR="00AC04B3" w:rsidRPr="001421E2" w:rsidRDefault="00AC04B3" w:rsidP="00F81C5B">
      <w:pPr>
        <w:spacing w:line="480" w:lineRule="auto"/>
        <w:jc w:val="both"/>
        <w:rPr>
          <w:rFonts w:ascii="Arial" w:hAnsi="Arial" w:cs="Arial"/>
          <w:color w:val="000000" w:themeColor="text1"/>
        </w:rPr>
      </w:pPr>
    </w:p>
    <w:p w14:paraId="4010CE43" w14:textId="2F3D23D8" w:rsidR="00AC04B3" w:rsidRPr="008A186E" w:rsidRDefault="00AC04B3" w:rsidP="00F81C5B">
      <w:pPr>
        <w:spacing w:line="480" w:lineRule="auto"/>
        <w:jc w:val="both"/>
        <w:rPr>
          <w:rFonts w:ascii="Arial" w:hAnsi="Arial" w:cs="Arial"/>
          <w:color w:val="000000" w:themeColor="text1"/>
          <w:rPrChange w:id="398" w:author="Kristian Kersting" w:date="2022-08-02T16:37:00Z">
            <w:rPr>
              <w:rFonts w:ascii="Arial" w:hAnsi="Arial" w:cs="Arial"/>
              <w:color w:val="000000" w:themeColor="text1"/>
              <w:lang w:val="de-CH"/>
            </w:rPr>
          </w:rPrChange>
        </w:rPr>
      </w:pPr>
      <w:bookmarkStart w:id="399" w:name="_bookmark32"/>
      <w:bookmarkEnd w:id="399"/>
      <w:r w:rsidRPr="001421E2">
        <w:rPr>
          <w:rFonts w:ascii="Arial" w:hAnsi="Arial" w:cs="Arial"/>
          <w:color w:val="000000" w:themeColor="text1"/>
          <w:w w:val="95"/>
        </w:rPr>
        <w:t xml:space="preserve">Kowalski, R., and Wolski, </w:t>
      </w:r>
      <w:r w:rsidR="00DC000E" w:rsidRPr="001421E2">
        <w:rPr>
          <w:rFonts w:ascii="Arial" w:hAnsi="Arial" w:cs="Arial"/>
          <w:color w:val="000000" w:themeColor="text1"/>
          <w:w w:val="95"/>
        </w:rPr>
        <w:t>T.</w:t>
      </w:r>
      <w:r w:rsidR="00DC000E">
        <w:rPr>
          <w:rFonts w:ascii="Arial" w:hAnsi="Arial" w:cs="Arial"/>
          <w:color w:val="000000" w:themeColor="text1"/>
          <w:w w:val="95"/>
        </w:rPr>
        <w:t xml:space="preserve"> </w:t>
      </w:r>
      <w:r w:rsidRPr="001421E2">
        <w:rPr>
          <w:rFonts w:ascii="Arial" w:hAnsi="Arial" w:cs="Arial"/>
          <w:color w:val="000000" w:themeColor="text1"/>
          <w:w w:val="95"/>
        </w:rPr>
        <w:t>2003</w:t>
      </w:r>
      <w:r w:rsidR="00DC000E">
        <w:rPr>
          <w:rFonts w:ascii="Arial" w:hAnsi="Arial" w:cs="Arial"/>
          <w:color w:val="000000" w:themeColor="text1"/>
          <w:w w:val="95"/>
        </w:rPr>
        <w:t>.</w:t>
      </w:r>
      <w:r w:rsidR="00DC000E" w:rsidRPr="001421E2">
        <w:rPr>
          <w:rFonts w:ascii="Arial" w:hAnsi="Arial" w:cs="Arial"/>
          <w:color w:val="000000" w:themeColor="text1"/>
          <w:spacing w:val="39"/>
        </w:rPr>
        <w:t xml:space="preserve"> </w:t>
      </w:r>
      <w:r w:rsidRPr="001421E2">
        <w:rPr>
          <w:rFonts w:ascii="Arial" w:hAnsi="Arial" w:cs="Arial"/>
          <w:color w:val="000000" w:themeColor="text1"/>
          <w:w w:val="95"/>
        </w:rPr>
        <w:t xml:space="preserve">TLC and HPLC analysis of the phenolic acids in </w:t>
      </w:r>
      <w:r w:rsidRPr="001421E2">
        <w:rPr>
          <w:rFonts w:ascii="Arial" w:hAnsi="Arial" w:cs="Arial"/>
          <w:i/>
          <w:color w:val="000000" w:themeColor="text1"/>
          <w:w w:val="95"/>
        </w:rPr>
        <w:t xml:space="preserve">Silphium </w:t>
      </w:r>
      <w:r w:rsidRPr="001421E2">
        <w:rPr>
          <w:rFonts w:ascii="Arial" w:hAnsi="Arial" w:cs="Arial"/>
          <w:i/>
          <w:color w:val="000000" w:themeColor="text1"/>
        </w:rPr>
        <w:t xml:space="preserve">perfoliatum </w:t>
      </w:r>
      <w:r w:rsidRPr="001421E2">
        <w:rPr>
          <w:rFonts w:ascii="Arial" w:hAnsi="Arial" w:cs="Arial"/>
          <w:color w:val="000000" w:themeColor="text1"/>
        </w:rPr>
        <w:t>l.</w:t>
      </w:r>
      <w:r w:rsidRPr="001421E2">
        <w:rPr>
          <w:rFonts w:ascii="Arial" w:hAnsi="Arial" w:cs="Arial"/>
          <w:color w:val="000000" w:themeColor="text1"/>
          <w:spacing w:val="-14"/>
        </w:rPr>
        <w:t xml:space="preserve"> </w:t>
      </w:r>
      <w:r w:rsidRPr="001421E2">
        <w:rPr>
          <w:rFonts w:ascii="Arial" w:hAnsi="Arial" w:cs="Arial"/>
          <w:color w:val="000000" w:themeColor="text1"/>
        </w:rPr>
        <w:t>leaves,</w:t>
      </w:r>
      <w:r w:rsidRPr="001421E2">
        <w:rPr>
          <w:rFonts w:ascii="Arial" w:hAnsi="Arial" w:cs="Arial"/>
          <w:color w:val="000000" w:themeColor="text1"/>
          <w:spacing w:val="-11"/>
        </w:rPr>
        <w:t xml:space="preserve"> </w:t>
      </w:r>
      <w:r w:rsidRPr="001421E2">
        <w:rPr>
          <w:rFonts w:ascii="Arial" w:hAnsi="Arial" w:cs="Arial"/>
          <w:color w:val="000000" w:themeColor="text1"/>
        </w:rPr>
        <w:t>inflorescences</w:t>
      </w:r>
      <w:r w:rsidRPr="001421E2">
        <w:rPr>
          <w:rFonts w:ascii="Arial" w:hAnsi="Arial" w:cs="Arial"/>
          <w:color w:val="000000" w:themeColor="text1"/>
          <w:spacing w:val="-14"/>
        </w:rPr>
        <w:t xml:space="preserve"> </w:t>
      </w:r>
      <w:r w:rsidRPr="001421E2">
        <w:rPr>
          <w:rFonts w:ascii="Arial" w:hAnsi="Arial" w:cs="Arial"/>
          <w:color w:val="000000" w:themeColor="text1"/>
        </w:rPr>
        <w:t>and</w:t>
      </w:r>
      <w:r w:rsidRPr="001421E2">
        <w:rPr>
          <w:rFonts w:ascii="Arial" w:hAnsi="Arial" w:cs="Arial"/>
          <w:color w:val="000000" w:themeColor="text1"/>
          <w:spacing w:val="-14"/>
        </w:rPr>
        <w:t xml:space="preserve"> </w:t>
      </w:r>
      <w:r w:rsidRPr="001421E2">
        <w:rPr>
          <w:rFonts w:ascii="Arial" w:hAnsi="Arial" w:cs="Arial"/>
          <w:color w:val="000000" w:themeColor="text1"/>
        </w:rPr>
        <w:t>rhizomes.</w:t>
      </w:r>
      <w:r w:rsidRPr="001421E2">
        <w:rPr>
          <w:rFonts w:ascii="Arial" w:hAnsi="Arial" w:cs="Arial"/>
          <w:color w:val="000000" w:themeColor="text1"/>
          <w:spacing w:val="-13"/>
        </w:rPr>
        <w:t xml:space="preserve"> </w:t>
      </w:r>
      <w:r w:rsidRPr="008A186E">
        <w:rPr>
          <w:rFonts w:ascii="Arial" w:hAnsi="Arial" w:cs="Arial"/>
          <w:iCs/>
          <w:color w:val="000000" w:themeColor="text1"/>
          <w:rPrChange w:id="400" w:author="Kristian Kersting" w:date="2022-08-02T16:37:00Z">
            <w:rPr>
              <w:rFonts w:ascii="Arial" w:hAnsi="Arial" w:cs="Arial"/>
              <w:iCs/>
              <w:color w:val="000000" w:themeColor="text1"/>
              <w:lang w:val="de-CH"/>
            </w:rPr>
          </w:rPrChange>
        </w:rPr>
        <w:t>JPC-J</w:t>
      </w:r>
      <w:r w:rsidR="004776FD" w:rsidRPr="008A186E">
        <w:rPr>
          <w:rFonts w:ascii="Arial" w:hAnsi="Arial" w:cs="Arial"/>
          <w:iCs/>
          <w:color w:val="000000" w:themeColor="text1"/>
          <w:rPrChange w:id="401" w:author="Kristian Kersting" w:date="2022-08-02T16:37:00Z">
            <w:rPr>
              <w:rFonts w:ascii="Arial" w:hAnsi="Arial" w:cs="Arial"/>
              <w:iCs/>
              <w:color w:val="000000" w:themeColor="text1"/>
              <w:lang w:val="de-CH"/>
            </w:rPr>
          </w:rPrChange>
        </w:rPr>
        <w:t>.</w:t>
      </w:r>
      <w:r w:rsidRPr="008A186E">
        <w:rPr>
          <w:rFonts w:ascii="Arial" w:hAnsi="Arial" w:cs="Arial"/>
          <w:iCs/>
          <w:color w:val="000000" w:themeColor="text1"/>
          <w:spacing w:val="-8"/>
          <w:rPrChange w:id="402" w:author="Kristian Kersting" w:date="2022-08-02T16:37:00Z">
            <w:rPr>
              <w:rFonts w:ascii="Arial" w:hAnsi="Arial" w:cs="Arial"/>
              <w:iCs/>
              <w:color w:val="000000" w:themeColor="text1"/>
              <w:spacing w:val="-8"/>
              <w:lang w:val="de-CH"/>
            </w:rPr>
          </w:rPrChange>
        </w:rPr>
        <w:t xml:space="preserve"> </w:t>
      </w:r>
      <w:r w:rsidRPr="008A186E">
        <w:rPr>
          <w:rFonts w:ascii="Arial" w:hAnsi="Arial" w:cs="Arial"/>
          <w:iCs/>
          <w:color w:val="000000" w:themeColor="text1"/>
          <w:rPrChange w:id="403" w:author="Kristian Kersting" w:date="2022-08-02T16:37:00Z">
            <w:rPr>
              <w:rFonts w:ascii="Arial" w:hAnsi="Arial" w:cs="Arial"/>
              <w:iCs/>
              <w:color w:val="000000" w:themeColor="text1"/>
              <w:lang w:val="de-CH"/>
            </w:rPr>
          </w:rPrChange>
        </w:rPr>
        <w:t>Planar</w:t>
      </w:r>
      <w:r w:rsidRPr="008A186E">
        <w:rPr>
          <w:rFonts w:ascii="Arial" w:hAnsi="Arial" w:cs="Arial"/>
          <w:iCs/>
          <w:color w:val="000000" w:themeColor="text1"/>
          <w:spacing w:val="-8"/>
          <w:rPrChange w:id="404" w:author="Kristian Kersting" w:date="2022-08-02T16:37:00Z">
            <w:rPr>
              <w:rFonts w:ascii="Arial" w:hAnsi="Arial" w:cs="Arial"/>
              <w:iCs/>
              <w:color w:val="000000" w:themeColor="text1"/>
              <w:spacing w:val="-8"/>
              <w:lang w:val="de-CH"/>
            </w:rPr>
          </w:rPrChange>
        </w:rPr>
        <w:t xml:space="preserve"> </w:t>
      </w:r>
      <w:r w:rsidR="004776FD" w:rsidRPr="008A186E">
        <w:rPr>
          <w:rFonts w:ascii="Arial" w:hAnsi="Arial" w:cs="Arial"/>
          <w:iCs/>
          <w:color w:val="000000" w:themeColor="text1"/>
          <w:rPrChange w:id="405" w:author="Kristian Kersting" w:date="2022-08-02T16:37:00Z">
            <w:rPr>
              <w:rFonts w:ascii="Arial" w:hAnsi="Arial" w:cs="Arial"/>
              <w:iCs/>
              <w:color w:val="000000" w:themeColor="text1"/>
              <w:lang w:val="de-CH"/>
            </w:rPr>
          </w:rPrChange>
        </w:rPr>
        <w:t>Chromat.</w:t>
      </w:r>
      <w:r w:rsidRPr="008A186E">
        <w:rPr>
          <w:rFonts w:ascii="Arial" w:hAnsi="Arial" w:cs="Arial"/>
          <w:color w:val="000000" w:themeColor="text1"/>
          <w:rPrChange w:id="406" w:author="Kristian Kersting" w:date="2022-08-02T16:37:00Z">
            <w:rPr>
              <w:rFonts w:ascii="Arial" w:hAnsi="Arial" w:cs="Arial"/>
              <w:color w:val="000000" w:themeColor="text1"/>
              <w:lang w:val="de-CH"/>
            </w:rPr>
          </w:rPrChange>
        </w:rPr>
        <w:t xml:space="preserve"> </w:t>
      </w:r>
      <w:r w:rsidRPr="008A186E">
        <w:rPr>
          <w:rFonts w:ascii="Arial" w:hAnsi="Arial" w:cs="Arial"/>
          <w:bCs/>
          <w:color w:val="000000" w:themeColor="text1"/>
          <w:rPrChange w:id="407" w:author="Kristian Kersting" w:date="2022-08-02T16:37:00Z">
            <w:rPr>
              <w:rFonts w:ascii="Arial" w:hAnsi="Arial" w:cs="Arial"/>
              <w:bCs/>
              <w:color w:val="000000" w:themeColor="text1"/>
              <w:lang w:val="de-CH"/>
            </w:rPr>
          </w:rPrChange>
        </w:rPr>
        <w:t>16</w:t>
      </w:r>
      <w:r w:rsidR="004776FD" w:rsidRPr="008A186E">
        <w:rPr>
          <w:rFonts w:ascii="Arial" w:hAnsi="Arial" w:cs="Arial"/>
          <w:bCs/>
          <w:color w:val="000000" w:themeColor="text1"/>
          <w:rPrChange w:id="408" w:author="Kristian Kersting" w:date="2022-08-02T16:37:00Z">
            <w:rPr>
              <w:rFonts w:ascii="Arial" w:hAnsi="Arial" w:cs="Arial"/>
              <w:bCs/>
              <w:color w:val="000000" w:themeColor="text1"/>
              <w:lang w:val="de-CH"/>
            </w:rPr>
          </w:rPrChange>
        </w:rPr>
        <w:t>:</w:t>
      </w:r>
      <w:r w:rsidRPr="008A186E">
        <w:rPr>
          <w:rFonts w:ascii="Arial" w:hAnsi="Arial" w:cs="Arial"/>
          <w:color w:val="000000" w:themeColor="text1"/>
          <w:rPrChange w:id="409" w:author="Kristian Kersting" w:date="2022-08-02T16:37:00Z">
            <w:rPr>
              <w:rFonts w:ascii="Arial" w:hAnsi="Arial" w:cs="Arial"/>
              <w:color w:val="000000" w:themeColor="text1"/>
              <w:lang w:val="de-CH"/>
            </w:rPr>
          </w:rPrChange>
        </w:rPr>
        <w:t>230–236.</w:t>
      </w:r>
    </w:p>
    <w:p w14:paraId="7E9592E5" w14:textId="77777777" w:rsidR="00AC04B3" w:rsidRPr="008A186E" w:rsidRDefault="00AC04B3" w:rsidP="00F81C5B">
      <w:pPr>
        <w:spacing w:line="480" w:lineRule="auto"/>
        <w:jc w:val="both"/>
        <w:rPr>
          <w:rFonts w:ascii="Arial" w:hAnsi="Arial" w:cs="Arial"/>
          <w:color w:val="000000" w:themeColor="text1"/>
          <w:rPrChange w:id="410" w:author="Kristian Kersting" w:date="2022-08-02T16:37:00Z">
            <w:rPr>
              <w:rFonts w:ascii="Arial" w:hAnsi="Arial" w:cs="Arial"/>
              <w:color w:val="000000" w:themeColor="text1"/>
              <w:lang w:val="de-CH"/>
            </w:rPr>
          </w:rPrChange>
        </w:rPr>
      </w:pPr>
      <w:bookmarkStart w:id="411" w:name="_bookmark33"/>
      <w:bookmarkEnd w:id="411"/>
    </w:p>
    <w:p w14:paraId="5FC5AFB0" w14:textId="71EBF136" w:rsidR="00AC04B3" w:rsidRPr="001421E2" w:rsidRDefault="00AC04B3" w:rsidP="00F81C5B">
      <w:pPr>
        <w:spacing w:line="480" w:lineRule="auto"/>
        <w:jc w:val="both"/>
        <w:rPr>
          <w:rFonts w:ascii="Arial" w:hAnsi="Arial" w:cs="Arial"/>
          <w:color w:val="000000" w:themeColor="text1"/>
        </w:rPr>
      </w:pPr>
      <w:r w:rsidRPr="008A186E">
        <w:rPr>
          <w:rFonts w:ascii="Arial" w:hAnsi="Arial" w:cs="Arial"/>
          <w:color w:val="000000" w:themeColor="text1"/>
          <w:rPrChange w:id="412" w:author="Kristian Kersting" w:date="2022-08-02T16:37:00Z">
            <w:rPr>
              <w:rFonts w:ascii="Arial" w:hAnsi="Arial" w:cs="Arial"/>
              <w:color w:val="000000" w:themeColor="text1"/>
              <w:lang w:val="de-CH"/>
            </w:rPr>
          </w:rPrChange>
        </w:rPr>
        <w:t>Kristoffersen,</w:t>
      </w:r>
      <w:r w:rsidRPr="008A186E">
        <w:rPr>
          <w:rFonts w:ascii="Arial" w:hAnsi="Arial" w:cs="Arial"/>
          <w:color w:val="000000" w:themeColor="text1"/>
          <w:spacing w:val="-10"/>
          <w:rPrChange w:id="413" w:author="Kristian Kersting" w:date="2022-08-02T16:37:00Z">
            <w:rPr>
              <w:rFonts w:ascii="Arial" w:hAnsi="Arial" w:cs="Arial"/>
              <w:color w:val="000000" w:themeColor="text1"/>
              <w:spacing w:val="-10"/>
              <w:lang w:val="de-CH"/>
            </w:rPr>
          </w:rPrChange>
        </w:rPr>
        <w:t xml:space="preserve"> </w:t>
      </w:r>
      <w:r w:rsidRPr="008A186E">
        <w:rPr>
          <w:rFonts w:ascii="Arial" w:hAnsi="Arial" w:cs="Arial"/>
          <w:color w:val="000000" w:themeColor="text1"/>
          <w:rPrChange w:id="414" w:author="Kristian Kersting" w:date="2022-08-02T16:37:00Z">
            <w:rPr>
              <w:rFonts w:ascii="Arial" w:hAnsi="Arial" w:cs="Arial"/>
              <w:color w:val="000000" w:themeColor="text1"/>
              <w:lang w:val="de-CH"/>
            </w:rPr>
          </w:rPrChange>
        </w:rPr>
        <w:t>R.,</w:t>
      </w:r>
      <w:r w:rsidRPr="008A186E">
        <w:rPr>
          <w:rFonts w:ascii="Arial" w:hAnsi="Arial" w:cs="Arial"/>
          <w:color w:val="000000" w:themeColor="text1"/>
          <w:spacing w:val="-10"/>
          <w:rPrChange w:id="415" w:author="Kristian Kersting" w:date="2022-08-02T16:37:00Z">
            <w:rPr>
              <w:rFonts w:ascii="Arial" w:hAnsi="Arial" w:cs="Arial"/>
              <w:color w:val="000000" w:themeColor="text1"/>
              <w:spacing w:val="-10"/>
              <w:lang w:val="de-CH"/>
            </w:rPr>
          </w:rPrChange>
        </w:rPr>
        <w:t xml:space="preserve"> </w:t>
      </w:r>
      <w:r w:rsidRPr="008A186E">
        <w:rPr>
          <w:rFonts w:ascii="Arial" w:hAnsi="Arial" w:cs="Arial"/>
          <w:color w:val="000000" w:themeColor="text1"/>
          <w:rPrChange w:id="416" w:author="Kristian Kersting" w:date="2022-08-02T16:37:00Z">
            <w:rPr>
              <w:rFonts w:ascii="Arial" w:hAnsi="Arial" w:cs="Arial"/>
              <w:color w:val="000000" w:themeColor="text1"/>
              <w:lang w:val="de-CH"/>
            </w:rPr>
          </w:rPrChange>
        </w:rPr>
        <w:t>Hansen,</w:t>
      </w:r>
      <w:r w:rsidRPr="008A186E">
        <w:rPr>
          <w:rFonts w:ascii="Arial" w:hAnsi="Arial" w:cs="Arial"/>
          <w:color w:val="000000" w:themeColor="text1"/>
          <w:spacing w:val="-10"/>
          <w:rPrChange w:id="417" w:author="Kristian Kersting" w:date="2022-08-02T16:37:00Z">
            <w:rPr>
              <w:rFonts w:ascii="Arial" w:hAnsi="Arial" w:cs="Arial"/>
              <w:color w:val="000000" w:themeColor="text1"/>
              <w:spacing w:val="-10"/>
              <w:lang w:val="de-CH"/>
            </w:rPr>
          </w:rPrChange>
        </w:rPr>
        <w:t xml:space="preserve"> </w:t>
      </w:r>
      <w:r w:rsidR="00DC000E" w:rsidRPr="008A186E">
        <w:rPr>
          <w:rFonts w:ascii="Arial" w:hAnsi="Arial" w:cs="Arial"/>
          <w:color w:val="000000" w:themeColor="text1"/>
          <w:rPrChange w:id="418" w:author="Kristian Kersting" w:date="2022-08-02T16:37:00Z">
            <w:rPr>
              <w:rFonts w:ascii="Arial" w:hAnsi="Arial" w:cs="Arial"/>
              <w:color w:val="000000" w:themeColor="text1"/>
              <w:lang w:val="de-CH"/>
            </w:rPr>
          </w:rPrChange>
        </w:rPr>
        <w:t>A.</w:t>
      </w:r>
      <w:r w:rsidR="00DC000E" w:rsidRPr="008A186E">
        <w:rPr>
          <w:rFonts w:ascii="Arial" w:hAnsi="Arial" w:cs="Arial"/>
          <w:color w:val="000000" w:themeColor="text1"/>
          <w:spacing w:val="-11"/>
          <w:rPrChange w:id="419" w:author="Kristian Kersting" w:date="2022-08-02T16:37:00Z">
            <w:rPr>
              <w:rFonts w:ascii="Arial" w:hAnsi="Arial" w:cs="Arial"/>
              <w:color w:val="000000" w:themeColor="text1"/>
              <w:spacing w:val="-11"/>
              <w:lang w:val="de-CH"/>
            </w:rPr>
          </w:rPrChange>
        </w:rPr>
        <w:t xml:space="preserve"> </w:t>
      </w:r>
      <w:r w:rsidR="00DC000E" w:rsidRPr="008A186E">
        <w:rPr>
          <w:rFonts w:ascii="Arial" w:hAnsi="Arial" w:cs="Arial"/>
          <w:color w:val="000000" w:themeColor="text1"/>
          <w:rPrChange w:id="420" w:author="Kristian Kersting" w:date="2022-08-02T16:37:00Z">
            <w:rPr>
              <w:rFonts w:ascii="Arial" w:hAnsi="Arial" w:cs="Arial"/>
              <w:color w:val="000000" w:themeColor="text1"/>
              <w:lang w:val="de-CH"/>
            </w:rPr>
          </w:rPrChange>
        </w:rPr>
        <w:t>L.,</w:t>
      </w:r>
      <w:r w:rsidR="00DC000E" w:rsidRPr="008A186E">
        <w:rPr>
          <w:rFonts w:ascii="Arial" w:hAnsi="Arial" w:cs="Arial"/>
          <w:color w:val="000000" w:themeColor="text1"/>
          <w:spacing w:val="-11"/>
          <w:rPrChange w:id="421" w:author="Kristian Kersting" w:date="2022-08-02T16:37:00Z">
            <w:rPr>
              <w:rFonts w:ascii="Arial" w:hAnsi="Arial" w:cs="Arial"/>
              <w:color w:val="000000" w:themeColor="text1"/>
              <w:spacing w:val="-11"/>
              <w:lang w:val="de-CH"/>
            </w:rPr>
          </w:rPrChange>
        </w:rPr>
        <w:t xml:space="preserve"> </w:t>
      </w:r>
      <w:r w:rsidRPr="008A186E">
        <w:rPr>
          <w:rFonts w:ascii="Arial" w:hAnsi="Arial" w:cs="Arial"/>
          <w:color w:val="000000" w:themeColor="text1"/>
          <w:rPrChange w:id="422" w:author="Kristian Kersting" w:date="2022-08-02T16:37:00Z">
            <w:rPr>
              <w:rFonts w:ascii="Arial" w:hAnsi="Arial" w:cs="Arial"/>
              <w:color w:val="000000" w:themeColor="text1"/>
              <w:lang w:val="de-CH"/>
            </w:rPr>
          </w:rPrChange>
        </w:rPr>
        <w:t>Munk,</w:t>
      </w:r>
      <w:r w:rsidRPr="008A186E">
        <w:rPr>
          <w:rFonts w:ascii="Arial" w:hAnsi="Arial" w:cs="Arial"/>
          <w:color w:val="000000" w:themeColor="text1"/>
          <w:spacing w:val="-10"/>
          <w:rPrChange w:id="423" w:author="Kristian Kersting" w:date="2022-08-02T16:37:00Z">
            <w:rPr>
              <w:rFonts w:ascii="Arial" w:hAnsi="Arial" w:cs="Arial"/>
              <w:color w:val="000000" w:themeColor="text1"/>
              <w:spacing w:val="-10"/>
              <w:lang w:val="de-CH"/>
            </w:rPr>
          </w:rPrChange>
        </w:rPr>
        <w:t xml:space="preserve"> </w:t>
      </w:r>
      <w:r w:rsidR="00DC000E" w:rsidRPr="008A186E">
        <w:rPr>
          <w:rFonts w:ascii="Arial" w:hAnsi="Arial" w:cs="Arial"/>
          <w:color w:val="000000" w:themeColor="text1"/>
          <w:rPrChange w:id="424" w:author="Kristian Kersting" w:date="2022-08-02T16:37:00Z">
            <w:rPr>
              <w:rFonts w:ascii="Arial" w:hAnsi="Arial" w:cs="Arial"/>
              <w:color w:val="000000" w:themeColor="text1"/>
              <w:lang w:val="de-CH"/>
            </w:rPr>
          </w:rPrChange>
        </w:rPr>
        <w:t>L.,</w:t>
      </w:r>
      <w:r w:rsidR="00DC000E" w:rsidRPr="008A186E">
        <w:rPr>
          <w:rFonts w:ascii="Arial" w:hAnsi="Arial" w:cs="Arial"/>
          <w:color w:val="000000" w:themeColor="text1"/>
          <w:spacing w:val="-11"/>
          <w:rPrChange w:id="425" w:author="Kristian Kersting" w:date="2022-08-02T16:37:00Z">
            <w:rPr>
              <w:rFonts w:ascii="Arial" w:hAnsi="Arial" w:cs="Arial"/>
              <w:color w:val="000000" w:themeColor="text1"/>
              <w:spacing w:val="-11"/>
              <w:lang w:val="de-CH"/>
            </w:rPr>
          </w:rPrChange>
        </w:rPr>
        <w:t xml:space="preserve"> </w:t>
      </w:r>
      <w:r w:rsidRPr="008A186E">
        <w:rPr>
          <w:rFonts w:ascii="Arial" w:hAnsi="Arial" w:cs="Arial"/>
          <w:color w:val="000000" w:themeColor="text1"/>
          <w:rPrChange w:id="426" w:author="Kristian Kersting" w:date="2022-08-02T16:37:00Z">
            <w:rPr>
              <w:rFonts w:ascii="Arial" w:hAnsi="Arial" w:cs="Arial"/>
              <w:color w:val="000000" w:themeColor="text1"/>
              <w:lang w:val="de-CH"/>
            </w:rPr>
          </w:rPrChange>
        </w:rPr>
        <w:t>Cedergreen,</w:t>
      </w:r>
      <w:r w:rsidRPr="008A186E">
        <w:rPr>
          <w:rFonts w:ascii="Arial" w:hAnsi="Arial" w:cs="Arial"/>
          <w:color w:val="000000" w:themeColor="text1"/>
          <w:spacing w:val="-10"/>
          <w:rPrChange w:id="427" w:author="Kristian Kersting" w:date="2022-08-02T16:37:00Z">
            <w:rPr>
              <w:rFonts w:ascii="Arial" w:hAnsi="Arial" w:cs="Arial"/>
              <w:color w:val="000000" w:themeColor="text1"/>
              <w:spacing w:val="-10"/>
              <w:lang w:val="de-CH"/>
            </w:rPr>
          </w:rPrChange>
        </w:rPr>
        <w:t xml:space="preserve"> </w:t>
      </w:r>
      <w:r w:rsidR="00DC000E" w:rsidRPr="008A186E">
        <w:rPr>
          <w:rFonts w:ascii="Arial" w:hAnsi="Arial" w:cs="Arial"/>
          <w:color w:val="000000" w:themeColor="text1"/>
          <w:rPrChange w:id="428" w:author="Kristian Kersting" w:date="2022-08-02T16:37:00Z">
            <w:rPr>
              <w:rFonts w:ascii="Arial" w:hAnsi="Arial" w:cs="Arial"/>
              <w:color w:val="000000" w:themeColor="text1"/>
              <w:lang w:val="de-CH"/>
            </w:rPr>
          </w:rPrChange>
        </w:rPr>
        <w:t>N.,</w:t>
      </w:r>
      <w:r w:rsidR="00DC000E" w:rsidRPr="008A186E">
        <w:rPr>
          <w:rFonts w:ascii="Arial" w:hAnsi="Arial" w:cs="Arial"/>
          <w:color w:val="000000" w:themeColor="text1"/>
          <w:spacing w:val="-11"/>
          <w:rPrChange w:id="429" w:author="Kristian Kersting" w:date="2022-08-02T16:37:00Z">
            <w:rPr>
              <w:rFonts w:ascii="Arial" w:hAnsi="Arial" w:cs="Arial"/>
              <w:color w:val="000000" w:themeColor="text1"/>
              <w:spacing w:val="-11"/>
              <w:lang w:val="de-CH"/>
            </w:rPr>
          </w:rPrChange>
        </w:rPr>
        <w:t xml:space="preserve"> </w:t>
      </w:r>
      <w:r w:rsidRPr="008A186E">
        <w:rPr>
          <w:rFonts w:ascii="Arial" w:hAnsi="Arial" w:cs="Arial"/>
          <w:color w:val="000000" w:themeColor="text1"/>
          <w:rPrChange w:id="430" w:author="Kristian Kersting" w:date="2022-08-02T16:37:00Z">
            <w:rPr>
              <w:rFonts w:ascii="Arial" w:hAnsi="Arial" w:cs="Arial"/>
              <w:color w:val="000000" w:themeColor="text1"/>
              <w:lang w:val="de-CH"/>
            </w:rPr>
          </w:rPrChange>
        </w:rPr>
        <w:t>and</w:t>
      </w:r>
      <w:r w:rsidRPr="008A186E">
        <w:rPr>
          <w:rFonts w:ascii="Arial" w:hAnsi="Arial" w:cs="Arial"/>
          <w:color w:val="000000" w:themeColor="text1"/>
          <w:spacing w:val="-10"/>
          <w:rPrChange w:id="431" w:author="Kristian Kersting" w:date="2022-08-02T16:37:00Z">
            <w:rPr>
              <w:rFonts w:ascii="Arial" w:hAnsi="Arial" w:cs="Arial"/>
              <w:color w:val="000000" w:themeColor="text1"/>
              <w:spacing w:val="-10"/>
              <w:lang w:val="de-CH"/>
            </w:rPr>
          </w:rPrChange>
        </w:rPr>
        <w:t xml:space="preserve"> </w:t>
      </w:r>
      <w:r w:rsidRPr="008A186E">
        <w:rPr>
          <w:rFonts w:ascii="Arial" w:hAnsi="Arial" w:cs="Arial"/>
          <w:color w:val="000000" w:themeColor="text1"/>
          <w:rPrChange w:id="432" w:author="Kristian Kersting" w:date="2022-08-02T16:37:00Z">
            <w:rPr>
              <w:rFonts w:ascii="Arial" w:hAnsi="Arial" w:cs="Arial"/>
              <w:color w:val="000000" w:themeColor="text1"/>
              <w:lang w:val="de-CH"/>
            </w:rPr>
          </w:rPrChange>
        </w:rPr>
        <w:t>Jørgensen,</w:t>
      </w:r>
      <w:r w:rsidRPr="008A186E">
        <w:rPr>
          <w:rFonts w:ascii="Arial" w:hAnsi="Arial" w:cs="Arial"/>
          <w:color w:val="000000" w:themeColor="text1"/>
          <w:spacing w:val="-10"/>
          <w:rPrChange w:id="433" w:author="Kristian Kersting" w:date="2022-08-02T16:37:00Z">
            <w:rPr>
              <w:rFonts w:ascii="Arial" w:hAnsi="Arial" w:cs="Arial"/>
              <w:color w:val="000000" w:themeColor="text1"/>
              <w:spacing w:val="-10"/>
              <w:lang w:val="de-CH"/>
            </w:rPr>
          </w:rPrChange>
        </w:rPr>
        <w:t xml:space="preserve"> </w:t>
      </w:r>
      <w:r w:rsidR="00DC000E" w:rsidRPr="008A186E">
        <w:rPr>
          <w:rFonts w:ascii="Arial" w:hAnsi="Arial" w:cs="Arial"/>
          <w:color w:val="000000" w:themeColor="text1"/>
          <w:rPrChange w:id="434" w:author="Kristian Kersting" w:date="2022-08-02T16:37:00Z">
            <w:rPr>
              <w:rFonts w:ascii="Arial" w:hAnsi="Arial" w:cs="Arial"/>
              <w:color w:val="000000" w:themeColor="text1"/>
              <w:lang w:val="de-CH"/>
            </w:rPr>
          </w:rPrChange>
        </w:rPr>
        <w:t>L.</w:t>
      </w:r>
      <w:r w:rsidR="00DC000E" w:rsidRPr="008A186E">
        <w:rPr>
          <w:rFonts w:ascii="Arial" w:hAnsi="Arial" w:cs="Arial"/>
          <w:color w:val="000000" w:themeColor="text1"/>
          <w:spacing w:val="-10"/>
          <w:rPrChange w:id="435" w:author="Kristian Kersting" w:date="2022-08-02T16:37:00Z">
            <w:rPr>
              <w:rFonts w:ascii="Arial" w:hAnsi="Arial" w:cs="Arial"/>
              <w:color w:val="000000" w:themeColor="text1"/>
              <w:spacing w:val="-10"/>
              <w:lang w:val="de-CH"/>
            </w:rPr>
          </w:rPrChange>
        </w:rPr>
        <w:t xml:space="preserve"> </w:t>
      </w:r>
      <w:r w:rsidR="00DC000E" w:rsidRPr="008A186E">
        <w:rPr>
          <w:rFonts w:ascii="Arial" w:hAnsi="Arial" w:cs="Arial"/>
          <w:color w:val="000000" w:themeColor="text1"/>
          <w:rPrChange w:id="436" w:author="Kristian Kersting" w:date="2022-08-02T16:37:00Z">
            <w:rPr>
              <w:rFonts w:ascii="Arial" w:hAnsi="Arial" w:cs="Arial"/>
              <w:color w:val="000000" w:themeColor="text1"/>
              <w:lang w:val="de-CH"/>
            </w:rPr>
          </w:rPrChange>
        </w:rPr>
        <w:t>N.</w:t>
      </w:r>
      <w:r w:rsidR="00DC000E" w:rsidRPr="008A186E">
        <w:rPr>
          <w:rFonts w:ascii="Arial" w:hAnsi="Arial" w:cs="Arial"/>
          <w:color w:val="000000" w:themeColor="text1"/>
          <w:spacing w:val="-11"/>
          <w:rPrChange w:id="437" w:author="Kristian Kersting" w:date="2022-08-02T16:37:00Z">
            <w:rPr>
              <w:rFonts w:ascii="Arial" w:hAnsi="Arial" w:cs="Arial"/>
              <w:color w:val="000000" w:themeColor="text1"/>
              <w:spacing w:val="-11"/>
              <w:lang w:val="de-CH"/>
            </w:rPr>
          </w:rPrChange>
        </w:rPr>
        <w:t xml:space="preserve"> </w:t>
      </w:r>
      <w:r w:rsidRPr="008A186E">
        <w:rPr>
          <w:rFonts w:ascii="Arial" w:hAnsi="Arial" w:cs="Arial"/>
          <w:color w:val="000000" w:themeColor="text1"/>
          <w:rPrChange w:id="438" w:author="Kristian Kersting" w:date="2022-08-02T16:37:00Z">
            <w:rPr>
              <w:rFonts w:ascii="Arial" w:hAnsi="Arial" w:cs="Arial"/>
              <w:color w:val="000000" w:themeColor="text1"/>
              <w:lang w:val="de-CH"/>
            </w:rPr>
          </w:rPrChange>
        </w:rPr>
        <w:t>2018</w:t>
      </w:r>
      <w:r w:rsidR="00DC000E" w:rsidRPr="008A186E">
        <w:rPr>
          <w:rFonts w:ascii="Arial" w:hAnsi="Arial" w:cs="Arial"/>
          <w:color w:val="000000" w:themeColor="text1"/>
          <w:rPrChange w:id="439" w:author="Kristian Kersting" w:date="2022-08-02T16:37:00Z">
            <w:rPr>
              <w:rFonts w:ascii="Arial" w:hAnsi="Arial" w:cs="Arial"/>
              <w:color w:val="000000" w:themeColor="text1"/>
              <w:lang w:val="de-CH"/>
            </w:rPr>
          </w:rPrChange>
        </w:rPr>
        <w:t>.</w:t>
      </w:r>
      <w:r w:rsidRPr="008A186E">
        <w:rPr>
          <w:rFonts w:ascii="Arial" w:hAnsi="Arial" w:cs="Arial"/>
          <w:color w:val="000000" w:themeColor="text1"/>
          <w:rPrChange w:id="440" w:author="Kristian Kersting" w:date="2022-08-02T16:37:00Z">
            <w:rPr>
              <w:rFonts w:ascii="Arial" w:hAnsi="Arial" w:cs="Arial"/>
              <w:color w:val="000000" w:themeColor="text1"/>
              <w:lang w:val="de-CH"/>
            </w:rPr>
          </w:rPrChange>
        </w:rPr>
        <w:t xml:space="preserve"> </w:t>
      </w:r>
      <w:r w:rsidRPr="001421E2">
        <w:rPr>
          <w:rFonts w:ascii="Arial" w:hAnsi="Arial" w:cs="Arial"/>
          <w:color w:val="000000" w:themeColor="text1"/>
        </w:rPr>
        <w:t>Ma</w:t>
      </w:r>
      <w:r w:rsidR="00D937FB" w:rsidRPr="001421E2">
        <w:rPr>
          <w:rFonts w:ascii="Arial" w:hAnsi="Arial" w:cs="Arial"/>
          <w:color w:val="000000" w:themeColor="text1"/>
        </w:rPr>
        <w:t>n</w:t>
      </w:r>
      <w:r w:rsidRPr="001421E2">
        <w:rPr>
          <w:rFonts w:ascii="Arial" w:hAnsi="Arial" w:cs="Arial"/>
          <w:color w:val="000000" w:themeColor="text1"/>
        </w:rPr>
        <w:t xml:space="preserve">agement of beet rust in accordance with IPM principles. </w:t>
      </w:r>
      <w:r w:rsidRPr="00F81C5B">
        <w:rPr>
          <w:rFonts w:ascii="Arial" w:hAnsi="Arial" w:cs="Arial"/>
          <w:iCs/>
          <w:color w:val="000000" w:themeColor="text1"/>
        </w:rPr>
        <w:t xml:space="preserve">Crop </w:t>
      </w:r>
      <w:r w:rsidR="00DC000E" w:rsidRPr="00F81C5B">
        <w:rPr>
          <w:rFonts w:ascii="Arial" w:hAnsi="Arial" w:cs="Arial"/>
          <w:iCs/>
          <w:color w:val="000000" w:themeColor="text1"/>
        </w:rPr>
        <w:t>Prot</w:t>
      </w:r>
      <w:r w:rsidR="00DC000E">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111</w:t>
      </w:r>
      <w:r w:rsidR="00DC000E">
        <w:rPr>
          <w:rFonts w:ascii="Arial" w:hAnsi="Arial" w:cs="Arial"/>
          <w:color w:val="000000" w:themeColor="text1"/>
        </w:rPr>
        <w:t>:</w:t>
      </w:r>
      <w:r w:rsidRPr="001421E2">
        <w:rPr>
          <w:rFonts w:ascii="Arial" w:hAnsi="Arial" w:cs="Arial"/>
          <w:color w:val="000000" w:themeColor="text1"/>
        </w:rPr>
        <w:t>6–16.</w:t>
      </w:r>
    </w:p>
    <w:p w14:paraId="4049BAE7" w14:textId="77777777" w:rsidR="00AC04B3" w:rsidRPr="001421E2" w:rsidRDefault="00AC04B3" w:rsidP="00F81C5B">
      <w:pPr>
        <w:spacing w:line="480" w:lineRule="auto"/>
        <w:jc w:val="both"/>
        <w:rPr>
          <w:rFonts w:ascii="Arial" w:hAnsi="Arial" w:cs="Arial"/>
          <w:color w:val="000000" w:themeColor="text1"/>
        </w:rPr>
      </w:pPr>
      <w:bookmarkStart w:id="441" w:name="_bookmark34"/>
      <w:bookmarkEnd w:id="441"/>
    </w:p>
    <w:p w14:paraId="3DF1DA7D" w14:textId="5FF3B23E"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Król</w:t>
      </w:r>
      <w:proofErr w:type="spellEnd"/>
      <w:r w:rsidRPr="001421E2">
        <w:rPr>
          <w:rFonts w:ascii="Arial" w:hAnsi="Arial" w:cs="Arial"/>
          <w:color w:val="000000" w:themeColor="text1"/>
        </w:rPr>
        <w:t xml:space="preserve">, A., </w:t>
      </w:r>
      <w:proofErr w:type="spellStart"/>
      <w:r w:rsidRPr="001421E2">
        <w:rPr>
          <w:rFonts w:ascii="Arial" w:hAnsi="Arial" w:cs="Arial"/>
          <w:color w:val="000000" w:themeColor="text1"/>
        </w:rPr>
        <w:t>Amarowicz</w:t>
      </w:r>
      <w:proofErr w:type="spellEnd"/>
      <w:r w:rsidRPr="001421E2">
        <w:rPr>
          <w:rFonts w:ascii="Arial" w:hAnsi="Arial" w:cs="Arial"/>
          <w:color w:val="000000" w:themeColor="text1"/>
        </w:rPr>
        <w:t xml:space="preserve">, </w:t>
      </w:r>
      <w:r w:rsidR="00DC000E" w:rsidRPr="001421E2">
        <w:rPr>
          <w:rFonts w:ascii="Arial" w:hAnsi="Arial" w:cs="Arial"/>
          <w:color w:val="000000" w:themeColor="text1"/>
        </w:rPr>
        <w:t>R.</w:t>
      </w:r>
      <w:r w:rsidR="00DC000E">
        <w:rPr>
          <w:rFonts w:ascii="Arial" w:hAnsi="Arial" w:cs="Arial"/>
          <w:color w:val="000000" w:themeColor="text1"/>
        </w:rPr>
        <w:t>,</w:t>
      </w:r>
      <w:r w:rsidR="00DC000E" w:rsidRPr="001421E2">
        <w:rPr>
          <w:rFonts w:ascii="Arial" w:hAnsi="Arial" w:cs="Arial"/>
          <w:color w:val="000000" w:themeColor="text1"/>
        </w:rPr>
        <w:t xml:space="preserve"> </w:t>
      </w:r>
      <w:r w:rsidRPr="001421E2">
        <w:rPr>
          <w:rFonts w:ascii="Arial" w:hAnsi="Arial" w:cs="Arial"/>
          <w:color w:val="000000" w:themeColor="text1"/>
        </w:rPr>
        <w:t xml:space="preserve">and Weidner, </w:t>
      </w:r>
      <w:r w:rsidR="00DC000E" w:rsidRPr="001421E2">
        <w:rPr>
          <w:rFonts w:ascii="Arial" w:hAnsi="Arial" w:cs="Arial"/>
          <w:color w:val="000000" w:themeColor="text1"/>
        </w:rPr>
        <w:t xml:space="preserve">S. </w:t>
      </w:r>
      <w:r w:rsidRPr="001421E2">
        <w:rPr>
          <w:rFonts w:ascii="Arial" w:hAnsi="Arial" w:cs="Arial"/>
          <w:color w:val="000000" w:themeColor="text1"/>
        </w:rPr>
        <w:t>2014</w:t>
      </w:r>
      <w:r w:rsidR="00DC000E">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Changes in the composition of phenolic compounds and antioxidant properties of grapevine roots and leaves (</w:t>
      </w:r>
      <w:r w:rsidRPr="001421E2">
        <w:rPr>
          <w:rFonts w:ascii="Arial" w:hAnsi="Arial" w:cs="Arial"/>
          <w:i/>
          <w:color w:val="000000" w:themeColor="text1"/>
        </w:rPr>
        <w:t xml:space="preserve">Vitis vinifera </w:t>
      </w:r>
      <w:r w:rsidRPr="001421E2">
        <w:rPr>
          <w:rFonts w:ascii="Arial" w:hAnsi="Arial" w:cs="Arial"/>
          <w:color w:val="000000" w:themeColor="text1"/>
        </w:rPr>
        <w:t>l.) under</w:t>
      </w:r>
      <w:r w:rsidRPr="001421E2">
        <w:rPr>
          <w:rFonts w:ascii="Arial" w:hAnsi="Arial" w:cs="Arial"/>
          <w:color w:val="000000" w:themeColor="text1"/>
          <w:spacing w:val="-15"/>
        </w:rPr>
        <w:t xml:space="preserve"> </w:t>
      </w:r>
      <w:r w:rsidRPr="001421E2">
        <w:rPr>
          <w:rFonts w:ascii="Arial" w:hAnsi="Arial" w:cs="Arial"/>
          <w:color w:val="000000" w:themeColor="text1"/>
        </w:rPr>
        <w:t>continuous</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long-term</w:t>
      </w:r>
      <w:r w:rsidRPr="001421E2">
        <w:rPr>
          <w:rFonts w:ascii="Arial" w:hAnsi="Arial" w:cs="Arial"/>
          <w:color w:val="000000" w:themeColor="text1"/>
          <w:spacing w:val="-15"/>
        </w:rPr>
        <w:t xml:space="preserve"> </w:t>
      </w:r>
      <w:r w:rsidRPr="001421E2">
        <w:rPr>
          <w:rFonts w:ascii="Arial" w:hAnsi="Arial" w:cs="Arial"/>
          <w:color w:val="000000" w:themeColor="text1"/>
        </w:rPr>
        <w:t>drought</w:t>
      </w:r>
      <w:r w:rsidRPr="001421E2">
        <w:rPr>
          <w:rFonts w:ascii="Arial" w:hAnsi="Arial" w:cs="Arial"/>
          <w:color w:val="000000" w:themeColor="text1"/>
          <w:spacing w:val="-15"/>
        </w:rPr>
        <w:t xml:space="preserve"> </w:t>
      </w:r>
      <w:r w:rsidRPr="001421E2">
        <w:rPr>
          <w:rFonts w:ascii="Arial" w:hAnsi="Arial" w:cs="Arial"/>
          <w:color w:val="000000" w:themeColor="text1"/>
        </w:rPr>
        <w:t>stress.</w:t>
      </w:r>
      <w:r w:rsidRPr="001421E2">
        <w:rPr>
          <w:rFonts w:ascii="Arial" w:hAnsi="Arial" w:cs="Arial"/>
          <w:color w:val="000000" w:themeColor="text1"/>
          <w:spacing w:val="-15"/>
        </w:rPr>
        <w:t xml:space="preserve"> </w:t>
      </w:r>
      <w:r w:rsidRPr="00F81C5B">
        <w:rPr>
          <w:rFonts w:ascii="Arial" w:hAnsi="Arial" w:cs="Arial"/>
          <w:iCs/>
          <w:color w:val="000000" w:themeColor="text1"/>
        </w:rPr>
        <w:t>Acta</w:t>
      </w:r>
      <w:r w:rsidRPr="00F81C5B">
        <w:rPr>
          <w:rFonts w:ascii="Arial" w:hAnsi="Arial" w:cs="Arial"/>
          <w:iCs/>
          <w:color w:val="000000" w:themeColor="text1"/>
          <w:spacing w:val="-14"/>
        </w:rPr>
        <w:t xml:space="preserve"> </w:t>
      </w:r>
      <w:r w:rsidRPr="00F81C5B">
        <w:rPr>
          <w:rFonts w:ascii="Arial" w:hAnsi="Arial" w:cs="Arial"/>
          <w:iCs/>
          <w:color w:val="000000" w:themeColor="text1"/>
        </w:rPr>
        <w:t>Physiol</w:t>
      </w:r>
      <w:r w:rsidR="00DC000E">
        <w:rPr>
          <w:rFonts w:ascii="Arial" w:hAnsi="Arial" w:cs="Arial"/>
          <w:iCs/>
          <w:color w:val="000000" w:themeColor="text1"/>
        </w:rPr>
        <w:t>.</w:t>
      </w:r>
      <w:r w:rsidRPr="00F81C5B">
        <w:rPr>
          <w:rFonts w:ascii="Arial" w:hAnsi="Arial" w:cs="Arial"/>
          <w:iCs/>
          <w:color w:val="000000" w:themeColor="text1"/>
          <w:spacing w:val="-10"/>
        </w:rPr>
        <w:t xml:space="preserve"> </w:t>
      </w:r>
      <w:r w:rsidRPr="00F81C5B">
        <w:rPr>
          <w:rFonts w:ascii="Arial" w:hAnsi="Arial" w:cs="Arial"/>
          <w:iCs/>
          <w:color w:val="000000" w:themeColor="text1"/>
        </w:rPr>
        <w:t>Plant</w:t>
      </w:r>
      <w:r w:rsidR="00DC000E">
        <w:rPr>
          <w:rFonts w:ascii="Arial" w:hAnsi="Arial" w:cs="Arial"/>
          <w:iCs/>
          <w:color w:val="000000" w:themeColor="text1"/>
        </w:rPr>
        <w:t>.</w:t>
      </w:r>
      <w:del w:id="442" w:author="Anna Brugger" w:date="2022-07-26T19:57:00Z">
        <w:r w:rsidR="00DC000E" w:rsidDel="00F67C41">
          <w:rPr>
            <w:rFonts w:ascii="Arial" w:hAnsi="Arial" w:cs="Arial"/>
            <w:color w:val="000000" w:themeColor="text1"/>
          </w:rPr>
          <w:delText>.</w:delText>
        </w:r>
      </w:del>
      <w:r w:rsidRPr="001421E2">
        <w:rPr>
          <w:rFonts w:ascii="Arial" w:hAnsi="Arial" w:cs="Arial"/>
          <w:color w:val="000000" w:themeColor="text1"/>
          <w:spacing w:val="-14"/>
        </w:rPr>
        <w:t xml:space="preserve"> </w:t>
      </w:r>
      <w:r w:rsidRPr="00F81C5B">
        <w:rPr>
          <w:rFonts w:ascii="Arial" w:hAnsi="Arial" w:cs="Arial"/>
          <w:bCs/>
          <w:color w:val="000000" w:themeColor="text1"/>
        </w:rPr>
        <w:t>36</w:t>
      </w:r>
      <w:r w:rsidR="00DC000E">
        <w:rPr>
          <w:rFonts w:ascii="Arial" w:hAnsi="Arial" w:cs="Arial"/>
          <w:bCs/>
          <w:color w:val="000000" w:themeColor="text1"/>
          <w:spacing w:val="-10"/>
        </w:rPr>
        <w:t>:</w:t>
      </w:r>
      <w:r w:rsidRPr="001421E2">
        <w:rPr>
          <w:rFonts w:ascii="Arial" w:hAnsi="Arial" w:cs="Arial"/>
          <w:color w:val="000000" w:themeColor="text1"/>
        </w:rPr>
        <w:t xml:space="preserve">1491– </w:t>
      </w:r>
      <w:r w:rsidRPr="001421E2">
        <w:rPr>
          <w:rFonts w:ascii="Arial" w:hAnsi="Arial" w:cs="Arial"/>
          <w:color w:val="000000" w:themeColor="text1"/>
          <w:spacing w:val="-2"/>
        </w:rPr>
        <w:t>1499.</w:t>
      </w:r>
    </w:p>
    <w:p w14:paraId="35BD03D9" w14:textId="77777777" w:rsidR="00AC04B3" w:rsidRPr="001421E2" w:rsidRDefault="00AC04B3" w:rsidP="00F81C5B">
      <w:pPr>
        <w:spacing w:line="480" w:lineRule="auto"/>
        <w:jc w:val="both"/>
        <w:rPr>
          <w:rFonts w:ascii="Arial" w:hAnsi="Arial" w:cs="Arial"/>
          <w:color w:val="000000" w:themeColor="text1"/>
          <w:w w:val="95"/>
        </w:rPr>
      </w:pPr>
      <w:bookmarkStart w:id="443" w:name="_bookmark35"/>
      <w:bookmarkEnd w:id="443"/>
    </w:p>
    <w:p w14:paraId="7CABF21C" w14:textId="1DDA508A" w:rsidR="00AC04B3" w:rsidRPr="00F81C5B" w:rsidRDefault="00AC04B3" w:rsidP="00F81C5B">
      <w:pPr>
        <w:spacing w:line="480" w:lineRule="auto"/>
        <w:jc w:val="both"/>
        <w:rPr>
          <w:rFonts w:ascii="Arial" w:hAnsi="Arial" w:cs="Arial"/>
          <w:color w:val="000000" w:themeColor="text1"/>
          <w:lang w:val="de-CH"/>
        </w:rPr>
      </w:pPr>
      <w:r w:rsidRPr="001421E2">
        <w:rPr>
          <w:rFonts w:ascii="Arial" w:hAnsi="Arial" w:cs="Arial"/>
          <w:color w:val="000000" w:themeColor="text1"/>
          <w:w w:val="95"/>
        </w:rPr>
        <w:t>Kuhn,</w:t>
      </w:r>
      <w:r w:rsidRPr="001421E2">
        <w:rPr>
          <w:rFonts w:ascii="Arial" w:hAnsi="Arial" w:cs="Arial"/>
          <w:color w:val="000000" w:themeColor="text1"/>
          <w:spacing w:val="10"/>
        </w:rPr>
        <w:t xml:space="preserve"> </w:t>
      </w:r>
      <w:r w:rsidRPr="001421E2">
        <w:rPr>
          <w:rFonts w:ascii="Arial" w:hAnsi="Arial" w:cs="Arial"/>
          <w:color w:val="000000" w:themeColor="text1"/>
          <w:w w:val="95"/>
        </w:rPr>
        <w:t>M.</w:t>
      </w:r>
      <w:r w:rsidRPr="001421E2">
        <w:rPr>
          <w:rFonts w:ascii="Arial" w:hAnsi="Arial" w:cs="Arial"/>
          <w:color w:val="000000" w:themeColor="text1"/>
          <w:spacing w:val="11"/>
        </w:rPr>
        <w:t xml:space="preserve"> </w:t>
      </w:r>
      <w:r w:rsidRPr="001421E2">
        <w:rPr>
          <w:rFonts w:ascii="Arial" w:hAnsi="Arial" w:cs="Arial"/>
          <w:color w:val="000000" w:themeColor="text1"/>
          <w:w w:val="95"/>
        </w:rPr>
        <w:t>2012</w:t>
      </w:r>
      <w:r w:rsidR="00DC000E">
        <w:rPr>
          <w:rFonts w:ascii="Arial" w:hAnsi="Arial" w:cs="Arial"/>
          <w:color w:val="000000" w:themeColor="text1"/>
          <w:w w:val="95"/>
        </w:rPr>
        <w:t>.</w:t>
      </w:r>
      <w:r w:rsidRPr="001421E2">
        <w:rPr>
          <w:rFonts w:ascii="Arial" w:hAnsi="Arial" w:cs="Arial"/>
          <w:color w:val="000000" w:themeColor="text1"/>
          <w:spacing w:val="50"/>
        </w:rPr>
        <w:t xml:space="preserve"> </w:t>
      </w:r>
      <w:r w:rsidRPr="001421E2">
        <w:rPr>
          <w:rFonts w:ascii="Arial" w:hAnsi="Arial" w:cs="Arial"/>
          <w:color w:val="000000" w:themeColor="text1"/>
          <w:w w:val="95"/>
        </w:rPr>
        <w:t>Variable</w:t>
      </w:r>
      <w:r w:rsidRPr="001421E2">
        <w:rPr>
          <w:rFonts w:ascii="Arial" w:hAnsi="Arial" w:cs="Arial"/>
          <w:color w:val="000000" w:themeColor="text1"/>
          <w:spacing w:val="5"/>
        </w:rPr>
        <w:t xml:space="preserve"> </w:t>
      </w:r>
      <w:r w:rsidRPr="001421E2">
        <w:rPr>
          <w:rFonts w:ascii="Arial" w:hAnsi="Arial" w:cs="Arial"/>
          <w:color w:val="000000" w:themeColor="text1"/>
          <w:w w:val="95"/>
        </w:rPr>
        <w:t>importance</w:t>
      </w:r>
      <w:r w:rsidRPr="001421E2">
        <w:rPr>
          <w:rFonts w:ascii="Arial" w:hAnsi="Arial" w:cs="Arial"/>
          <w:color w:val="000000" w:themeColor="text1"/>
          <w:spacing w:val="5"/>
        </w:rPr>
        <w:t xml:space="preserve"> </w:t>
      </w:r>
      <w:r w:rsidRPr="001421E2">
        <w:rPr>
          <w:rFonts w:ascii="Arial" w:hAnsi="Arial" w:cs="Arial"/>
          <w:color w:val="000000" w:themeColor="text1"/>
          <w:w w:val="95"/>
        </w:rPr>
        <w:t>using</w:t>
      </w:r>
      <w:r w:rsidRPr="001421E2">
        <w:rPr>
          <w:rFonts w:ascii="Arial" w:hAnsi="Arial" w:cs="Arial"/>
          <w:color w:val="000000" w:themeColor="text1"/>
          <w:spacing w:val="5"/>
        </w:rPr>
        <w:t xml:space="preserve"> </w:t>
      </w:r>
      <w:r w:rsidRPr="001421E2">
        <w:rPr>
          <w:rFonts w:ascii="Arial" w:hAnsi="Arial" w:cs="Arial"/>
          <w:color w:val="000000" w:themeColor="text1"/>
          <w:w w:val="95"/>
        </w:rPr>
        <w:t>the</w:t>
      </w:r>
      <w:r w:rsidRPr="001421E2">
        <w:rPr>
          <w:rFonts w:ascii="Arial" w:hAnsi="Arial" w:cs="Arial"/>
          <w:color w:val="000000" w:themeColor="text1"/>
          <w:spacing w:val="5"/>
        </w:rPr>
        <w:t xml:space="preserve"> </w:t>
      </w:r>
      <w:r w:rsidRPr="001421E2">
        <w:rPr>
          <w:rFonts w:ascii="Arial" w:hAnsi="Arial" w:cs="Arial"/>
          <w:color w:val="000000" w:themeColor="text1"/>
          <w:w w:val="95"/>
        </w:rPr>
        <w:t>caret</w:t>
      </w:r>
      <w:r w:rsidRPr="001421E2">
        <w:rPr>
          <w:rFonts w:ascii="Arial" w:hAnsi="Arial" w:cs="Arial"/>
          <w:color w:val="000000" w:themeColor="text1"/>
          <w:spacing w:val="4"/>
        </w:rPr>
        <w:t xml:space="preserve"> </w:t>
      </w:r>
      <w:r w:rsidRPr="001421E2">
        <w:rPr>
          <w:rFonts w:ascii="Arial" w:hAnsi="Arial" w:cs="Arial"/>
          <w:color w:val="000000" w:themeColor="text1"/>
          <w:w w:val="95"/>
        </w:rPr>
        <w:t>package.</w:t>
      </w:r>
      <w:r w:rsidRPr="001421E2">
        <w:rPr>
          <w:rFonts w:ascii="Arial" w:hAnsi="Arial" w:cs="Arial"/>
          <w:color w:val="000000" w:themeColor="text1"/>
          <w:spacing w:val="3"/>
        </w:rPr>
        <w:t xml:space="preserve"> </w:t>
      </w:r>
      <w:r w:rsidRPr="00F81C5B">
        <w:rPr>
          <w:rFonts w:ascii="Arial" w:hAnsi="Arial" w:cs="Arial"/>
          <w:iCs/>
          <w:color w:val="000000" w:themeColor="text1"/>
          <w:w w:val="95"/>
          <w:lang w:val="de-CH"/>
        </w:rPr>
        <w:t>J</w:t>
      </w:r>
      <w:r w:rsidR="00DC000E" w:rsidRPr="00F81C5B">
        <w:rPr>
          <w:rFonts w:ascii="Arial" w:hAnsi="Arial" w:cs="Arial"/>
          <w:iCs/>
          <w:color w:val="000000" w:themeColor="text1"/>
          <w:w w:val="95"/>
          <w:lang w:val="de-CH"/>
        </w:rPr>
        <w:t>.</w:t>
      </w:r>
      <w:r w:rsidRPr="00F81C5B">
        <w:rPr>
          <w:rFonts w:ascii="Arial" w:hAnsi="Arial" w:cs="Arial"/>
          <w:iCs/>
          <w:color w:val="000000" w:themeColor="text1"/>
          <w:spacing w:val="14"/>
          <w:lang w:val="de-CH"/>
        </w:rPr>
        <w:t xml:space="preserve"> </w:t>
      </w:r>
      <w:r w:rsidRPr="00F81C5B">
        <w:rPr>
          <w:rFonts w:ascii="Arial" w:hAnsi="Arial" w:cs="Arial"/>
          <w:iCs/>
          <w:color w:val="000000" w:themeColor="text1"/>
          <w:w w:val="95"/>
          <w:lang w:val="de-CH"/>
        </w:rPr>
        <w:t>Stat</w:t>
      </w:r>
      <w:r w:rsidR="00DC000E" w:rsidRPr="00F81C5B">
        <w:rPr>
          <w:rFonts w:ascii="Arial" w:hAnsi="Arial" w:cs="Arial"/>
          <w:iCs/>
          <w:color w:val="000000" w:themeColor="text1"/>
          <w:w w:val="95"/>
          <w:lang w:val="de-CH"/>
        </w:rPr>
        <w:t>.</w:t>
      </w:r>
      <w:r w:rsidRPr="00F81C5B">
        <w:rPr>
          <w:rFonts w:ascii="Arial" w:hAnsi="Arial" w:cs="Arial"/>
          <w:iCs/>
          <w:color w:val="000000" w:themeColor="text1"/>
          <w:spacing w:val="14"/>
          <w:lang w:val="de-CH"/>
        </w:rPr>
        <w:t xml:space="preserve"> </w:t>
      </w:r>
      <w:r w:rsidRPr="00F81C5B">
        <w:rPr>
          <w:rFonts w:ascii="Arial" w:hAnsi="Arial" w:cs="Arial"/>
          <w:iCs/>
          <w:color w:val="000000" w:themeColor="text1"/>
          <w:spacing w:val="-2"/>
          <w:w w:val="95"/>
          <w:lang w:val="de-CH"/>
        </w:rPr>
        <w:t>Softw</w:t>
      </w:r>
      <w:r w:rsidR="00DC000E" w:rsidRPr="00F81C5B">
        <w:rPr>
          <w:rFonts w:ascii="Arial" w:hAnsi="Arial" w:cs="Arial"/>
          <w:iCs/>
          <w:color w:val="000000" w:themeColor="text1"/>
          <w:spacing w:val="-2"/>
          <w:w w:val="95"/>
          <w:lang w:val="de-CH"/>
        </w:rPr>
        <w:t>.</w:t>
      </w:r>
      <w:del w:id="444" w:author="Anna Brugger" w:date="2022-07-26T19:57:00Z">
        <w:r w:rsidR="00DC000E" w:rsidRPr="00F81C5B" w:rsidDel="00F67C41">
          <w:rPr>
            <w:rFonts w:ascii="Arial" w:hAnsi="Arial" w:cs="Arial"/>
            <w:iCs/>
            <w:color w:val="000000" w:themeColor="text1"/>
            <w:spacing w:val="-2"/>
            <w:w w:val="95"/>
            <w:lang w:val="de-CH"/>
          </w:rPr>
          <w:delText>.</w:delText>
        </w:r>
      </w:del>
      <w:r w:rsidR="00113952" w:rsidRPr="00F81C5B">
        <w:rPr>
          <w:rFonts w:ascii="Arial" w:hAnsi="Arial" w:cs="Arial"/>
          <w:color w:val="000000" w:themeColor="text1"/>
          <w:lang w:val="de-CH"/>
        </w:rPr>
        <w:t xml:space="preserve"> </w:t>
      </w:r>
      <w:r w:rsidRPr="00F81C5B">
        <w:rPr>
          <w:rFonts w:ascii="Arial" w:hAnsi="Arial" w:cs="Arial"/>
          <w:bCs/>
          <w:color w:val="000000" w:themeColor="text1"/>
          <w:spacing w:val="-5"/>
          <w:w w:val="110"/>
          <w:lang w:val="de-CH"/>
        </w:rPr>
        <w:t>6.</w:t>
      </w:r>
    </w:p>
    <w:p w14:paraId="6B740898" w14:textId="77777777" w:rsidR="00AC04B3" w:rsidRPr="00F81C5B" w:rsidRDefault="00AC04B3" w:rsidP="00F81C5B">
      <w:pPr>
        <w:spacing w:line="480" w:lineRule="auto"/>
        <w:jc w:val="both"/>
        <w:rPr>
          <w:rFonts w:ascii="Arial" w:hAnsi="Arial" w:cs="Arial"/>
          <w:color w:val="000000" w:themeColor="text1"/>
          <w:lang w:val="de-CH"/>
        </w:rPr>
      </w:pPr>
    </w:p>
    <w:p w14:paraId="5D7A99B1" w14:textId="3C9B4BDF" w:rsidR="00AC04B3" w:rsidRPr="00CF041F" w:rsidRDefault="00AC04B3" w:rsidP="00F81C5B">
      <w:pPr>
        <w:spacing w:line="480" w:lineRule="auto"/>
        <w:jc w:val="both"/>
        <w:rPr>
          <w:rFonts w:ascii="Arial" w:hAnsi="Arial" w:cs="Arial"/>
          <w:color w:val="000000" w:themeColor="text1"/>
        </w:rPr>
      </w:pPr>
      <w:bookmarkStart w:id="445" w:name="_bookmark36"/>
      <w:bookmarkEnd w:id="445"/>
      <w:r w:rsidRPr="008A186E">
        <w:rPr>
          <w:rFonts w:ascii="Arial" w:hAnsi="Arial" w:cs="Arial"/>
          <w:color w:val="000000" w:themeColor="text1"/>
          <w:lang w:val="de-DE"/>
          <w:rPrChange w:id="446" w:author="Kristian Kersting" w:date="2022-08-02T16:37:00Z">
            <w:rPr>
              <w:rFonts w:ascii="Arial" w:hAnsi="Arial" w:cs="Arial"/>
              <w:color w:val="000000" w:themeColor="text1"/>
            </w:rPr>
          </w:rPrChange>
        </w:rPr>
        <w:t>Kuhn,</w:t>
      </w:r>
      <w:r w:rsidRPr="008A186E">
        <w:rPr>
          <w:rFonts w:ascii="Arial" w:hAnsi="Arial" w:cs="Arial"/>
          <w:color w:val="000000" w:themeColor="text1"/>
          <w:spacing w:val="80"/>
          <w:lang w:val="de-DE"/>
          <w:rPrChange w:id="447" w:author="Kristian Kersting" w:date="2022-08-02T16:37:00Z">
            <w:rPr>
              <w:rFonts w:ascii="Arial" w:hAnsi="Arial" w:cs="Arial"/>
              <w:color w:val="000000" w:themeColor="text1"/>
              <w:spacing w:val="80"/>
            </w:rPr>
          </w:rPrChange>
        </w:rPr>
        <w:t xml:space="preserve"> </w:t>
      </w:r>
      <w:r w:rsidRPr="008A186E">
        <w:rPr>
          <w:rFonts w:ascii="Arial" w:hAnsi="Arial" w:cs="Arial"/>
          <w:color w:val="000000" w:themeColor="text1"/>
          <w:lang w:val="de-DE"/>
          <w:rPrChange w:id="448" w:author="Kristian Kersting" w:date="2022-08-02T16:37:00Z">
            <w:rPr>
              <w:rFonts w:ascii="Arial" w:hAnsi="Arial" w:cs="Arial"/>
              <w:color w:val="000000" w:themeColor="text1"/>
            </w:rPr>
          </w:rPrChange>
        </w:rPr>
        <w:t>M.</w:t>
      </w:r>
      <w:r w:rsidRPr="008A186E">
        <w:rPr>
          <w:rFonts w:ascii="Arial" w:hAnsi="Arial" w:cs="Arial"/>
          <w:color w:val="000000" w:themeColor="text1"/>
          <w:spacing w:val="80"/>
          <w:lang w:val="de-DE"/>
          <w:rPrChange w:id="449" w:author="Kristian Kersting" w:date="2022-08-02T16:37:00Z">
            <w:rPr>
              <w:rFonts w:ascii="Arial" w:hAnsi="Arial" w:cs="Arial"/>
              <w:color w:val="000000" w:themeColor="text1"/>
              <w:spacing w:val="80"/>
            </w:rPr>
          </w:rPrChange>
        </w:rPr>
        <w:t xml:space="preserve"> </w:t>
      </w:r>
      <w:r w:rsidRPr="008A186E">
        <w:rPr>
          <w:rFonts w:ascii="Arial" w:hAnsi="Arial" w:cs="Arial"/>
          <w:color w:val="000000" w:themeColor="text1"/>
          <w:lang w:val="de-DE"/>
          <w:rPrChange w:id="450" w:author="Kristian Kersting" w:date="2022-08-02T16:37:00Z">
            <w:rPr>
              <w:rFonts w:ascii="Arial" w:hAnsi="Arial" w:cs="Arial"/>
              <w:color w:val="000000" w:themeColor="text1"/>
            </w:rPr>
          </w:rPrChange>
        </w:rPr>
        <w:t>2020</w:t>
      </w:r>
      <w:r w:rsidR="00DC000E" w:rsidRPr="008A186E">
        <w:rPr>
          <w:rFonts w:ascii="Arial" w:hAnsi="Arial" w:cs="Arial"/>
          <w:color w:val="000000" w:themeColor="text1"/>
          <w:lang w:val="de-DE"/>
          <w:rPrChange w:id="451" w:author="Kristian Kersting" w:date="2022-08-02T16:37:00Z">
            <w:rPr>
              <w:rFonts w:ascii="Arial" w:hAnsi="Arial" w:cs="Arial"/>
              <w:color w:val="000000" w:themeColor="text1"/>
            </w:rPr>
          </w:rPrChange>
        </w:rPr>
        <w:t>.</w:t>
      </w:r>
      <w:r w:rsidRPr="008A186E">
        <w:rPr>
          <w:rFonts w:ascii="Arial" w:hAnsi="Arial" w:cs="Arial"/>
          <w:color w:val="000000" w:themeColor="text1"/>
          <w:spacing w:val="40"/>
          <w:lang w:val="de-DE"/>
          <w:rPrChange w:id="452" w:author="Kristian Kersting" w:date="2022-08-02T16:37:00Z">
            <w:rPr>
              <w:rFonts w:ascii="Arial" w:hAnsi="Arial" w:cs="Arial"/>
              <w:color w:val="000000" w:themeColor="text1"/>
              <w:spacing w:val="40"/>
            </w:rPr>
          </w:rPrChange>
        </w:rPr>
        <w:t xml:space="preserve">  </w:t>
      </w:r>
      <w:r w:rsidRPr="001421E2">
        <w:rPr>
          <w:rFonts w:ascii="Arial" w:hAnsi="Arial" w:cs="Arial"/>
          <w:i/>
          <w:color w:val="000000" w:themeColor="text1"/>
        </w:rPr>
        <w:t>caret:</w:t>
      </w:r>
      <w:r w:rsidRPr="001421E2">
        <w:rPr>
          <w:rFonts w:ascii="Arial" w:hAnsi="Arial" w:cs="Arial"/>
          <w:i/>
          <w:color w:val="000000" w:themeColor="text1"/>
          <w:spacing w:val="80"/>
          <w:w w:val="150"/>
        </w:rPr>
        <w:t xml:space="preserve"> </w:t>
      </w:r>
      <w:r w:rsidRPr="001421E2">
        <w:rPr>
          <w:rFonts w:ascii="Arial" w:hAnsi="Arial" w:cs="Arial"/>
          <w:i/>
          <w:color w:val="000000" w:themeColor="text1"/>
        </w:rPr>
        <w:t>Classification</w:t>
      </w:r>
      <w:r w:rsidRPr="001421E2">
        <w:rPr>
          <w:rFonts w:ascii="Arial" w:hAnsi="Arial" w:cs="Arial"/>
          <w:i/>
          <w:color w:val="000000" w:themeColor="text1"/>
          <w:spacing w:val="77"/>
        </w:rPr>
        <w:t xml:space="preserve"> </w:t>
      </w:r>
      <w:r w:rsidRPr="001421E2">
        <w:rPr>
          <w:rFonts w:ascii="Arial" w:hAnsi="Arial" w:cs="Arial"/>
          <w:i/>
          <w:color w:val="000000" w:themeColor="text1"/>
        </w:rPr>
        <w:t>and</w:t>
      </w:r>
      <w:r w:rsidRPr="001421E2">
        <w:rPr>
          <w:rFonts w:ascii="Arial" w:hAnsi="Arial" w:cs="Arial"/>
          <w:i/>
          <w:color w:val="000000" w:themeColor="text1"/>
          <w:spacing w:val="77"/>
        </w:rPr>
        <w:t xml:space="preserve"> </w:t>
      </w:r>
      <w:r w:rsidRPr="001421E2">
        <w:rPr>
          <w:rFonts w:ascii="Arial" w:hAnsi="Arial" w:cs="Arial"/>
          <w:i/>
          <w:color w:val="000000" w:themeColor="text1"/>
        </w:rPr>
        <w:t>Regression</w:t>
      </w:r>
      <w:r w:rsidRPr="001421E2">
        <w:rPr>
          <w:rFonts w:ascii="Arial" w:hAnsi="Arial" w:cs="Arial"/>
          <w:i/>
          <w:color w:val="000000" w:themeColor="text1"/>
          <w:spacing w:val="77"/>
        </w:rPr>
        <w:t xml:space="preserve"> </w:t>
      </w:r>
      <w:r w:rsidRPr="001421E2">
        <w:rPr>
          <w:rFonts w:ascii="Arial" w:hAnsi="Arial" w:cs="Arial"/>
          <w:i/>
          <w:color w:val="000000" w:themeColor="text1"/>
        </w:rPr>
        <w:t>Training</w:t>
      </w:r>
      <w:r w:rsidRPr="001421E2">
        <w:rPr>
          <w:rFonts w:ascii="Arial" w:hAnsi="Arial" w:cs="Arial"/>
          <w:color w:val="000000" w:themeColor="text1"/>
        </w:rPr>
        <w:t>.</w:t>
      </w:r>
      <w:r w:rsidRPr="001421E2">
        <w:rPr>
          <w:rFonts w:ascii="Arial" w:hAnsi="Arial" w:cs="Arial"/>
          <w:color w:val="000000" w:themeColor="text1"/>
          <w:spacing w:val="77"/>
        </w:rPr>
        <w:t xml:space="preserve"> </w:t>
      </w:r>
      <w:r w:rsidRPr="001421E2">
        <w:rPr>
          <w:rFonts w:ascii="Arial" w:hAnsi="Arial" w:cs="Arial"/>
          <w:color w:val="000000" w:themeColor="text1"/>
        </w:rPr>
        <w:t>URL</w:t>
      </w:r>
      <w:r w:rsidRPr="001421E2">
        <w:rPr>
          <w:rFonts w:ascii="Arial" w:hAnsi="Arial" w:cs="Arial"/>
          <w:color w:val="000000" w:themeColor="text1"/>
          <w:spacing w:val="77"/>
        </w:rPr>
        <w:t xml:space="preserve"> </w:t>
      </w:r>
      <w:hyperlink r:id="rId13">
        <w:r w:rsidRPr="001421E2">
          <w:rPr>
            <w:rFonts w:ascii="Arial" w:hAnsi="Arial" w:cs="Arial"/>
            <w:color w:val="000000" w:themeColor="text1"/>
          </w:rPr>
          <w:t>https://CRAN.</w:t>
        </w:r>
      </w:hyperlink>
      <w:r w:rsidRPr="001421E2">
        <w:rPr>
          <w:rFonts w:ascii="Arial" w:hAnsi="Arial" w:cs="Arial"/>
          <w:color w:val="000000" w:themeColor="text1"/>
        </w:rPr>
        <w:t xml:space="preserve"> </w:t>
      </w:r>
      <w:hyperlink r:id="rId14">
        <w:r w:rsidRPr="00CF041F">
          <w:rPr>
            <w:rFonts w:ascii="Arial" w:hAnsi="Arial" w:cs="Arial"/>
            <w:color w:val="000000" w:themeColor="text1"/>
          </w:rPr>
          <w:t>R-project.org/package=caret,</w:t>
        </w:r>
        <w:r w:rsidRPr="00CF041F">
          <w:rPr>
            <w:rFonts w:ascii="Arial" w:hAnsi="Arial" w:cs="Arial"/>
            <w:color w:val="000000" w:themeColor="text1"/>
            <w:spacing w:val="-6"/>
          </w:rPr>
          <w:t xml:space="preserve"> </w:t>
        </w:r>
      </w:hyperlink>
      <w:r w:rsidRPr="00CF041F">
        <w:rPr>
          <w:rFonts w:ascii="Arial" w:hAnsi="Arial" w:cs="Arial"/>
          <w:color w:val="000000" w:themeColor="text1"/>
        </w:rPr>
        <w:t>r</w:t>
      </w:r>
      <w:r w:rsidRPr="00CF041F">
        <w:rPr>
          <w:rFonts w:ascii="Arial" w:hAnsi="Arial" w:cs="Arial"/>
          <w:color w:val="000000" w:themeColor="text1"/>
          <w:spacing w:val="-6"/>
        </w:rPr>
        <w:t xml:space="preserve"> </w:t>
      </w:r>
      <w:r w:rsidRPr="00CF041F">
        <w:rPr>
          <w:rFonts w:ascii="Arial" w:hAnsi="Arial" w:cs="Arial"/>
          <w:color w:val="000000" w:themeColor="text1"/>
        </w:rPr>
        <w:t>package</w:t>
      </w:r>
      <w:r w:rsidRPr="00CF041F">
        <w:rPr>
          <w:rFonts w:ascii="Arial" w:hAnsi="Arial" w:cs="Arial"/>
          <w:color w:val="000000" w:themeColor="text1"/>
          <w:spacing w:val="-6"/>
        </w:rPr>
        <w:t xml:space="preserve"> </w:t>
      </w:r>
      <w:r w:rsidRPr="00CF041F">
        <w:rPr>
          <w:rFonts w:ascii="Arial" w:hAnsi="Arial" w:cs="Arial"/>
          <w:color w:val="000000" w:themeColor="text1"/>
        </w:rPr>
        <w:t>version</w:t>
      </w:r>
      <w:r w:rsidRPr="00CF041F">
        <w:rPr>
          <w:rFonts w:ascii="Arial" w:hAnsi="Arial" w:cs="Arial"/>
          <w:color w:val="000000" w:themeColor="text1"/>
          <w:spacing w:val="-7"/>
        </w:rPr>
        <w:t xml:space="preserve"> </w:t>
      </w:r>
      <w:r w:rsidRPr="00CF041F">
        <w:rPr>
          <w:rFonts w:ascii="Arial" w:hAnsi="Arial" w:cs="Arial"/>
          <w:color w:val="000000" w:themeColor="text1"/>
        </w:rPr>
        <w:t>6.0-86.</w:t>
      </w:r>
    </w:p>
    <w:p w14:paraId="2DCFD4B4" w14:textId="2D77481F" w:rsidR="00AC04B3" w:rsidRPr="00CF041F" w:rsidDel="00D3318A" w:rsidRDefault="00AC04B3" w:rsidP="00F81C5B">
      <w:pPr>
        <w:spacing w:line="480" w:lineRule="auto"/>
        <w:jc w:val="both"/>
        <w:rPr>
          <w:del w:id="453" w:author="Bock, Clive" w:date="2022-06-20T13:56:00Z"/>
          <w:rFonts w:ascii="Arial" w:hAnsi="Arial" w:cs="Arial"/>
          <w:color w:val="000000" w:themeColor="text1"/>
        </w:rPr>
      </w:pPr>
      <w:bookmarkStart w:id="454" w:name="_bookmark37"/>
      <w:bookmarkEnd w:id="454"/>
    </w:p>
    <w:p w14:paraId="1C8B0CFA" w14:textId="1D7D9E33" w:rsidR="00AC04B3" w:rsidRPr="00CF041F" w:rsidRDefault="00AC04B3" w:rsidP="00F81C5B">
      <w:pPr>
        <w:spacing w:line="480" w:lineRule="auto"/>
        <w:jc w:val="both"/>
        <w:rPr>
          <w:rFonts w:ascii="Arial" w:hAnsi="Arial" w:cs="Arial"/>
          <w:color w:val="000000" w:themeColor="text1"/>
        </w:rPr>
      </w:pPr>
    </w:p>
    <w:p w14:paraId="41FB0DAB" w14:textId="2B6D7A8C" w:rsidR="00AC04B3" w:rsidRPr="001421E2" w:rsidRDefault="00AC04B3" w:rsidP="00F81C5B">
      <w:pPr>
        <w:spacing w:line="480" w:lineRule="auto"/>
        <w:jc w:val="both"/>
        <w:rPr>
          <w:rFonts w:ascii="Arial" w:hAnsi="Arial" w:cs="Arial"/>
          <w:color w:val="000000" w:themeColor="text1"/>
        </w:rPr>
      </w:pPr>
      <w:r w:rsidRPr="008A186E">
        <w:rPr>
          <w:rFonts w:ascii="Arial" w:hAnsi="Arial" w:cs="Arial"/>
          <w:color w:val="000000" w:themeColor="text1"/>
          <w:lang w:val="de-DE"/>
          <w:rPrChange w:id="455" w:author="Kristian Kersting" w:date="2022-08-02T16:37:00Z">
            <w:rPr>
              <w:rFonts w:ascii="Arial" w:hAnsi="Arial" w:cs="Arial"/>
              <w:color w:val="000000" w:themeColor="text1"/>
            </w:rPr>
          </w:rPrChange>
        </w:rPr>
        <w:t xml:space="preserve">Leucker, M., Wahabzada, </w:t>
      </w:r>
      <w:r w:rsidR="0021642C" w:rsidRPr="008A186E">
        <w:rPr>
          <w:rFonts w:ascii="Arial" w:hAnsi="Arial" w:cs="Arial"/>
          <w:color w:val="000000" w:themeColor="text1"/>
          <w:lang w:val="de-DE"/>
          <w:rPrChange w:id="456" w:author="Kristian Kersting" w:date="2022-08-02T16:37:00Z">
            <w:rPr>
              <w:rFonts w:ascii="Arial" w:hAnsi="Arial" w:cs="Arial"/>
              <w:color w:val="000000" w:themeColor="text1"/>
            </w:rPr>
          </w:rPrChange>
        </w:rPr>
        <w:t xml:space="preserve">M., </w:t>
      </w:r>
      <w:r w:rsidRPr="008A186E">
        <w:rPr>
          <w:rFonts w:ascii="Arial" w:hAnsi="Arial" w:cs="Arial"/>
          <w:color w:val="000000" w:themeColor="text1"/>
          <w:lang w:val="de-DE"/>
          <w:rPrChange w:id="457" w:author="Kristian Kersting" w:date="2022-08-02T16:37:00Z">
            <w:rPr>
              <w:rFonts w:ascii="Arial" w:hAnsi="Arial" w:cs="Arial"/>
              <w:color w:val="000000" w:themeColor="text1"/>
            </w:rPr>
          </w:rPrChange>
        </w:rPr>
        <w:t xml:space="preserve">Kersting, </w:t>
      </w:r>
      <w:r w:rsidR="0021642C" w:rsidRPr="008A186E">
        <w:rPr>
          <w:rFonts w:ascii="Arial" w:hAnsi="Arial" w:cs="Arial"/>
          <w:color w:val="000000" w:themeColor="text1"/>
          <w:lang w:val="de-DE"/>
          <w:rPrChange w:id="458" w:author="Kristian Kersting" w:date="2022-08-02T16:37:00Z">
            <w:rPr>
              <w:rFonts w:ascii="Arial" w:hAnsi="Arial" w:cs="Arial"/>
              <w:color w:val="000000" w:themeColor="text1"/>
            </w:rPr>
          </w:rPrChange>
        </w:rPr>
        <w:t xml:space="preserve">K., </w:t>
      </w:r>
      <w:r w:rsidRPr="008A186E">
        <w:rPr>
          <w:rFonts w:ascii="Arial" w:hAnsi="Arial" w:cs="Arial"/>
          <w:color w:val="000000" w:themeColor="text1"/>
          <w:lang w:val="de-DE"/>
          <w:rPrChange w:id="459" w:author="Kristian Kersting" w:date="2022-08-02T16:37:00Z">
            <w:rPr>
              <w:rFonts w:ascii="Arial" w:hAnsi="Arial" w:cs="Arial"/>
              <w:color w:val="000000" w:themeColor="text1"/>
            </w:rPr>
          </w:rPrChange>
        </w:rPr>
        <w:t xml:space="preserve">Peter, </w:t>
      </w:r>
      <w:r w:rsidR="0021642C" w:rsidRPr="008A186E">
        <w:rPr>
          <w:rFonts w:ascii="Arial" w:hAnsi="Arial" w:cs="Arial"/>
          <w:color w:val="000000" w:themeColor="text1"/>
          <w:lang w:val="de-DE"/>
          <w:rPrChange w:id="460" w:author="Kristian Kersting" w:date="2022-08-02T16:37:00Z">
            <w:rPr>
              <w:rFonts w:ascii="Arial" w:hAnsi="Arial" w:cs="Arial"/>
              <w:color w:val="000000" w:themeColor="text1"/>
            </w:rPr>
          </w:rPrChange>
        </w:rPr>
        <w:t xml:space="preserve">M., </w:t>
      </w:r>
      <w:r w:rsidRPr="008A186E">
        <w:rPr>
          <w:rFonts w:ascii="Arial" w:hAnsi="Arial" w:cs="Arial"/>
          <w:color w:val="000000" w:themeColor="text1"/>
          <w:lang w:val="de-DE"/>
          <w:rPrChange w:id="461" w:author="Kristian Kersting" w:date="2022-08-02T16:37:00Z">
            <w:rPr>
              <w:rFonts w:ascii="Arial" w:hAnsi="Arial" w:cs="Arial"/>
              <w:color w:val="000000" w:themeColor="text1"/>
            </w:rPr>
          </w:rPrChange>
        </w:rPr>
        <w:t xml:space="preserve">Beyer, </w:t>
      </w:r>
      <w:r w:rsidR="0021642C" w:rsidRPr="008A186E">
        <w:rPr>
          <w:rFonts w:ascii="Arial" w:hAnsi="Arial" w:cs="Arial"/>
          <w:color w:val="000000" w:themeColor="text1"/>
          <w:lang w:val="de-DE"/>
          <w:rPrChange w:id="462" w:author="Kristian Kersting" w:date="2022-08-02T16:37:00Z">
            <w:rPr>
              <w:rFonts w:ascii="Arial" w:hAnsi="Arial" w:cs="Arial"/>
              <w:color w:val="000000" w:themeColor="text1"/>
            </w:rPr>
          </w:rPrChange>
        </w:rPr>
        <w:t xml:space="preserve">W., </w:t>
      </w:r>
      <w:r w:rsidRPr="008A186E">
        <w:rPr>
          <w:rFonts w:ascii="Arial" w:hAnsi="Arial" w:cs="Arial"/>
          <w:color w:val="000000" w:themeColor="text1"/>
          <w:lang w:val="de-DE"/>
          <w:rPrChange w:id="463" w:author="Kristian Kersting" w:date="2022-08-02T16:37:00Z">
            <w:rPr>
              <w:rFonts w:ascii="Arial" w:hAnsi="Arial" w:cs="Arial"/>
              <w:color w:val="000000" w:themeColor="text1"/>
            </w:rPr>
          </w:rPrChange>
        </w:rPr>
        <w:t xml:space="preserve">Steiner, </w:t>
      </w:r>
      <w:r w:rsidR="0021642C" w:rsidRPr="008A186E">
        <w:rPr>
          <w:rFonts w:ascii="Arial" w:hAnsi="Arial" w:cs="Arial"/>
          <w:color w:val="000000" w:themeColor="text1"/>
          <w:lang w:val="de-DE"/>
          <w:rPrChange w:id="464" w:author="Kristian Kersting" w:date="2022-08-02T16:37:00Z">
            <w:rPr>
              <w:rFonts w:ascii="Arial" w:hAnsi="Arial" w:cs="Arial"/>
              <w:color w:val="000000" w:themeColor="text1"/>
            </w:rPr>
          </w:rPrChange>
        </w:rPr>
        <w:t xml:space="preserve">U., </w:t>
      </w:r>
      <w:r w:rsidRPr="008A186E">
        <w:rPr>
          <w:rFonts w:ascii="Arial" w:hAnsi="Arial" w:cs="Arial"/>
          <w:color w:val="000000" w:themeColor="text1"/>
          <w:lang w:val="de-DE"/>
          <w:rPrChange w:id="465" w:author="Kristian Kersting" w:date="2022-08-02T16:37:00Z">
            <w:rPr>
              <w:rFonts w:ascii="Arial" w:hAnsi="Arial" w:cs="Arial"/>
              <w:color w:val="000000" w:themeColor="text1"/>
            </w:rPr>
          </w:rPrChange>
        </w:rPr>
        <w:t xml:space="preserve">Mahlein, </w:t>
      </w:r>
      <w:r w:rsidR="0021642C" w:rsidRPr="008A186E">
        <w:rPr>
          <w:rFonts w:ascii="Arial" w:hAnsi="Arial" w:cs="Arial"/>
          <w:color w:val="000000" w:themeColor="text1"/>
          <w:lang w:val="de-DE"/>
          <w:rPrChange w:id="466" w:author="Kristian Kersting" w:date="2022-08-02T16:37:00Z">
            <w:rPr>
              <w:rFonts w:ascii="Arial" w:hAnsi="Arial" w:cs="Arial"/>
              <w:color w:val="000000" w:themeColor="text1"/>
            </w:rPr>
          </w:rPrChange>
        </w:rPr>
        <w:t xml:space="preserve">A.-K., </w:t>
      </w:r>
      <w:r w:rsidRPr="008A186E">
        <w:rPr>
          <w:rFonts w:ascii="Arial" w:hAnsi="Arial" w:cs="Arial"/>
          <w:color w:val="000000" w:themeColor="text1"/>
          <w:w w:val="95"/>
          <w:lang w:val="de-DE"/>
          <w:rPrChange w:id="467" w:author="Kristian Kersting" w:date="2022-08-02T16:37:00Z">
            <w:rPr>
              <w:rFonts w:ascii="Arial" w:hAnsi="Arial" w:cs="Arial"/>
              <w:color w:val="000000" w:themeColor="text1"/>
              <w:w w:val="95"/>
            </w:rPr>
          </w:rPrChange>
        </w:rPr>
        <w:t xml:space="preserve">and Oerke, </w:t>
      </w:r>
      <w:r w:rsidR="0021642C" w:rsidRPr="008A186E">
        <w:rPr>
          <w:rFonts w:ascii="Arial" w:hAnsi="Arial" w:cs="Arial"/>
          <w:color w:val="000000" w:themeColor="text1"/>
          <w:w w:val="95"/>
          <w:lang w:val="de-DE"/>
          <w:rPrChange w:id="468" w:author="Kristian Kersting" w:date="2022-08-02T16:37:00Z">
            <w:rPr>
              <w:rFonts w:ascii="Arial" w:hAnsi="Arial" w:cs="Arial"/>
              <w:color w:val="000000" w:themeColor="text1"/>
              <w:w w:val="95"/>
            </w:rPr>
          </w:rPrChange>
        </w:rPr>
        <w:t xml:space="preserve">E.-C. </w:t>
      </w:r>
      <w:r w:rsidRPr="008A186E">
        <w:rPr>
          <w:rFonts w:ascii="Arial" w:hAnsi="Arial" w:cs="Arial"/>
          <w:color w:val="000000" w:themeColor="text1"/>
          <w:w w:val="95"/>
          <w:lang w:val="de-DE"/>
          <w:rPrChange w:id="469" w:author="Kristian Kersting" w:date="2022-08-02T16:37:00Z">
            <w:rPr>
              <w:rFonts w:ascii="Arial" w:hAnsi="Arial" w:cs="Arial"/>
              <w:color w:val="000000" w:themeColor="text1"/>
              <w:w w:val="95"/>
            </w:rPr>
          </w:rPrChange>
        </w:rPr>
        <w:t>2017</w:t>
      </w:r>
      <w:r w:rsidR="0021642C" w:rsidRPr="008A186E">
        <w:rPr>
          <w:rFonts w:ascii="Arial" w:hAnsi="Arial" w:cs="Arial"/>
          <w:color w:val="000000" w:themeColor="text1"/>
          <w:w w:val="95"/>
          <w:lang w:val="de-DE"/>
          <w:rPrChange w:id="470" w:author="Kristian Kersting" w:date="2022-08-02T16:37:00Z">
            <w:rPr>
              <w:rFonts w:ascii="Arial" w:hAnsi="Arial" w:cs="Arial"/>
              <w:color w:val="000000" w:themeColor="text1"/>
              <w:w w:val="95"/>
            </w:rPr>
          </w:rPrChange>
        </w:rPr>
        <w:t>.</w:t>
      </w:r>
      <w:r w:rsidR="0021642C" w:rsidRPr="008A186E">
        <w:rPr>
          <w:rFonts w:ascii="Arial" w:hAnsi="Arial" w:cs="Arial"/>
          <w:color w:val="000000" w:themeColor="text1"/>
          <w:spacing w:val="32"/>
          <w:lang w:val="de-DE"/>
          <w:rPrChange w:id="471" w:author="Kristian Kersting" w:date="2022-08-02T16:37:00Z">
            <w:rPr>
              <w:rFonts w:ascii="Arial" w:hAnsi="Arial" w:cs="Arial"/>
              <w:color w:val="000000" w:themeColor="text1"/>
              <w:spacing w:val="32"/>
            </w:rPr>
          </w:rPrChange>
        </w:rPr>
        <w:t xml:space="preserve"> </w:t>
      </w:r>
      <w:r w:rsidRPr="001421E2">
        <w:rPr>
          <w:rFonts w:ascii="Arial" w:hAnsi="Arial" w:cs="Arial"/>
          <w:color w:val="000000" w:themeColor="text1"/>
          <w:w w:val="95"/>
        </w:rPr>
        <w:t xml:space="preserve">Hyperspectral imaging reveals the effect of sugar beet quantitative </w:t>
      </w:r>
      <w:r w:rsidRPr="001421E2">
        <w:rPr>
          <w:rFonts w:ascii="Arial" w:hAnsi="Arial" w:cs="Arial"/>
          <w:color w:val="000000" w:themeColor="text1"/>
        </w:rPr>
        <w:t xml:space="preserve">trait loci on </w:t>
      </w:r>
      <w:proofErr w:type="spellStart"/>
      <w:r w:rsidRPr="001421E2">
        <w:rPr>
          <w:rFonts w:ascii="Arial" w:hAnsi="Arial" w:cs="Arial"/>
          <w:color w:val="000000" w:themeColor="text1"/>
        </w:rPr>
        <w:t>Cercospora</w:t>
      </w:r>
      <w:proofErr w:type="spellEnd"/>
      <w:r w:rsidRPr="001421E2">
        <w:rPr>
          <w:rFonts w:ascii="Arial" w:hAnsi="Arial" w:cs="Arial"/>
          <w:color w:val="000000" w:themeColor="text1"/>
        </w:rPr>
        <w:t xml:space="preserve"> leaf spot resistance. </w:t>
      </w:r>
      <w:proofErr w:type="spellStart"/>
      <w:r w:rsidR="0021642C" w:rsidRPr="00F81C5B">
        <w:rPr>
          <w:rFonts w:ascii="Arial" w:hAnsi="Arial" w:cs="Arial"/>
          <w:iCs/>
          <w:color w:val="000000" w:themeColor="text1"/>
        </w:rPr>
        <w:t>Funct</w:t>
      </w:r>
      <w:proofErr w:type="spellEnd"/>
      <w:r w:rsidR="0021642C">
        <w:rPr>
          <w:rFonts w:ascii="Arial" w:hAnsi="Arial" w:cs="Arial"/>
          <w:iCs/>
          <w:color w:val="000000" w:themeColor="text1"/>
        </w:rPr>
        <w:t>.</w:t>
      </w:r>
      <w:r w:rsidR="0021642C" w:rsidRPr="00F81C5B">
        <w:rPr>
          <w:rFonts w:ascii="Arial" w:hAnsi="Arial" w:cs="Arial"/>
          <w:iCs/>
          <w:color w:val="000000" w:themeColor="text1"/>
        </w:rPr>
        <w:t xml:space="preserve"> </w:t>
      </w:r>
      <w:r w:rsidRPr="00F81C5B">
        <w:rPr>
          <w:rFonts w:ascii="Arial" w:hAnsi="Arial" w:cs="Arial"/>
          <w:iCs/>
          <w:color w:val="000000" w:themeColor="text1"/>
        </w:rPr>
        <w:t>Plant Biol</w:t>
      </w:r>
      <w:r w:rsidR="0021642C">
        <w:rPr>
          <w:rFonts w:ascii="Arial" w:hAnsi="Arial" w:cs="Arial"/>
          <w:iCs/>
          <w:color w:val="000000" w:themeColor="text1"/>
        </w:rPr>
        <w:t>.</w:t>
      </w:r>
      <w:r w:rsidRPr="00F81C5B">
        <w:rPr>
          <w:rFonts w:ascii="Arial" w:hAnsi="Arial" w:cs="Arial"/>
          <w:bCs/>
          <w:color w:val="000000" w:themeColor="text1"/>
        </w:rPr>
        <w:t>44</w:t>
      </w:r>
      <w:r w:rsidR="0021642C">
        <w:rPr>
          <w:rFonts w:ascii="Arial" w:hAnsi="Arial" w:cs="Arial"/>
          <w:bCs/>
          <w:color w:val="000000" w:themeColor="text1"/>
        </w:rPr>
        <w:t>:</w:t>
      </w:r>
      <w:r w:rsidRPr="001421E2">
        <w:rPr>
          <w:rFonts w:ascii="Arial" w:hAnsi="Arial" w:cs="Arial"/>
          <w:color w:val="000000" w:themeColor="text1"/>
        </w:rPr>
        <w:t>1–9.</w:t>
      </w:r>
    </w:p>
    <w:p w14:paraId="1A6E5326" w14:textId="77777777" w:rsidR="00AC04B3" w:rsidRPr="001421E2" w:rsidRDefault="00AC04B3" w:rsidP="00F81C5B">
      <w:pPr>
        <w:spacing w:line="480" w:lineRule="auto"/>
        <w:jc w:val="both"/>
        <w:rPr>
          <w:rFonts w:ascii="Arial" w:hAnsi="Arial" w:cs="Arial"/>
          <w:color w:val="000000" w:themeColor="text1"/>
          <w:spacing w:val="-2"/>
        </w:rPr>
      </w:pPr>
      <w:bookmarkStart w:id="472" w:name="_bookmark39"/>
      <w:bookmarkEnd w:id="472"/>
    </w:p>
    <w:p w14:paraId="06C3E575" w14:textId="78156E94" w:rsidR="00AC04B3" w:rsidRPr="00F81C5B" w:rsidRDefault="00AC04B3" w:rsidP="00F81C5B">
      <w:pPr>
        <w:spacing w:line="480" w:lineRule="auto"/>
        <w:jc w:val="both"/>
        <w:rPr>
          <w:rFonts w:ascii="Arial" w:hAnsi="Arial" w:cs="Arial"/>
          <w:color w:val="000000" w:themeColor="text1"/>
          <w:spacing w:val="-2"/>
        </w:rPr>
      </w:pPr>
      <w:proofErr w:type="spellStart"/>
      <w:r w:rsidRPr="001421E2">
        <w:rPr>
          <w:rFonts w:ascii="Arial" w:hAnsi="Arial" w:cs="Arial"/>
          <w:color w:val="000000" w:themeColor="text1"/>
          <w:spacing w:val="-2"/>
        </w:rPr>
        <w:t>Liaw</w:t>
      </w:r>
      <w:proofErr w:type="spellEnd"/>
      <w:r w:rsidRPr="001421E2">
        <w:rPr>
          <w:rFonts w:ascii="Arial" w:hAnsi="Arial" w:cs="Arial"/>
          <w:color w:val="000000" w:themeColor="text1"/>
          <w:spacing w:val="-2"/>
        </w:rPr>
        <w:t>,</w:t>
      </w:r>
      <w:r w:rsidRPr="001421E2">
        <w:rPr>
          <w:rFonts w:ascii="Arial" w:hAnsi="Arial" w:cs="Arial"/>
          <w:color w:val="000000" w:themeColor="text1"/>
          <w:spacing w:val="21"/>
        </w:rPr>
        <w:t xml:space="preserve"> </w:t>
      </w:r>
      <w:r w:rsidRPr="001421E2">
        <w:rPr>
          <w:rFonts w:ascii="Arial" w:hAnsi="Arial" w:cs="Arial"/>
          <w:color w:val="000000" w:themeColor="text1"/>
          <w:spacing w:val="-2"/>
        </w:rPr>
        <w:t>A.,</w:t>
      </w:r>
      <w:r w:rsidRPr="001421E2">
        <w:rPr>
          <w:rFonts w:ascii="Arial" w:hAnsi="Arial" w:cs="Arial"/>
          <w:color w:val="000000" w:themeColor="text1"/>
          <w:spacing w:val="21"/>
        </w:rPr>
        <w:t xml:space="preserve"> </w:t>
      </w:r>
      <w:r w:rsidRPr="001421E2">
        <w:rPr>
          <w:rFonts w:ascii="Arial" w:hAnsi="Arial" w:cs="Arial"/>
          <w:color w:val="000000" w:themeColor="text1"/>
          <w:spacing w:val="-2"/>
        </w:rPr>
        <w:t>and</w:t>
      </w:r>
      <w:r w:rsidRPr="001421E2">
        <w:rPr>
          <w:rFonts w:ascii="Arial" w:hAnsi="Arial" w:cs="Arial"/>
          <w:color w:val="000000" w:themeColor="text1"/>
          <w:spacing w:val="16"/>
        </w:rPr>
        <w:t xml:space="preserve"> </w:t>
      </w:r>
      <w:r w:rsidRPr="001421E2">
        <w:rPr>
          <w:rFonts w:ascii="Arial" w:hAnsi="Arial" w:cs="Arial"/>
          <w:color w:val="000000" w:themeColor="text1"/>
          <w:spacing w:val="-2"/>
        </w:rPr>
        <w:t>Wiener,</w:t>
      </w:r>
      <w:r w:rsidRPr="001421E2">
        <w:rPr>
          <w:rFonts w:ascii="Arial" w:hAnsi="Arial" w:cs="Arial"/>
          <w:color w:val="000000" w:themeColor="text1"/>
          <w:spacing w:val="22"/>
        </w:rPr>
        <w:t xml:space="preserve"> </w:t>
      </w:r>
      <w:r w:rsidR="0021642C" w:rsidRPr="001421E2">
        <w:rPr>
          <w:rFonts w:ascii="Arial" w:hAnsi="Arial" w:cs="Arial"/>
          <w:color w:val="000000" w:themeColor="text1"/>
          <w:spacing w:val="-2"/>
        </w:rPr>
        <w:t>M.</w:t>
      </w:r>
      <w:r w:rsidR="0021642C">
        <w:rPr>
          <w:rFonts w:ascii="Arial" w:hAnsi="Arial" w:cs="Arial"/>
          <w:color w:val="000000" w:themeColor="text1"/>
          <w:spacing w:val="-2"/>
        </w:rPr>
        <w:t xml:space="preserve"> </w:t>
      </w:r>
      <w:r w:rsidRPr="001421E2">
        <w:rPr>
          <w:rFonts w:ascii="Arial" w:hAnsi="Arial" w:cs="Arial"/>
          <w:color w:val="000000" w:themeColor="text1"/>
          <w:spacing w:val="-2"/>
        </w:rPr>
        <w:t>2002</w:t>
      </w:r>
      <w:r w:rsidR="0021642C">
        <w:rPr>
          <w:rFonts w:ascii="Arial" w:hAnsi="Arial" w:cs="Arial"/>
          <w:color w:val="000000" w:themeColor="text1"/>
          <w:spacing w:val="-2"/>
        </w:rPr>
        <w:t>.</w:t>
      </w:r>
      <w:r w:rsidR="0021642C" w:rsidRPr="001421E2">
        <w:rPr>
          <w:rFonts w:ascii="Arial" w:hAnsi="Arial" w:cs="Arial"/>
          <w:color w:val="000000" w:themeColor="text1"/>
          <w:spacing w:val="55"/>
        </w:rPr>
        <w:t xml:space="preserve"> </w:t>
      </w:r>
      <w:r w:rsidRPr="001421E2">
        <w:rPr>
          <w:rFonts w:ascii="Arial" w:hAnsi="Arial" w:cs="Arial"/>
          <w:color w:val="000000" w:themeColor="text1"/>
          <w:spacing w:val="-2"/>
        </w:rPr>
        <w:t>Classification</w:t>
      </w:r>
      <w:r w:rsidRPr="001421E2">
        <w:rPr>
          <w:rFonts w:ascii="Arial" w:hAnsi="Arial" w:cs="Arial"/>
          <w:color w:val="000000" w:themeColor="text1"/>
          <w:spacing w:val="16"/>
        </w:rPr>
        <w:t xml:space="preserve"> </w:t>
      </w:r>
      <w:r w:rsidRPr="001421E2">
        <w:rPr>
          <w:rFonts w:ascii="Arial" w:hAnsi="Arial" w:cs="Arial"/>
          <w:color w:val="000000" w:themeColor="text1"/>
          <w:spacing w:val="-2"/>
        </w:rPr>
        <w:t>and</w:t>
      </w:r>
      <w:r w:rsidRPr="001421E2">
        <w:rPr>
          <w:rFonts w:ascii="Arial" w:hAnsi="Arial" w:cs="Arial"/>
          <w:color w:val="000000" w:themeColor="text1"/>
          <w:spacing w:val="16"/>
        </w:rPr>
        <w:t xml:space="preserve"> </w:t>
      </w:r>
      <w:r w:rsidRPr="001421E2">
        <w:rPr>
          <w:rFonts w:ascii="Arial" w:hAnsi="Arial" w:cs="Arial"/>
          <w:color w:val="000000" w:themeColor="text1"/>
          <w:spacing w:val="-2"/>
        </w:rPr>
        <w:t>regression</w:t>
      </w:r>
      <w:r w:rsidRPr="001421E2">
        <w:rPr>
          <w:rFonts w:ascii="Arial" w:hAnsi="Arial" w:cs="Arial"/>
          <w:color w:val="000000" w:themeColor="text1"/>
          <w:spacing w:val="16"/>
        </w:rPr>
        <w:t xml:space="preserve"> </w:t>
      </w:r>
      <w:r w:rsidRPr="001421E2">
        <w:rPr>
          <w:rFonts w:ascii="Arial" w:hAnsi="Arial" w:cs="Arial"/>
          <w:color w:val="000000" w:themeColor="text1"/>
          <w:spacing w:val="-2"/>
        </w:rPr>
        <w:t>by</w:t>
      </w:r>
      <w:r w:rsidRPr="001421E2">
        <w:rPr>
          <w:rFonts w:ascii="Arial" w:hAnsi="Arial" w:cs="Arial"/>
          <w:color w:val="000000" w:themeColor="text1"/>
          <w:spacing w:val="16"/>
        </w:rPr>
        <w:t xml:space="preserve"> </w:t>
      </w:r>
      <w:proofErr w:type="spellStart"/>
      <w:r w:rsidRPr="001421E2">
        <w:rPr>
          <w:rFonts w:ascii="Arial" w:hAnsi="Arial" w:cs="Arial"/>
          <w:color w:val="000000" w:themeColor="text1"/>
          <w:spacing w:val="-2"/>
        </w:rPr>
        <w:t>randomforest</w:t>
      </w:r>
      <w:proofErr w:type="spellEnd"/>
      <w:r w:rsidRPr="001421E2">
        <w:rPr>
          <w:rFonts w:ascii="Arial" w:hAnsi="Arial" w:cs="Arial"/>
          <w:color w:val="000000" w:themeColor="text1"/>
          <w:spacing w:val="-2"/>
        </w:rPr>
        <w:t>.</w:t>
      </w:r>
      <w:r w:rsidRPr="001421E2">
        <w:rPr>
          <w:rFonts w:ascii="Arial" w:hAnsi="Arial" w:cs="Arial"/>
          <w:color w:val="000000" w:themeColor="text1"/>
          <w:spacing w:val="18"/>
        </w:rPr>
        <w:t xml:space="preserve"> </w:t>
      </w:r>
      <w:r w:rsidRPr="00F81C5B">
        <w:rPr>
          <w:rFonts w:ascii="Arial" w:hAnsi="Arial" w:cs="Arial"/>
          <w:iCs/>
          <w:color w:val="000000" w:themeColor="text1"/>
          <w:spacing w:val="-2"/>
        </w:rPr>
        <w:t>R</w:t>
      </w:r>
      <w:r w:rsidRPr="00F81C5B">
        <w:rPr>
          <w:rFonts w:ascii="Arial" w:hAnsi="Arial" w:cs="Arial"/>
          <w:iCs/>
          <w:color w:val="000000" w:themeColor="text1"/>
          <w:spacing w:val="19"/>
        </w:rPr>
        <w:t xml:space="preserve"> </w:t>
      </w:r>
      <w:r w:rsidRPr="00F81C5B">
        <w:rPr>
          <w:rFonts w:ascii="Arial" w:hAnsi="Arial" w:cs="Arial"/>
          <w:iCs/>
          <w:color w:val="000000" w:themeColor="text1"/>
          <w:spacing w:val="-2"/>
        </w:rPr>
        <w:t>News</w:t>
      </w:r>
      <w:r w:rsidR="0021642C">
        <w:rPr>
          <w:rFonts w:ascii="Arial" w:hAnsi="Arial" w:cs="Arial"/>
          <w:color w:val="000000" w:themeColor="text1"/>
          <w:spacing w:val="-2"/>
        </w:rPr>
        <w:t>.</w:t>
      </w:r>
      <w:r w:rsidR="00113952" w:rsidRPr="001421E2">
        <w:rPr>
          <w:rFonts w:ascii="Arial" w:hAnsi="Arial" w:cs="Arial"/>
          <w:color w:val="000000" w:themeColor="text1"/>
        </w:rPr>
        <w:t xml:space="preserve"> </w:t>
      </w:r>
      <w:r w:rsidRPr="00F81C5B">
        <w:rPr>
          <w:rFonts w:ascii="Arial" w:hAnsi="Arial" w:cs="Arial"/>
          <w:bCs/>
          <w:color w:val="000000" w:themeColor="text1"/>
        </w:rPr>
        <w:t>2</w:t>
      </w:r>
      <w:r w:rsidR="0021642C">
        <w:rPr>
          <w:rFonts w:ascii="Arial" w:hAnsi="Arial" w:cs="Arial"/>
          <w:bCs/>
          <w:color w:val="000000" w:themeColor="text1"/>
        </w:rPr>
        <w:t>:</w:t>
      </w:r>
      <w:r w:rsidRPr="001421E2">
        <w:rPr>
          <w:rFonts w:ascii="Arial" w:hAnsi="Arial" w:cs="Arial"/>
          <w:color w:val="000000" w:themeColor="text1"/>
        </w:rPr>
        <w:t>18–22</w:t>
      </w:r>
      <w:r w:rsidR="0021642C">
        <w:rPr>
          <w:rFonts w:ascii="Arial" w:hAnsi="Arial" w:cs="Arial"/>
          <w:color w:val="000000" w:themeColor="text1"/>
        </w:rPr>
        <w:t>.</w:t>
      </w:r>
      <w:r w:rsidRPr="001421E2">
        <w:rPr>
          <w:rFonts w:ascii="Arial" w:hAnsi="Arial" w:cs="Arial"/>
          <w:color w:val="000000" w:themeColor="text1"/>
          <w:spacing w:val="12"/>
        </w:rPr>
        <w:t xml:space="preserve"> </w:t>
      </w:r>
      <w:hyperlink r:id="rId15">
        <w:r w:rsidRPr="001421E2">
          <w:rPr>
            <w:rFonts w:ascii="Arial" w:hAnsi="Arial" w:cs="Arial"/>
            <w:color w:val="000000" w:themeColor="text1"/>
          </w:rPr>
          <w:t>https://CRAN.R-</w:t>
        </w:r>
        <w:r w:rsidRPr="001421E2">
          <w:rPr>
            <w:rFonts w:ascii="Arial" w:hAnsi="Arial" w:cs="Arial"/>
            <w:color w:val="000000" w:themeColor="text1"/>
            <w:spacing w:val="-2"/>
          </w:rPr>
          <w:t>project.org/doc/Rnews/.</w:t>
        </w:r>
      </w:hyperlink>
    </w:p>
    <w:p w14:paraId="24467885" w14:textId="77777777" w:rsidR="00AC04B3" w:rsidRPr="001421E2" w:rsidRDefault="00AC04B3" w:rsidP="00F81C5B">
      <w:pPr>
        <w:spacing w:line="480" w:lineRule="auto"/>
        <w:jc w:val="both"/>
        <w:rPr>
          <w:rFonts w:ascii="Arial" w:hAnsi="Arial" w:cs="Arial"/>
          <w:color w:val="000000" w:themeColor="text1"/>
        </w:rPr>
      </w:pPr>
    </w:p>
    <w:p w14:paraId="3E8A56F1" w14:textId="1EE51189" w:rsidR="00AC04B3" w:rsidRPr="001421E2" w:rsidRDefault="00AC04B3" w:rsidP="00F81C5B">
      <w:pPr>
        <w:spacing w:line="480" w:lineRule="auto"/>
        <w:jc w:val="both"/>
        <w:rPr>
          <w:rFonts w:ascii="Arial" w:hAnsi="Arial" w:cs="Arial"/>
          <w:color w:val="000000" w:themeColor="text1"/>
        </w:rPr>
      </w:pPr>
      <w:bookmarkStart w:id="473" w:name="_bookmark40"/>
      <w:bookmarkEnd w:id="473"/>
      <w:r w:rsidRPr="001421E2">
        <w:rPr>
          <w:rFonts w:ascii="Arial" w:hAnsi="Arial" w:cs="Arial"/>
          <w:color w:val="000000" w:themeColor="text1"/>
        </w:rPr>
        <w:t xml:space="preserve">Lu, Y., Chen, </w:t>
      </w:r>
      <w:r w:rsidR="003B3710" w:rsidRPr="001421E2">
        <w:rPr>
          <w:rFonts w:ascii="Arial" w:hAnsi="Arial" w:cs="Arial"/>
          <w:color w:val="000000" w:themeColor="text1"/>
        </w:rPr>
        <w:t>Q.</w:t>
      </w:r>
      <w:r w:rsidR="003B3710">
        <w:rPr>
          <w:rFonts w:ascii="Arial" w:hAnsi="Arial" w:cs="Arial"/>
          <w:color w:val="000000" w:themeColor="text1"/>
        </w:rPr>
        <w:t>,</w:t>
      </w:r>
      <w:r w:rsidR="003B3710" w:rsidRPr="001421E2">
        <w:rPr>
          <w:rFonts w:ascii="Arial" w:hAnsi="Arial" w:cs="Arial"/>
          <w:color w:val="000000" w:themeColor="text1"/>
        </w:rPr>
        <w:t xml:space="preserve"> </w:t>
      </w:r>
      <w:r w:rsidRPr="001421E2">
        <w:rPr>
          <w:rFonts w:ascii="Arial" w:hAnsi="Arial" w:cs="Arial"/>
          <w:color w:val="000000" w:themeColor="text1"/>
        </w:rPr>
        <w:t xml:space="preserve">Bu, </w:t>
      </w:r>
      <w:r w:rsidR="003B3710" w:rsidRPr="001421E2">
        <w:rPr>
          <w:rFonts w:ascii="Arial" w:hAnsi="Arial" w:cs="Arial"/>
          <w:color w:val="000000" w:themeColor="text1"/>
        </w:rPr>
        <w:t>Y.</w:t>
      </w:r>
      <w:r w:rsidR="003B3710">
        <w:rPr>
          <w:rFonts w:ascii="Arial" w:hAnsi="Arial" w:cs="Arial"/>
          <w:color w:val="000000" w:themeColor="text1"/>
        </w:rPr>
        <w:t xml:space="preserve">, </w:t>
      </w:r>
      <w:r w:rsidRPr="001421E2">
        <w:rPr>
          <w:rFonts w:ascii="Arial" w:hAnsi="Arial" w:cs="Arial"/>
          <w:color w:val="000000" w:themeColor="text1"/>
        </w:rPr>
        <w:t xml:space="preserve">Luo, </w:t>
      </w:r>
      <w:r w:rsidR="003B3710" w:rsidRPr="001421E2">
        <w:rPr>
          <w:rFonts w:ascii="Arial" w:hAnsi="Arial" w:cs="Arial"/>
          <w:color w:val="000000" w:themeColor="text1"/>
        </w:rPr>
        <w:t>R.</w:t>
      </w:r>
      <w:r w:rsidR="003B3710">
        <w:rPr>
          <w:rFonts w:ascii="Arial" w:hAnsi="Arial" w:cs="Arial"/>
          <w:color w:val="000000" w:themeColor="text1"/>
        </w:rPr>
        <w:t>,</w:t>
      </w:r>
      <w:r w:rsidR="003B3710" w:rsidRPr="001421E2">
        <w:rPr>
          <w:rFonts w:ascii="Arial" w:hAnsi="Arial" w:cs="Arial"/>
          <w:color w:val="000000" w:themeColor="text1"/>
        </w:rPr>
        <w:t xml:space="preserve"> </w:t>
      </w:r>
      <w:r w:rsidRPr="001421E2">
        <w:rPr>
          <w:rFonts w:ascii="Arial" w:hAnsi="Arial" w:cs="Arial"/>
          <w:color w:val="000000" w:themeColor="text1"/>
        </w:rPr>
        <w:t>Hao</w:t>
      </w:r>
      <w:r w:rsidR="003B3710">
        <w:rPr>
          <w:rFonts w:ascii="Arial" w:hAnsi="Arial" w:cs="Arial"/>
          <w:color w:val="000000" w:themeColor="text1"/>
        </w:rPr>
        <w:t>,</w:t>
      </w:r>
      <w:r w:rsidR="003B3710" w:rsidRPr="003B3710">
        <w:rPr>
          <w:rFonts w:ascii="Arial" w:hAnsi="Arial" w:cs="Arial"/>
          <w:color w:val="000000" w:themeColor="text1"/>
        </w:rPr>
        <w:t xml:space="preserve"> </w:t>
      </w:r>
      <w:r w:rsidR="003B3710" w:rsidRPr="001421E2">
        <w:rPr>
          <w:rFonts w:ascii="Arial" w:hAnsi="Arial" w:cs="Arial"/>
          <w:color w:val="000000" w:themeColor="text1"/>
        </w:rPr>
        <w:t>S.</w:t>
      </w:r>
      <w:r w:rsidRPr="001421E2">
        <w:rPr>
          <w:rFonts w:ascii="Arial" w:hAnsi="Arial" w:cs="Arial"/>
          <w:color w:val="000000" w:themeColor="text1"/>
        </w:rPr>
        <w:t xml:space="preserve">, Zhang, </w:t>
      </w:r>
      <w:r w:rsidR="003B3710" w:rsidRPr="001421E2">
        <w:rPr>
          <w:rFonts w:ascii="Arial" w:hAnsi="Arial" w:cs="Arial"/>
          <w:color w:val="000000" w:themeColor="text1"/>
          <w:w w:val="105"/>
        </w:rPr>
        <w:t>J.</w:t>
      </w:r>
      <w:r w:rsidR="003B3710">
        <w:rPr>
          <w:rFonts w:ascii="Arial" w:hAnsi="Arial" w:cs="Arial"/>
          <w:color w:val="000000" w:themeColor="text1"/>
          <w:w w:val="105"/>
        </w:rPr>
        <w:t xml:space="preserve">, </w:t>
      </w:r>
      <w:r w:rsidRPr="001421E2">
        <w:rPr>
          <w:rFonts w:ascii="Arial" w:hAnsi="Arial" w:cs="Arial"/>
          <w:color w:val="000000" w:themeColor="text1"/>
        </w:rPr>
        <w:t xml:space="preserve">Tian, </w:t>
      </w:r>
      <w:r w:rsidR="003B3710" w:rsidRPr="001421E2">
        <w:rPr>
          <w:rFonts w:ascii="Arial" w:hAnsi="Arial" w:cs="Arial"/>
          <w:color w:val="000000" w:themeColor="text1"/>
          <w:w w:val="105"/>
        </w:rPr>
        <w:t>J.</w:t>
      </w:r>
      <w:r w:rsidR="003B3710">
        <w:rPr>
          <w:rFonts w:ascii="Arial" w:hAnsi="Arial" w:cs="Arial"/>
          <w:color w:val="000000" w:themeColor="text1"/>
          <w:w w:val="105"/>
        </w:rPr>
        <w:t xml:space="preserve">, </w:t>
      </w:r>
      <w:r w:rsidRPr="001421E2">
        <w:rPr>
          <w:rFonts w:ascii="Arial" w:hAnsi="Arial" w:cs="Arial"/>
          <w:color w:val="000000" w:themeColor="text1"/>
        </w:rPr>
        <w:t>and Yao</w:t>
      </w:r>
      <w:r w:rsidR="003B3710">
        <w:rPr>
          <w:rFonts w:ascii="Arial" w:hAnsi="Arial" w:cs="Arial"/>
          <w:color w:val="000000" w:themeColor="text1"/>
        </w:rPr>
        <w:t>,</w:t>
      </w:r>
      <w:r w:rsidR="003B3710" w:rsidRPr="003B3710">
        <w:rPr>
          <w:rFonts w:ascii="Arial" w:hAnsi="Arial" w:cs="Arial"/>
          <w:color w:val="000000" w:themeColor="text1"/>
        </w:rPr>
        <w:t xml:space="preserve"> </w:t>
      </w:r>
      <w:r w:rsidR="003B3710" w:rsidRPr="001421E2">
        <w:rPr>
          <w:rFonts w:ascii="Arial" w:hAnsi="Arial" w:cs="Arial"/>
          <w:color w:val="000000" w:themeColor="text1"/>
        </w:rPr>
        <w:t>Y.</w:t>
      </w:r>
      <w:r w:rsidRPr="001421E2">
        <w:rPr>
          <w:rFonts w:ascii="Arial" w:hAnsi="Arial" w:cs="Arial"/>
          <w:color w:val="000000" w:themeColor="text1"/>
        </w:rPr>
        <w:t xml:space="preserve"> 2017</w:t>
      </w:r>
      <w:r w:rsidR="003B3710">
        <w:rPr>
          <w:rFonts w:ascii="Arial" w:hAnsi="Arial" w:cs="Arial"/>
          <w:color w:val="000000" w:themeColor="text1"/>
        </w:rPr>
        <w:t>.</w:t>
      </w:r>
      <w:r w:rsidR="003B3710" w:rsidRPr="001421E2">
        <w:rPr>
          <w:rFonts w:ascii="Arial" w:hAnsi="Arial" w:cs="Arial"/>
          <w:color w:val="000000" w:themeColor="text1"/>
          <w:spacing w:val="40"/>
        </w:rPr>
        <w:t xml:space="preserve"> </w:t>
      </w:r>
      <w:r w:rsidRPr="001421E2">
        <w:rPr>
          <w:rFonts w:ascii="Arial" w:hAnsi="Arial" w:cs="Arial"/>
          <w:color w:val="000000" w:themeColor="text1"/>
        </w:rPr>
        <w:t xml:space="preserve">Flavonoid </w:t>
      </w:r>
      <w:r w:rsidRPr="001421E2">
        <w:rPr>
          <w:rFonts w:ascii="Arial" w:hAnsi="Arial" w:cs="Arial"/>
          <w:color w:val="000000" w:themeColor="text1"/>
          <w:w w:val="95"/>
        </w:rPr>
        <w:t>accumulation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plays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an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important</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role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rust</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resistance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Malus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plant</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leaves. </w:t>
      </w:r>
      <w:r w:rsidRPr="00F81C5B">
        <w:rPr>
          <w:rFonts w:ascii="Arial" w:hAnsi="Arial" w:cs="Arial"/>
          <w:iCs/>
          <w:color w:val="000000" w:themeColor="text1"/>
          <w:w w:val="95"/>
        </w:rPr>
        <w:t>Front</w:t>
      </w:r>
      <w:r w:rsidRPr="00F81C5B">
        <w:rPr>
          <w:rFonts w:ascii="Arial" w:hAnsi="Arial" w:cs="Arial"/>
          <w:iCs/>
          <w:color w:val="000000" w:themeColor="text1"/>
        </w:rPr>
        <w:t xml:space="preserve"> Plant Sci</w:t>
      </w:r>
      <w:r w:rsidR="003B3710">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8</w:t>
      </w:r>
      <w:r w:rsidR="0021642C">
        <w:rPr>
          <w:rFonts w:ascii="Arial" w:hAnsi="Arial" w:cs="Arial"/>
          <w:bCs/>
          <w:color w:val="000000" w:themeColor="text1"/>
        </w:rPr>
        <w:t>:</w:t>
      </w:r>
      <w:r w:rsidRPr="001421E2">
        <w:rPr>
          <w:rFonts w:ascii="Arial" w:hAnsi="Arial" w:cs="Arial"/>
          <w:color w:val="000000" w:themeColor="text1"/>
        </w:rPr>
        <w:t>1286.</w:t>
      </w:r>
    </w:p>
    <w:p w14:paraId="4DE3C9BB" w14:textId="77777777" w:rsidR="00AC04B3" w:rsidRPr="001421E2" w:rsidRDefault="00AC04B3" w:rsidP="00F81C5B">
      <w:pPr>
        <w:spacing w:line="480" w:lineRule="auto"/>
        <w:jc w:val="both"/>
        <w:rPr>
          <w:rFonts w:ascii="Arial" w:hAnsi="Arial" w:cs="Arial"/>
          <w:color w:val="000000" w:themeColor="text1"/>
        </w:rPr>
      </w:pPr>
      <w:bookmarkStart w:id="474" w:name="_bookmark41"/>
      <w:bookmarkEnd w:id="474"/>
    </w:p>
    <w:p w14:paraId="5C36201C" w14:textId="3786EC72" w:rsidR="00AC04B3" w:rsidRPr="00F81C5B" w:rsidRDefault="00AC04B3" w:rsidP="00F81C5B">
      <w:pPr>
        <w:spacing w:line="480" w:lineRule="auto"/>
        <w:jc w:val="both"/>
        <w:rPr>
          <w:rFonts w:ascii="Arial" w:hAnsi="Arial" w:cs="Arial"/>
          <w:color w:val="000000" w:themeColor="text1"/>
          <w:lang w:val="de-CH"/>
        </w:rPr>
      </w:pPr>
      <w:r w:rsidRPr="001421E2">
        <w:rPr>
          <w:rFonts w:ascii="Arial" w:hAnsi="Arial" w:cs="Arial"/>
          <w:color w:val="000000" w:themeColor="text1"/>
        </w:rPr>
        <w:t xml:space="preserve">Mahatma, M., Bhatnagar, </w:t>
      </w:r>
      <w:r w:rsidR="003B3710" w:rsidRPr="001421E2">
        <w:rPr>
          <w:rFonts w:ascii="Arial" w:hAnsi="Arial" w:cs="Arial"/>
          <w:color w:val="000000" w:themeColor="text1"/>
        </w:rPr>
        <w:t>R.</w:t>
      </w:r>
      <w:r w:rsidR="003B3710">
        <w:rPr>
          <w:rFonts w:ascii="Arial" w:hAnsi="Arial" w:cs="Arial"/>
          <w:color w:val="000000" w:themeColor="text1"/>
        </w:rPr>
        <w:t xml:space="preserve">, </w:t>
      </w:r>
      <w:r w:rsidRPr="001421E2">
        <w:rPr>
          <w:rFonts w:ascii="Arial" w:hAnsi="Arial" w:cs="Arial"/>
          <w:color w:val="000000" w:themeColor="text1"/>
        </w:rPr>
        <w:t xml:space="preserve">Mittal, </w:t>
      </w:r>
      <w:r w:rsidR="003B3710" w:rsidRPr="001421E2">
        <w:rPr>
          <w:rFonts w:ascii="Arial" w:hAnsi="Arial" w:cs="Arial"/>
          <w:color w:val="000000" w:themeColor="text1"/>
        </w:rPr>
        <w:t>G.</w:t>
      </w:r>
      <w:r w:rsidR="003B3710">
        <w:rPr>
          <w:rFonts w:ascii="Arial" w:hAnsi="Arial" w:cs="Arial"/>
          <w:color w:val="000000" w:themeColor="text1"/>
        </w:rPr>
        <w:t xml:space="preserve">, </w:t>
      </w:r>
      <w:r w:rsidRPr="001421E2">
        <w:rPr>
          <w:rFonts w:ascii="Arial" w:hAnsi="Arial" w:cs="Arial"/>
          <w:color w:val="000000" w:themeColor="text1"/>
        </w:rPr>
        <w:t xml:space="preserve">and Mahatma, </w:t>
      </w:r>
      <w:r w:rsidR="003B3710" w:rsidRPr="001421E2">
        <w:rPr>
          <w:rFonts w:ascii="Arial" w:hAnsi="Arial" w:cs="Arial"/>
          <w:color w:val="000000" w:themeColor="text1"/>
        </w:rPr>
        <w:t xml:space="preserve">L. </w:t>
      </w:r>
      <w:r w:rsidRPr="001421E2">
        <w:rPr>
          <w:rFonts w:ascii="Arial" w:hAnsi="Arial" w:cs="Arial"/>
          <w:color w:val="000000" w:themeColor="text1"/>
        </w:rPr>
        <w:t>2011</w:t>
      </w:r>
      <w:r w:rsidR="003B3710">
        <w:rPr>
          <w:rFonts w:ascii="Arial" w:hAnsi="Arial" w:cs="Arial"/>
          <w:color w:val="000000" w:themeColor="text1"/>
        </w:rPr>
        <w:t>.</w:t>
      </w:r>
      <w:r w:rsidR="003B3710" w:rsidRPr="001421E2">
        <w:rPr>
          <w:rFonts w:ascii="Arial" w:hAnsi="Arial" w:cs="Arial"/>
          <w:color w:val="000000" w:themeColor="text1"/>
          <w:spacing w:val="40"/>
        </w:rPr>
        <w:t xml:space="preserve"> </w:t>
      </w:r>
      <w:r w:rsidRPr="001421E2">
        <w:rPr>
          <w:rFonts w:ascii="Arial" w:hAnsi="Arial" w:cs="Arial"/>
          <w:color w:val="000000" w:themeColor="text1"/>
        </w:rPr>
        <w:t xml:space="preserve">Phenol metabolism in </w:t>
      </w:r>
      <w:r w:rsidRPr="001421E2">
        <w:rPr>
          <w:rFonts w:ascii="Arial" w:hAnsi="Arial" w:cs="Arial"/>
          <w:color w:val="000000" w:themeColor="text1"/>
          <w:w w:val="95"/>
        </w:rPr>
        <w:t xml:space="preserve">downy mildew resistant and susceptible genotypes of pearl millet. </w:t>
      </w:r>
      <w:r w:rsidR="00DE2993" w:rsidRPr="00F81C5B">
        <w:rPr>
          <w:rFonts w:ascii="Arial" w:hAnsi="Arial" w:cs="Arial"/>
          <w:iCs/>
          <w:color w:val="000000" w:themeColor="text1"/>
          <w:w w:val="95"/>
          <w:lang w:val="de-CH"/>
        </w:rPr>
        <w:t xml:space="preserve">Arch. </w:t>
      </w:r>
      <w:r w:rsidRPr="00F81C5B">
        <w:rPr>
          <w:rFonts w:ascii="Arial" w:hAnsi="Arial" w:cs="Arial"/>
          <w:iCs/>
          <w:color w:val="000000" w:themeColor="text1"/>
          <w:w w:val="95"/>
          <w:lang w:val="de-CH"/>
        </w:rPr>
        <w:t xml:space="preserve"> </w:t>
      </w:r>
      <w:r w:rsidR="00DE2993" w:rsidRPr="00F81C5B">
        <w:rPr>
          <w:rFonts w:ascii="Arial" w:hAnsi="Arial" w:cs="Arial"/>
          <w:iCs/>
          <w:color w:val="000000" w:themeColor="text1"/>
          <w:w w:val="95"/>
          <w:lang w:val="de-CH"/>
        </w:rPr>
        <w:t>Phytopathol</w:t>
      </w:r>
      <w:r w:rsidR="00DE2993" w:rsidRPr="00F81C5B">
        <w:rPr>
          <w:rFonts w:ascii="Arial" w:hAnsi="Arial" w:cs="Arial"/>
          <w:iCs/>
          <w:color w:val="000000" w:themeColor="text1"/>
          <w:lang w:val="de-CH"/>
        </w:rPr>
        <w:t>.</w:t>
      </w:r>
      <w:r w:rsidR="00DE2993" w:rsidRPr="00F81C5B">
        <w:rPr>
          <w:rFonts w:ascii="Arial" w:hAnsi="Arial" w:cs="Arial"/>
          <w:iCs/>
          <w:color w:val="000000" w:themeColor="text1"/>
          <w:spacing w:val="40"/>
          <w:lang w:val="de-CH"/>
        </w:rPr>
        <w:t xml:space="preserve"> </w:t>
      </w:r>
      <w:r w:rsidRPr="00F81C5B">
        <w:rPr>
          <w:rFonts w:ascii="Arial" w:hAnsi="Arial" w:cs="Arial"/>
          <w:iCs/>
          <w:color w:val="000000" w:themeColor="text1"/>
          <w:lang w:val="de-CH"/>
        </w:rPr>
        <w:t>Plant</w:t>
      </w:r>
      <w:r w:rsidRPr="00F81C5B">
        <w:rPr>
          <w:rFonts w:ascii="Arial" w:hAnsi="Arial" w:cs="Arial"/>
          <w:iCs/>
          <w:color w:val="000000" w:themeColor="text1"/>
          <w:spacing w:val="40"/>
          <w:lang w:val="de-CH"/>
        </w:rPr>
        <w:t xml:space="preserve"> </w:t>
      </w:r>
      <w:r w:rsidRPr="00F81C5B">
        <w:rPr>
          <w:rFonts w:ascii="Arial" w:hAnsi="Arial" w:cs="Arial"/>
          <w:iCs/>
          <w:color w:val="000000" w:themeColor="text1"/>
          <w:lang w:val="de-CH"/>
        </w:rPr>
        <w:t>Prot</w:t>
      </w:r>
      <w:r w:rsidR="003B3710" w:rsidRPr="00F81C5B">
        <w:rPr>
          <w:rFonts w:ascii="Arial" w:hAnsi="Arial" w:cs="Arial"/>
          <w:iCs/>
          <w:color w:val="000000" w:themeColor="text1"/>
          <w:lang w:val="de-CH"/>
        </w:rPr>
        <w:t>.</w:t>
      </w:r>
      <w:r w:rsidRPr="00F81C5B">
        <w:rPr>
          <w:rFonts w:ascii="Arial" w:hAnsi="Arial" w:cs="Arial"/>
          <w:color w:val="000000" w:themeColor="text1"/>
          <w:spacing w:val="40"/>
          <w:lang w:val="de-CH"/>
        </w:rPr>
        <w:t xml:space="preserve"> </w:t>
      </w:r>
      <w:r w:rsidRPr="00F81C5B">
        <w:rPr>
          <w:rFonts w:ascii="Arial" w:hAnsi="Arial" w:cs="Arial"/>
          <w:bCs/>
          <w:color w:val="000000" w:themeColor="text1"/>
          <w:lang w:val="de-CH"/>
        </w:rPr>
        <w:t>44</w:t>
      </w:r>
      <w:r w:rsidR="003B3710" w:rsidRPr="00F81C5B">
        <w:rPr>
          <w:rFonts w:ascii="Arial" w:hAnsi="Arial" w:cs="Arial"/>
          <w:bCs/>
          <w:color w:val="000000" w:themeColor="text1"/>
          <w:lang w:val="de-CH"/>
        </w:rPr>
        <w:t>:</w:t>
      </w:r>
      <w:r w:rsidRPr="00F81C5B">
        <w:rPr>
          <w:rFonts w:ascii="Arial" w:hAnsi="Arial" w:cs="Arial"/>
          <w:color w:val="000000" w:themeColor="text1"/>
          <w:lang w:val="de-CH"/>
        </w:rPr>
        <w:t>623–636.</w:t>
      </w:r>
    </w:p>
    <w:p w14:paraId="55F65F1B" w14:textId="77777777" w:rsidR="00AC04B3" w:rsidRPr="00F81C5B" w:rsidRDefault="00AC04B3" w:rsidP="00F81C5B">
      <w:pPr>
        <w:spacing w:line="480" w:lineRule="auto"/>
        <w:jc w:val="both"/>
        <w:rPr>
          <w:rFonts w:ascii="Arial" w:hAnsi="Arial" w:cs="Arial"/>
          <w:color w:val="000000" w:themeColor="text1"/>
          <w:lang w:val="de-CH"/>
        </w:rPr>
      </w:pPr>
      <w:bookmarkStart w:id="475" w:name="_bookmark42"/>
      <w:bookmarkEnd w:id="475"/>
    </w:p>
    <w:p w14:paraId="237AB3BB" w14:textId="6B16D4AE" w:rsidR="00AC04B3" w:rsidRPr="008A186E" w:rsidRDefault="00AC04B3" w:rsidP="00F81C5B">
      <w:pPr>
        <w:spacing w:line="480" w:lineRule="auto"/>
        <w:jc w:val="both"/>
        <w:rPr>
          <w:rFonts w:ascii="Arial" w:hAnsi="Arial" w:cs="Arial"/>
          <w:color w:val="000000" w:themeColor="text1"/>
          <w:lang w:val="de-DE"/>
          <w:rPrChange w:id="476" w:author="Kristian Kersting" w:date="2022-08-02T16:37:00Z">
            <w:rPr>
              <w:rFonts w:ascii="Arial" w:hAnsi="Arial" w:cs="Arial"/>
              <w:color w:val="000000" w:themeColor="text1"/>
            </w:rPr>
          </w:rPrChange>
        </w:rPr>
      </w:pPr>
      <w:r w:rsidRPr="00F81C5B">
        <w:rPr>
          <w:rFonts w:ascii="Arial" w:hAnsi="Arial" w:cs="Arial"/>
          <w:color w:val="000000" w:themeColor="text1"/>
          <w:lang w:val="de-CH"/>
        </w:rPr>
        <w:t>Mahlein,</w:t>
      </w:r>
      <w:r w:rsidRPr="00F81C5B">
        <w:rPr>
          <w:rFonts w:ascii="Arial" w:hAnsi="Arial" w:cs="Arial"/>
          <w:color w:val="000000" w:themeColor="text1"/>
          <w:spacing w:val="-10"/>
          <w:lang w:val="de-CH"/>
        </w:rPr>
        <w:t xml:space="preserve"> </w:t>
      </w:r>
      <w:r w:rsidRPr="00F81C5B">
        <w:rPr>
          <w:rFonts w:ascii="Arial" w:hAnsi="Arial" w:cs="Arial"/>
          <w:color w:val="000000" w:themeColor="text1"/>
          <w:lang w:val="de-CH"/>
        </w:rPr>
        <w:t>A.-K.,</w:t>
      </w:r>
      <w:r w:rsidRPr="00F81C5B">
        <w:rPr>
          <w:rFonts w:ascii="Arial" w:hAnsi="Arial" w:cs="Arial"/>
          <w:color w:val="000000" w:themeColor="text1"/>
          <w:spacing w:val="-10"/>
          <w:lang w:val="de-CH"/>
        </w:rPr>
        <w:t xml:space="preserve"> </w:t>
      </w:r>
      <w:r w:rsidRPr="00F81C5B">
        <w:rPr>
          <w:rFonts w:ascii="Arial" w:hAnsi="Arial" w:cs="Arial"/>
          <w:color w:val="000000" w:themeColor="text1"/>
          <w:lang w:val="de-CH"/>
        </w:rPr>
        <w:t>Rumpf,</w:t>
      </w:r>
      <w:r w:rsidRPr="00F81C5B">
        <w:rPr>
          <w:rFonts w:ascii="Arial" w:hAnsi="Arial" w:cs="Arial"/>
          <w:color w:val="000000" w:themeColor="text1"/>
          <w:spacing w:val="-10"/>
          <w:lang w:val="de-CH"/>
        </w:rPr>
        <w:t xml:space="preserve"> </w:t>
      </w:r>
      <w:r w:rsidR="003B3710" w:rsidRPr="00F81C5B">
        <w:rPr>
          <w:rFonts w:ascii="Arial" w:hAnsi="Arial" w:cs="Arial"/>
          <w:color w:val="000000" w:themeColor="text1"/>
          <w:lang w:val="de-CH"/>
        </w:rPr>
        <w:t>T.,</w:t>
      </w:r>
      <w:r w:rsidR="003B3710" w:rsidRPr="00F81C5B">
        <w:rPr>
          <w:rFonts w:ascii="Arial" w:hAnsi="Arial" w:cs="Arial"/>
          <w:color w:val="000000" w:themeColor="text1"/>
          <w:spacing w:val="-11"/>
          <w:lang w:val="de-CH"/>
        </w:rPr>
        <w:t xml:space="preserve"> </w:t>
      </w:r>
      <w:r w:rsidRPr="00F81C5B">
        <w:rPr>
          <w:rFonts w:ascii="Arial" w:hAnsi="Arial" w:cs="Arial"/>
          <w:color w:val="000000" w:themeColor="text1"/>
          <w:lang w:val="de-CH"/>
        </w:rPr>
        <w:t>Welke,</w:t>
      </w:r>
      <w:r w:rsidRPr="00F81C5B">
        <w:rPr>
          <w:rFonts w:ascii="Arial" w:hAnsi="Arial" w:cs="Arial"/>
          <w:color w:val="000000" w:themeColor="text1"/>
          <w:spacing w:val="-10"/>
          <w:lang w:val="de-CH"/>
        </w:rPr>
        <w:t xml:space="preserve"> </w:t>
      </w:r>
      <w:r w:rsidR="003B3710" w:rsidRPr="00F81C5B">
        <w:rPr>
          <w:rFonts w:ascii="Arial" w:hAnsi="Arial" w:cs="Arial"/>
          <w:color w:val="000000" w:themeColor="text1"/>
          <w:lang w:val="de-CH"/>
        </w:rPr>
        <w:t>P.,</w:t>
      </w:r>
      <w:r w:rsidR="003B3710" w:rsidRPr="00F81C5B">
        <w:rPr>
          <w:rFonts w:ascii="Arial" w:hAnsi="Arial" w:cs="Arial"/>
          <w:color w:val="000000" w:themeColor="text1"/>
          <w:spacing w:val="-12"/>
          <w:lang w:val="de-CH"/>
        </w:rPr>
        <w:t xml:space="preserve"> </w:t>
      </w:r>
      <w:r w:rsidRPr="00F81C5B">
        <w:rPr>
          <w:rFonts w:ascii="Arial" w:hAnsi="Arial" w:cs="Arial"/>
          <w:color w:val="000000" w:themeColor="text1"/>
          <w:lang w:val="de-CH"/>
        </w:rPr>
        <w:t>Dehne,</w:t>
      </w:r>
      <w:r w:rsidRPr="00F81C5B">
        <w:rPr>
          <w:rFonts w:ascii="Arial" w:hAnsi="Arial" w:cs="Arial"/>
          <w:color w:val="000000" w:themeColor="text1"/>
          <w:spacing w:val="-10"/>
          <w:lang w:val="de-CH"/>
        </w:rPr>
        <w:t xml:space="preserve"> </w:t>
      </w:r>
      <w:r w:rsidR="003B3710" w:rsidRPr="00F81C5B">
        <w:rPr>
          <w:rFonts w:ascii="Arial" w:hAnsi="Arial" w:cs="Arial"/>
          <w:color w:val="000000" w:themeColor="text1"/>
          <w:lang w:val="de-CH"/>
        </w:rPr>
        <w:t>H.-W.,</w:t>
      </w:r>
      <w:r w:rsidR="003B3710" w:rsidRPr="00F81C5B">
        <w:rPr>
          <w:rFonts w:ascii="Arial" w:hAnsi="Arial" w:cs="Arial"/>
          <w:color w:val="000000" w:themeColor="text1"/>
          <w:spacing w:val="-11"/>
          <w:lang w:val="de-CH"/>
        </w:rPr>
        <w:t xml:space="preserve"> </w:t>
      </w:r>
      <w:r w:rsidRPr="00F81C5B">
        <w:rPr>
          <w:rFonts w:ascii="Arial" w:hAnsi="Arial" w:cs="Arial"/>
          <w:color w:val="000000" w:themeColor="text1"/>
          <w:lang w:val="de-CH"/>
        </w:rPr>
        <w:t>Plümer,</w:t>
      </w:r>
      <w:r w:rsidRPr="00F81C5B">
        <w:rPr>
          <w:rFonts w:ascii="Arial" w:hAnsi="Arial" w:cs="Arial"/>
          <w:color w:val="000000" w:themeColor="text1"/>
          <w:spacing w:val="-10"/>
          <w:lang w:val="de-CH"/>
        </w:rPr>
        <w:t xml:space="preserve"> </w:t>
      </w:r>
      <w:r w:rsidR="003B3710" w:rsidRPr="00F81C5B">
        <w:rPr>
          <w:rFonts w:ascii="Arial" w:hAnsi="Arial" w:cs="Arial"/>
          <w:color w:val="000000" w:themeColor="text1"/>
          <w:lang w:val="de-CH"/>
        </w:rPr>
        <w:t>L.,</w:t>
      </w:r>
      <w:r w:rsidR="003B3710" w:rsidRPr="00F81C5B">
        <w:rPr>
          <w:rFonts w:ascii="Arial" w:hAnsi="Arial" w:cs="Arial"/>
          <w:color w:val="000000" w:themeColor="text1"/>
          <w:spacing w:val="-11"/>
          <w:lang w:val="de-CH"/>
        </w:rPr>
        <w:t xml:space="preserve"> </w:t>
      </w:r>
      <w:r w:rsidRPr="00F81C5B">
        <w:rPr>
          <w:rFonts w:ascii="Arial" w:hAnsi="Arial" w:cs="Arial"/>
          <w:color w:val="000000" w:themeColor="text1"/>
          <w:lang w:val="de-CH"/>
        </w:rPr>
        <w:t>Steiner,</w:t>
      </w:r>
      <w:r w:rsidRPr="00F81C5B">
        <w:rPr>
          <w:rFonts w:ascii="Arial" w:hAnsi="Arial" w:cs="Arial"/>
          <w:color w:val="000000" w:themeColor="text1"/>
          <w:spacing w:val="-10"/>
          <w:lang w:val="de-CH"/>
        </w:rPr>
        <w:t xml:space="preserve"> </w:t>
      </w:r>
      <w:r w:rsidR="003B3710" w:rsidRPr="00F81C5B">
        <w:rPr>
          <w:rFonts w:ascii="Arial" w:hAnsi="Arial" w:cs="Arial"/>
          <w:color w:val="000000" w:themeColor="text1"/>
          <w:lang w:val="de-CH"/>
        </w:rPr>
        <w:t>U.</w:t>
      </w:r>
      <w:r w:rsidR="003B3710" w:rsidRPr="00F81C5B">
        <w:rPr>
          <w:rFonts w:ascii="Arial" w:hAnsi="Arial" w:cs="Arial"/>
          <w:color w:val="000000" w:themeColor="text1"/>
          <w:spacing w:val="-11"/>
          <w:lang w:val="de-CH"/>
        </w:rPr>
        <w:t xml:space="preserve"> </w:t>
      </w:r>
      <w:r w:rsidRPr="00F81C5B">
        <w:rPr>
          <w:rFonts w:ascii="Arial" w:hAnsi="Arial" w:cs="Arial"/>
          <w:color w:val="000000" w:themeColor="text1"/>
          <w:lang w:val="de-CH"/>
        </w:rPr>
        <w:t>and</w:t>
      </w:r>
      <w:r w:rsidRPr="00F81C5B">
        <w:rPr>
          <w:rFonts w:ascii="Arial" w:hAnsi="Arial" w:cs="Arial"/>
          <w:color w:val="000000" w:themeColor="text1"/>
          <w:spacing w:val="-12"/>
          <w:lang w:val="de-CH"/>
        </w:rPr>
        <w:t xml:space="preserve"> </w:t>
      </w:r>
      <w:r w:rsidRPr="00F81C5B">
        <w:rPr>
          <w:rFonts w:ascii="Arial" w:hAnsi="Arial" w:cs="Arial"/>
          <w:color w:val="000000" w:themeColor="text1"/>
          <w:lang w:val="de-CH"/>
        </w:rPr>
        <w:t xml:space="preserve">Oerke, </w:t>
      </w:r>
      <w:r w:rsidR="003B3710" w:rsidRPr="00F81C5B">
        <w:rPr>
          <w:rFonts w:ascii="Arial" w:hAnsi="Arial" w:cs="Arial"/>
          <w:color w:val="000000" w:themeColor="text1"/>
          <w:lang w:val="de-CH"/>
        </w:rPr>
        <w:t>E.-C.</w:t>
      </w:r>
      <w:r w:rsidR="003B3710" w:rsidRPr="00F81C5B">
        <w:rPr>
          <w:rFonts w:ascii="Arial" w:hAnsi="Arial" w:cs="Arial"/>
          <w:color w:val="000000" w:themeColor="text1"/>
          <w:spacing w:val="-11"/>
          <w:lang w:val="de-CH"/>
        </w:rPr>
        <w:t xml:space="preserve"> </w:t>
      </w:r>
      <w:r w:rsidRPr="00F81C5B">
        <w:rPr>
          <w:rFonts w:ascii="Arial" w:hAnsi="Arial" w:cs="Arial"/>
          <w:color w:val="000000" w:themeColor="text1"/>
          <w:w w:val="95"/>
          <w:lang w:val="de-CH"/>
        </w:rPr>
        <w:t>2013</w:t>
      </w:r>
      <w:r w:rsidR="003B3710" w:rsidRPr="00F81C5B">
        <w:rPr>
          <w:rFonts w:ascii="Arial" w:hAnsi="Arial" w:cs="Arial"/>
          <w:color w:val="000000" w:themeColor="text1"/>
          <w:w w:val="95"/>
          <w:lang w:val="de-CH"/>
        </w:rPr>
        <w:t>.</w:t>
      </w:r>
      <w:r w:rsidR="003B3710" w:rsidRPr="00F81C5B">
        <w:rPr>
          <w:rFonts w:ascii="Arial" w:hAnsi="Arial" w:cs="Arial"/>
          <w:color w:val="000000" w:themeColor="text1"/>
          <w:spacing w:val="28"/>
          <w:lang w:val="de-CH"/>
        </w:rPr>
        <w:t xml:space="preserve"> </w:t>
      </w:r>
      <w:r w:rsidRPr="001421E2">
        <w:rPr>
          <w:rFonts w:ascii="Arial" w:hAnsi="Arial" w:cs="Arial"/>
          <w:color w:val="000000" w:themeColor="text1"/>
          <w:w w:val="95"/>
        </w:rPr>
        <w:t xml:space="preserve">Development of spectral indices for detecting and identifying plant diseases. </w:t>
      </w:r>
      <w:r w:rsidRPr="008A186E">
        <w:rPr>
          <w:rFonts w:ascii="Arial" w:hAnsi="Arial" w:cs="Arial"/>
          <w:iCs/>
          <w:color w:val="000000" w:themeColor="text1"/>
          <w:w w:val="95"/>
          <w:lang w:val="de-DE"/>
          <w:rPrChange w:id="477" w:author="Kristian Kersting" w:date="2022-08-02T16:37:00Z">
            <w:rPr>
              <w:rFonts w:ascii="Arial" w:hAnsi="Arial" w:cs="Arial"/>
              <w:iCs/>
              <w:color w:val="000000" w:themeColor="text1"/>
              <w:w w:val="95"/>
            </w:rPr>
          </w:rPrChange>
        </w:rPr>
        <w:t xml:space="preserve">Remote </w:t>
      </w:r>
      <w:r w:rsidR="003B3710" w:rsidRPr="008A186E">
        <w:rPr>
          <w:rFonts w:ascii="Arial" w:hAnsi="Arial" w:cs="Arial"/>
          <w:iCs/>
          <w:color w:val="000000" w:themeColor="text1"/>
          <w:lang w:val="de-DE"/>
          <w:rPrChange w:id="478" w:author="Kristian Kersting" w:date="2022-08-02T16:37:00Z">
            <w:rPr>
              <w:rFonts w:ascii="Arial" w:hAnsi="Arial" w:cs="Arial"/>
              <w:iCs/>
              <w:color w:val="000000" w:themeColor="text1"/>
            </w:rPr>
          </w:rPrChange>
        </w:rPr>
        <w:t>Sens.</w:t>
      </w:r>
      <w:r w:rsidRPr="008A186E">
        <w:rPr>
          <w:rFonts w:ascii="Arial" w:hAnsi="Arial" w:cs="Arial"/>
          <w:iCs/>
          <w:color w:val="000000" w:themeColor="text1"/>
          <w:lang w:val="de-DE"/>
          <w:rPrChange w:id="479" w:author="Kristian Kersting" w:date="2022-08-02T16:37:00Z">
            <w:rPr>
              <w:rFonts w:ascii="Arial" w:hAnsi="Arial" w:cs="Arial"/>
              <w:iCs/>
              <w:color w:val="000000" w:themeColor="text1"/>
            </w:rPr>
          </w:rPrChange>
        </w:rPr>
        <w:t xml:space="preserve"> </w:t>
      </w:r>
      <w:r w:rsidR="003B3710" w:rsidRPr="008A186E">
        <w:rPr>
          <w:rFonts w:ascii="Arial" w:hAnsi="Arial" w:cs="Arial"/>
          <w:iCs/>
          <w:color w:val="000000" w:themeColor="text1"/>
          <w:lang w:val="de-DE"/>
          <w:rPrChange w:id="480" w:author="Kristian Kersting" w:date="2022-08-02T16:37:00Z">
            <w:rPr>
              <w:rFonts w:ascii="Arial" w:hAnsi="Arial" w:cs="Arial"/>
              <w:iCs/>
              <w:color w:val="000000" w:themeColor="text1"/>
            </w:rPr>
          </w:rPrChange>
        </w:rPr>
        <w:t>Environ.</w:t>
      </w:r>
      <w:r w:rsidRPr="008A186E">
        <w:rPr>
          <w:rFonts w:ascii="Arial" w:hAnsi="Arial" w:cs="Arial"/>
          <w:color w:val="000000" w:themeColor="text1"/>
          <w:lang w:val="de-DE"/>
          <w:rPrChange w:id="481" w:author="Kristian Kersting" w:date="2022-08-02T16:37:00Z">
            <w:rPr>
              <w:rFonts w:ascii="Arial" w:hAnsi="Arial" w:cs="Arial"/>
              <w:color w:val="000000" w:themeColor="text1"/>
            </w:rPr>
          </w:rPrChange>
        </w:rPr>
        <w:t xml:space="preserve"> </w:t>
      </w:r>
      <w:r w:rsidRPr="008A186E">
        <w:rPr>
          <w:rFonts w:ascii="Arial" w:hAnsi="Arial" w:cs="Arial"/>
          <w:bCs/>
          <w:color w:val="000000" w:themeColor="text1"/>
          <w:lang w:val="de-DE"/>
          <w:rPrChange w:id="482" w:author="Kristian Kersting" w:date="2022-08-02T16:37:00Z">
            <w:rPr>
              <w:rFonts w:ascii="Arial" w:hAnsi="Arial" w:cs="Arial"/>
              <w:bCs/>
              <w:color w:val="000000" w:themeColor="text1"/>
            </w:rPr>
          </w:rPrChange>
        </w:rPr>
        <w:t>128</w:t>
      </w:r>
      <w:r w:rsidR="003B3710" w:rsidRPr="008A186E">
        <w:rPr>
          <w:rFonts w:ascii="Arial" w:hAnsi="Arial" w:cs="Arial"/>
          <w:color w:val="000000" w:themeColor="text1"/>
          <w:lang w:val="de-DE"/>
          <w:rPrChange w:id="483" w:author="Kristian Kersting" w:date="2022-08-02T16:37:00Z">
            <w:rPr>
              <w:rFonts w:ascii="Arial" w:hAnsi="Arial" w:cs="Arial"/>
              <w:color w:val="000000" w:themeColor="text1"/>
            </w:rPr>
          </w:rPrChange>
        </w:rPr>
        <w:t>:</w:t>
      </w:r>
      <w:r w:rsidRPr="008A186E">
        <w:rPr>
          <w:rFonts w:ascii="Arial" w:hAnsi="Arial" w:cs="Arial"/>
          <w:color w:val="000000" w:themeColor="text1"/>
          <w:lang w:val="de-DE"/>
          <w:rPrChange w:id="484" w:author="Kristian Kersting" w:date="2022-08-02T16:37:00Z">
            <w:rPr>
              <w:rFonts w:ascii="Arial" w:hAnsi="Arial" w:cs="Arial"/>
              <w:color w:val="000000" w:themeColor="text1"/>
            </w:rPr>
          </w:rPrChange>
        </w:rPr>
        <w:t>21–30.</w:t>
      </w:r>
    </w:p>
    <w:p w14:paraId="39753077" w14:textId="77777777" w:rsidR="00AC04B3" w:rsidRPr="008A186E" w:rsidRDefault="00AC04B3" w:rsidP="00F81C5B">
      <w:pPr>
        <w:spacing w:line="480" w:lineRule="auto"/>
        <w:jc w:val="both"/>
        <w:rPr>
          <w:rFonts w:ascii="Arial" w:hAnsi="Arial" w:cs="Arial"/>
          <w:color w:val="000000" w:themeColor="text1"/>
          <w:lang w:val="de-DE"/>
          <w:rPrChange w:id="485" w:author="Kristian Kersting" w:date="2022-08-02T16:37:00Z">
            <w:rPr>
              <w:rFonts w:ascii="Arial" w:hAnsi="Arial" w:cs="Arial"/>
              <w:color w:val="000000" w:themeColor="text1"/>
            </w:rPr>
          </w:rPrChange>
        </w:rPr>
      </w:pPr>
      <w:bookmarkStart w:id="486" w:name="_bookmark43"/>
      <w:bookmarkEnd w:id="486"/>
    </w:p>
    <w:p w14:paraId="354DD371" w14:textId="24E0791F" w:rsidR="00AC04B3" w:rsidRPr="00F81C5B" w:rsidRDefault="00AC04B3" w:rsidP="00F81C5B">
      <w:pPr>
        <w:spacing w:line="480" w:lineRule="auto"/>
        <w:jc w:val="both"/>
        <w:rPr>
          <w:rFonts w:ascii="Arial" w:hAnsi="Arial" w:cs="Arial"/>
          <w:color w:val="000000" w:themeColor="text1"/>
          <w:lang w:val="de-CH"/>
        </w:rPr>
      </w:pPr>
      <w:r w:rsidRPr="008A186E">
        <w:rPr>
          <w:rFonts w:ascii="Arial" w:hAnsi="Arial" w:cs="Arial"/>
          <w:color w:val="000000" w:themeColor="text1"/>
          <w:lang w:val="de-DE"/>
          <w:rPrChange w:id="487" w:author="Kristian Kersting" w:date="2022-08-02T16:37:00Z">
            <w:rPr>
              <w:rFonts w:ascii="Arial" w:hAnsi="Arial" w:cs="Arial"/>
              <w:color w:val="000000" w:themeColor="text1"/>
            </w:rPr>
          </w:rPrChange>
        </w:rPr>
        <w:t xml:space="preserve">Mahlein, A.-K., Steiner, </w:t>
      </w:r>
      <w:r w:rsidR="008360AC" w:rsidRPr="008A186E">
        <w:rPr>
          <w:rFonts w:ascii="Arial" w:hAnsi="Arial" w:cs="Arial"/>
          <w:color w:val="000000" w:themeColor="text1"/>
          <w:lang w:val="de-DE"/>
          <w:rPrChange w:id="488" w:author="Kristian Kersting" w:date="2022-08-02T16:37:00Z">
            <w:rPr>
              <w:rFonts w:ascii="Arial" w:hAnsi="Arial" w:cs="Arial"/>
              <w:color w:val="000000" w:themeColor="text1"/>
            </w:rPr>
          </w:rPrChange>
        </w:rPr>
        <w:t xml:space="preserve">U., </w:t>
      </w:r>
      <w:r w:rsidRPr="008A186E">
        <w:rPr>
          <w:rFonts w:ascii="Arial" w:hAnsi="Arial" w:cs="Arial"/>
          <w:color w:val="000000" w:themeColor="text1"/>
          <w:lang w:val="de-DE"/>
          <w:rPrChange w:id="489" w:author="Kristian Kersting" w:date="2022-08-02T16:37:00Z">
            <w:rPr>
              <w:rFonts w:ascii="Arial" w:hAnsi="Arial" w:cs="Arial"/>
              <w:color w:val="000000" w:themeColor="text1"/>
            </w:rPr>
          </w:rPrChange>
        </w:rPr>
        <w:t xml:space="preserve">Dehne, </w:t>
      </w:r>
      <w:r w:rsidR="008360AC" w:rsidRPr="008A186E">
        <w:rPr>
          <w:rFonts w:ascii="Arial" w:hAnsi="Arial" w:cs="Arial"/>
          <w:color w:val="000000" w:themeColor="text1"/>
          <w:lang w:val="de-DE"/>
          <w:rPrChange w:id="490" w:author="Kristian Kersting" w:date="2022-08-02T16:37:00Z">
            <w:rPr>
              <w:rFonts w:ascii="Arial" w:hAnsi="Arial" w:cs="Arial"/>
              <w:color w:val="000000" w:themeColor="text1"/>
            </w:rPr>
          </w:rPrChange>
        </w:rPr>
        <w:t xml:space="preserve">H.-W., </w:t>
      </w:r>
      <w:r w:rsidRPr="008A186E">
        <w:rPr>
          <w:rFonts w:ascii="Arial" w:hAnsi="Arial" w:cs="Arial"/>
          <w:color w:val="000000" w:themeColor="text1"/>
          <w:lang w:val="de-DE"/>
          <w:rPrChange w:id="491" w:author="Kristian Kersting" w:date="2022-08-02T16:37:00Z">
            <w:rPr>
              <w:rFonts w:ascii="Arial" w:hAnsi="Arial" w:cs="Arial"/>
              <w:color w:val="000000" w:themeColor="text1"/>
            </w:rPr>
          </w:rPrChange>
        </w:rPr>
        <w:t xml:space="preserve">and Oerke, </w:t>
      </w:r>
      <w:r w:rsidR="008360AC" w:rsidRPr="008A186E">
        <w:rPr>
          <w:rFonts w:ascii="Arial" w:hAnsi="Arial" w:cs="Arial"/>
          <w:color w:val="000000" w:themeColor="text1"/>
          <w:lang w:val="de-DE"/>
          <w:rPrChange w:id="492" w:author="Kristian Kersting" w:date="2022-08-02T16:37:00Z">
            <w:rPr>
              <w:rFonts w:ascii="Arial" w:hAnsi="Arial" w:cs="Arial"/>
              <w:color w:val="000000" w:themeColor="text1"/>
            </w:rPr>
          </w:rPrChange>
        </w:rPr>
        <w:t xml:space="preserve">E.-C. </w:t>
      </w:r>
      <w:r w:rsidRPr="008A186E">
        <w:rPr>
          <w:rFonts w:ascii="Arial" w:hAnsi="Arial" w:cs="Arial"/>
          <w:color w:val="000000" w:themeColor="text1"/>
          <w:lang w:val="de-DE"/>
          <w:rPrChange w:id="493" w:author="Kristian Kersting" w:date="2022-08-02T16:37:00Z">
            <w:rPr>
              <w:rFonts w:ascii="Arial" w:hAnsi="Arial" w:cs="Arial"/>
              <w:color w:val="000000" w:themeColor="text1"/>
            </w:rPr>
          </w:rPrChange>
        </w:rPr>
        <w:t>2010</w:t>
      </w:r>
      <w:r w:rsidR="008360AC" w:rsidRPr="008A186E">
        <w:rPr>
          <w:rFonts w:ascii="Arial" w:hAnsi="Arial" w:cs="Arial"/>
          <w:color w:val="000000" w:themeColor="text1"/>
          <w:lang w:val="de-DE"/>
          <w:rPrChange w:id="494" w:author="Kristian Kersting" w:date="2022-08-02T16:37:00Z">
            <w:rPr>
              <w:rFonts w:ascii="Arial" w:hAnsi="Arial" w:cs="Arial"/>
              <w:color w:val="000000" w:themeColor="text1"/>
            </w:rPr>
          </w:rPrChange>
        </w:rPr>
        <w:t>.</w:t>
      </w:r>
      <w:r w:rsidR="008360AC" w:rsidRPr="008A186E">
        <w:rPr>
          <w:rFonts w:ascii="Arial" w:hAnsi="Arial" w:cs="Arial"/>
          <w:color w:val="000000" w:themeColor="text1"/>
          <w:spacing w:val="40"/>
          <w:lang w:val="de-DE"/>
          <w:rPrChange w:id="495" w:author="Kristian Kersting" w:date="2022-08-02T16:37:00Z">
            <w:rPr>
              <w:rFonts w:ascii="Arial" w:hAnsi="Arial" w:cs="Arial"/>
              <w:color w:val="000000" w:themeColor="text1"/>
              <w:spacing w:val="40"/>
            </w:rPr>
          </w:rPrChange>
        </w:rPr>
        <w:t xml:space="preserve"> </w:t>
      </w:r>
      <w:r w:rsidRPr="001421E2">
        <w:rPr>
          <w:rFonts w:ascii="Arial" w:hAnsi="Arial" w:cs="Arial"/>
          <w:color w:val="000000" w:themeColor="text1"/>
        </w:rPr>
        <w:t>Spectral signatures of sugar</w:t>
      </w:r>
      <w:r w:rsidRPr="001421E2">
        <w:rPr>
          <w:rFonts w:ascii="Arial" w:hAnsi="Arial" w:cs="Arial"/>
          <w:color w:val="000000" w:themeColor="text1"/>
          <w:spacing w:val="-7"/>
        </w:rPr>
        <w:t xml:space="preserve"> </w:t>
      </w:r>
      <w:r w:rsidRPr="001421E2">
        <w:rPr>
          <w:rFonts w:ascii="Arial" w:hAnsi="Arial" w:cs="Arial"/>
          <w:color w:val="000000" w:themeColor="text1"/>
        </w:rPr>
        <w:t>beet</w:t>
      </w:r>
      <w:r w:rsidRPr="001421E2">
        <w:rPr>
          <w:rFonts w:ascii="Arial" w:hAnsi="Arial" w:cs="Arial"/>
          <w:color w:val="000000" w:themeColor="text1"/>
          <w:spacing w:val="-7"/>
        </w:rPr>
        <w:t xml:space="preserve"> </w:t>
      </w:r>
      <w:r w:rsidRPr="001421E2">
        <w:rPr>
          <w:rFonts w:ascii="Arial" w:hAnsi="Arial" w:cs="Arial"/>
          <w:color w:val="000000" w:themeColor="text1"/>
        </w:rPr>
        <w:t>leaves</w:t>
      </w:r>
      <w:r w:rsidRPr="001421E2">
        <w:rPr>
          <w:rFonts w:ascii="Arial" w:hAnsi="Arial" w:cs="Arial"/>
          <w:color w:val="000000" w:themeColor="text1"/>
          <w:spacing w:val="-7"/>
        </w:rPr>
        <w:t xml:space="preserve"> </w:t>
      </w:r>
      <w:r w:rsidRPr="001421E2">
        <w:rPr>
          <w:rFonts w:ascii="Arial" w:hAnsi="Arial" w:cs="Arial"/>
          <w:color w:val="000000" w:themeColor="text1"/>
        </w:rPr>
        <w:t>for</w:t>
      </w:r>
      <w:r w:rsidRPr="001421E2">
        <w:rPr>
          <w:rFonts w:ascii="Arial" w:hAnsi="Arial" w:cs="Arial"/>
          <w:color w:val="000000" w:themeColor="text1"/>
          <w:spacing w:val="-7"/>
        </w:rPr>
        <w:t xml:space="preserve"> </w:t>
      </w:r>
      <w:r w:rsidRPr="001421E2">
        <w:rPr>
          <w:rFonts w:ascii="Arial" w:hAnsi="Arial" w:cs="Arial"/>
          <w:color w:val="000000" w:themeColor="text1"/>
        </w:rPr>
        <w:t>the</w:t>
      </w:r>
      <w:r w:rsidRPr="001421E2">
        <w:rPr>
          <w:rFonts w:ascii="Arial" w:hAnsi="Arial" w:cs="Arial"/>
          <w:color w:val="000000" w:themeColor="text1"/>
          <w:spacing w:val="-7"/>
        </w:rPr>
        <w:t xml:space="preserve"> </w:t>
      </w:r>
      <w:r w:rsidRPr="001421E2">
        <w:rPr>
          <w:rFonts w:ascii="Arial" w:hAnsi="Arial" w:cs="Arial"/>
          <w:color w:val="000000" w:themeColor="text1"/>
        </w:rPr>
        <w:t>detection</w:t>
      </w:r>
      <w:r w:rsidRPr="001421E2">
        <w:rPr>
          <w:rFonts w:ascii="Arial" w:hAnsi="Arial" w:cs="Arial"/>
          <w:color w:val="000000" w:themeColor="text1"/>
          <w:spacing w:val="-7"/>
        </w:rPr>
        <w:t xml:space="preserve"> </w:t>
      </w:r>
      <w:r w:rsidRPr="001421E2">
        <w:rPr>
          <w:rFonts w:ascii="Arial" w:hAnsi="Arial" w:cs="Arial"/>
          <w:color w:val="000000" w:themeColor="text1"/>
        </w:rPr>
        <w:t>and</w:t>
      </w:r>
      <w:r w:rsidRPr="001421E2">
        <w:rPr>
          <w:rFonts w:ascii="Arial" w:hAnsi="Arial" w:cs="Arial"/>
          <w:color w:val="000000" w:themeColor="text1"/>
          <w:spacing w:val="-7"/>
        </w:rPr>
        <w:t xml:space="preserve"> </w:t>
      </w:r>
      <w:r w:rsidRPr="001421E2">
        <w:rPr>
          <w:rFonts w:ascii="Arial" w:hAnsi="Arial" w:cs="Arial"/>
          <w:color w:val="000000" w:themeColor="text1"/>
        </w:rPr>
        <w:t>differentiation</w:t>
      </w:r>
      <w:r w:rsidRPr="001421E2">
        <w:rPr>
          <w:rFonts w:ascii="Arial" w:hAnsi="Arial" w:cs="Arial"/>
          <w:color w:val="000000" w:themeColor="text1"/>
          <w:spacing w:val="-7"/>
        </w:rPr>
        <w:t xml:space="preserve"> </w:t>
      </w:r>
      <w:r w:rsidRPr="001421E2">
        <w:rPr>
          <w:rFonts w:ascii="Arial" w:hAnsi="Arial" w:cs="Arial"/>
          <w:color w:val="000000" w:themeColor="text1"/>
        </w:rPr>
        <w:t>of</w:t>
      </w:r>
      <w:r w:rsidRPr="001421E2">
        <w:rPr>
          <w:rFonts w:ascii="Arial" w:hAnsi="Arial" w:cs="Arial"/>
          <w:color w:val="000000" w:themeColor="text1"/>
          <w:spacing w:val="-7"/>
        </w:rPr>
        <w:t xml:space="preserve"> </w:t>
      </w:r>
      <w:r w:rsidRPr="001421E2">
        <w:rPr>
          <w:rFonts w:ascii="Arial" w:hAnsi="Arial" w:cs="Arial"/>
          <w:color w:val="000000" w:themeColor="text1"/>
        </w:rPr>
        <w:t>diseases.</w:t>
      </w:r>
      <w:r w:rsidRPr="001421E2">
        <w:rPr>
          <w:rFonts w:ascii="Arial" w:hAnsi="Arial" w:cs="Arial"/>
          <w:color w:val="000000" w:themeColor="text1"/>
          <w:spacing w:val="-6"/>
        </w:rPr>
        <w:t xml:space="preserve"> </w:t>
      </w:r>
      <w:r w:rsidRPr="00F81C5B">
        <w:rPr>
          <w:rFonts w:ascii="Arial" w:hAnsi="Arial" w:cs="Arial"/>
          <w:iCs/>
          <w:color w:val="000000" w:themeColor="text1"/>
          <w:lang w:val="de-CH"/>
        </w:rPr>
        <w:t>Precis</w:t>
      </w:r>
      <w:r w:rsidR="003B3710" w:rsidRPr="00F81C5B">
        <w:rPr>
          <w:rFonts w:ascii="Arial" w:hAnsi="Arial" w:cs="Arial"/>
          <w:iCs/>
          <w:color w:val="000000" w:themeColor="text1"/>
          <w:lang w:val="de-CH"/>
        </w:rPr>
        <w:t>.</w:t>
      </w:r>
      <w:r w:rsidRPr="00F81C5B">
        <w:rPr>
          <w:rFonts w:ascii="Arial" w:hAnsi="Arial" w:cs="Arial"/>
          <w:iCs/>
          <w:color w:val="000000" w:themeColor="text1"/>
          <w:spacing w:val="-5"/>
          <w:lang w:val="de-CH"/>
        </w:rPr>
        <w:t xml:space="preserve"> </w:t>
      </w:r>
      <w:r w:rsidR="003B3710" w:rsidRPr="00F81C5B">
        <w:rPr>
          <w:rFonts w:ascii="Arial" w:hAnsi="Arial" w:cs="Arial"/>
          <w:iCs/>
          <w:color w:val="000000" w:themeColor="text1"/>
          <w:lang w:val="de-CH"/>
        </w:rPr>
        <w:t>Agric.</w:t>
      </w:r>
      <w:r w:rsidRPr="00F81C5B">
        <w:rPr>
          <w:rFonts w:ascii="Arial" w:hAnsi="Arial" w:cs="Arial"/>
          <w:color w:val="000000" w:themeColor="text1"/>
          <w:lang w:val="de-CH"/>
        </w:rPr>
        <w:t xml:space="preserve"> </w:t>
      </w:r>
      <w:r w:rsidRPr="00F81C5B">
        <w:rPr>
          <w:rFonts w:ascii="Arial" w:hAnsi="Arial" w:cs="Arial"/>
          <w:bCs/>
          <w:color w:val="000000" w:themeColor="text1"/>
          <w:lang w:val="de-CH"/>
        </w:rPr>
        <w:t>11</w:t>
      </w:r>
      <w:r w:rsidR="008360AC" w:rsidRPr="00F81C5B">
        <w:rPr>
          <w:rFonts w:ascii="Arial" w:hAnsi="Arial" w:cs="Arial"/>
          <w:bCs/>
          <w:color w:val="000000" w:themeColor="text1"/>
          <w:lang w:val="de-CH"/>
        </w:rPr>
        <w:t>:</w:t>
      </w:r>
      <w:r w:rsidRPr="00F81C5B">
        <w:rPr>
          <w:rFonts w:ascii="Arial" w:hAnsi="Arial" w:cs="Arial"/>
          <w:color w:val="000000" w:themeColor="text1"/>
          <w:lang w:val="de-CH"/>
        </w:rPr>
        <w:t>413–431.</w:t>
      </w:r>
    </w:p>
    <w:p w14:paraId="71CA87ED" w14:textId="77777777" w:rsidR="00AC04B3" w:rsidRPr="00F81C5B" w:rsidRDefault="00AC04B3" w:rsidP="00F81C5B">
      <w:pPr>
        <w:spacing w:line="480" w:lineRule="auto"/>
        <w:jc w:val="both"/>
        <w:rPr>
          <w:rFonts w:ascii="Arial" w:hAnsi="Arial" w:cs="Arial"/>
          <w:color w:val="000000" w:themeColor="text1"/>
          <w:w w:val="95"/>
          <w:lang w:val="de-CH"/>
        </w:rPr>
      </w:pPr>
      <w:bookmarkStart w:id="496" w:name="_bookmark44"/>
      <w:bookmarkEnd w:id="496"/>
    </w:p>
    <w:p w14:paraId="05B56CF9" w14:textId="39AC3F56" w:rsidR="00AC04B3" w:rsidRPr="001421E2" w:rsidRDefault="00AC04B3" w:rsidP="00F81C5B">
      <w:pPr>
        <w:spacing w:line="480" w:lineRule="auto"/>
        <w:jc w:val="both"/>
        <w:rPr>
          <w:rFonts w:ascii="Arial" w:hAnsi="Arial" w:cs="Arial"/>
          <w:color w:val="000000" w:themeColor="text1"/>
          <w:lang w:val="de-CH"/>
        </w:rPr>
      </w:pPr>
      <w:r w:rsidRPr="00F81C5B">
        <w:rPr>
          <w:rFonts w:ascii="Arial" w:hAnsi="Arial" w:cs="Arial"/>
          <w:color w:val="000000" w:themeColor="text1"/>
          <w:w w:val="95"/>
          <w:lang w:val="de-DE"/>
        </w:rPr>
        <w:t xml:space="preserve">Mahlein, A.-K., Steiner, </w:t>
      </w:r>
      <w:r w:rsidR="008360AC" w:rsidRPr="00F81C5B">
        <w:rPr>
          <w:rFonts w:ascii="Arial" w:hAnsi="Arial" w:cs="Arial"/>
          <w:color w:val="000000" w:themeColor="text1"/>
          <w:w w:val="95"/>
          <w:lang w:val="de-DE"/>
        </w:rPr>
        <w:t xml:space="preserve">U., </w:t>
      </w:r>
      <w:r w:rsidRPr="00F81C5B">
        <w:rPr>
          <w:rFonts w:ascii="Arial" w:hAnsi="Arial" w:cs="Arial"/>
          <w:color w:val="000000" w:themeColor="text1"/>
          <w:w w:val="95"/>
          <w:lang w:val="de-DE"/>
        </w:rPr>
        <w:t xml:space="preserve">Hillnhütter, </w:t>
      </w:r>
      <w:r w:rsidR="008360AC" w:rsidRPr="00F81C5B">
        <w:rPr>
          <w:rFonts w:ascii="Arial" w:hAnsi="Arial" w:cs="Arial"/>
          <w:color w:val="000000" w:themeColor="text1"/>
          <w:w w:val="95"/>
          <w:lang w:val="de-DE"/>
        </w:rPr>
        <w:t xml:space="preserve">C., </w:t>
      </w:r>
      <w:r w:rsidRPr="00F81C5B">
        <w:rPr>
          <w:rFonts w:ascii="Arial" w:hAnsi="Arial" w:cs="Arial"/>
          <w:color w:val="000000" w:themeColor="text1"/>
          <w:w w:val="95"/>
          <w:lang w:val="de-DE"/>
        </w:rPr>
        <w:t xml:space="preserve">Dehne, </w:t>
      </w:r>
      <w:r w:rsidR="008360AC" w:rsidRPr="00F81C5B">
        <w:rPr>
          <w:rFonts w:ascii="Arial" w:hAnsi="Arial" w:cs="Arial"/>
          <w:color w:val="000000" w:themeColor="text1"/>
          <w:w w:val="95"/>
          <w:lang w:val="de-DE"/>
        </w:rPr>
        <w:t xml:space="preserve">H.-W., </w:t>
      </w:r>
      <w:r w:rsidRPr="00F81C5B">
        <w:rPr>
          <w:rFonts w:ascii="Arial" w:hAnsi="Arial" w:cs="Arial"/>
          <w:color w:val="000000" w:themeColor="text1"/>
          <w:w w:val="95"/>
          <w:lang w:val="de-DE"/>
        </w:rPr>
        <w:t xml:space="preserve">and Oerke, </w:t>
      </w:r>
      <w:r w:rsidR="008360AC" w:rsidRPr="00F81C5B">
        <w:rPr>
          <w:rFonts w:ascii="Arial" w:hAnsi="Arial" w:cs="Arial"/>
          <w:color w:val="000000" w:themeColor="text1"/>
          <w:w w:val="95"/>
          <w:lang w:val="de-DE"/>
        </w:rPr>
        <w:t xml:space="preserve">E.-C. </w:t>
      </w:r>
      <w:r w:rsidRPr="00F81C5B">
        <w:rPr>
          <w:rFonts w:ascii="Arial" w:hAnsi="Arial" w:cs="Arial"/>
          <w:color w:val="000000" w:themeColor="text1"/>
          <w:w w:val="95"/>
          <w:lang w:val="de-DE"/>
        </w:rPr>
        <w:t>2012</w:t>
      </w:r>
      <w:r w:rsidR="008360AC" w:rsidRPr="00F81C5B">
        <w:rPr>
          <w:rFonts w:ascii="Arial" w:hAnsi="Arial" w:cs="Arial"/>
          <w:color w:val="000000" w:themeColor="text1"/>
          <w:w w:val="95"/>
          <w:lang w:val="de-DE"/>
        </w:rPr>
        <w:t>.</w:t>
      </w:r>
      <w:r w:rsidR="008360AC" w:rsidRPr="00F81C5B">
        <w:rPr>
          <w:rFonts w:ascii="Arial" w:hAnsi="Arial" w:cs="Arial"/>
          <w:color w:val="000000" w:themeColor="text1"/>
          <w:spacing w:val="40"/>
          <w:lang w:val="de-DE"/>
        </w:rPr>
        <w:t xml:space="preserve"> </w:t>
      </w:r>
      <w:r w:rsidRPr="001421E2">
        <w:rPr>
          <w:rFonts w:ascii="Arial" w:hAnsi="Arial" w:cs="Arial"/>
          <w:color w:val="000000" w:themeColor="text1"/>
          <w:w w:val="95"/>
        </w:rPr>
        <w:t xml:space="preserve">Hyperspectral imaging for small-scale analysis of symptoms caused by different sugar beet diseases. </w:t>
      </w:r>
      <w:r w:rsidRPr="00F81C5B">
        <w:rPr>
          <w:rFonts w:ascii="Arial" w:hAnsi="Arial" w:cs="Arial"/>
          <w:iCs/>
          <w:color w:val="000000" w:themeColor="text1"/>
          <w:lang w:val="de-CH"/>
        </w:rPr>
        <w:t>Plant Methods</w:t>
      </w:r>
      <w:r w:rsidR="008360AC">
        <w:rPr>
          <w:rFonts w:ascii="Arial" w:hAnsi="Arial" w:cs="Arial"/>
          <w:b/>
          <w:color w:val="000000" w:themeColor="text1"/>
          <w:lang w:val="de-CH"/>
        </w:rPr>
        <w:t>.</w:t>
      </w:r>
      <w:r w:rsidRPr="00F81C5B">
        <w:rPr>
          <w:rFonts w:ascii="Arial" w:hAnsi="Arial" w:cs="Arial"/>
          <w:b/>
          <w:color w:val="000000" w:themeColor="text1"/>
          <w:lang w:val="de-CH"/>
        </w:rPr>
        <w:t xml:space="preserve"> </w:t>
      </w:r>
      <w:r w:rsidRPr="00F81C5B">
        <w:rPr>
          <w:rFonts w:ascii="Arial" w:hAnsi="Arial" w:cs="Arial"/>
          <w:bCs/>
          <w:color w:val="000000" w:themeColor="text1"/>
          <w:lang w:val="de-CH"/>
        </w:rPr>
        <w:t>8</w:t>
      </w:r>
      <w:r w:rsidR="008360AC">
        <w:rPr>
          <w:rFonts w:ascii="Arial" w:hAnsi="Arial" w:cs="Arial"/>
          <w:bCs/>
          <w:color w:val="000000" w:themeColor="text1"/>
          <w:lang w:val="de-CH"/>
        </w:rPr>
        <w:t>:1-1</w:t>
      </w:r>
      <w:r w:rsidRPr="001421E2">
        <w:rPr>
          <w:rFonts w:ascii="Arial" w:hAnsi="Arial" w:cs="Arial"/>
          <w:color w:val="000000" w:themeColor="text1"/>
          <w:lang w:val="de-CH"/>
        </w:rPr>
        <w:t>3.</w:t>
      </w:r>
    </w:p>
    <w:p w14:paraId="46F3A3A7" w14:textId="77777777" w:rsidR="00AC04B3" w:rsidRPr="001421E2" w:rsidRDefault="00AC04B3" w:rsidP="00F81C5B">
      <w:pPr>
        <w:spacing w:line="480" w:lineRule="auto"/>
        <w:jc w:val="both"/>
        <w:rPr>
          <w:rFonts w:ascii="Arial" w:hAnsi="Arial" w:cs="Arial"/>
          <w:color w:val="000000" w:themeColor="text1"/>
          <w:lang w:val="de-CH"/>
        </w:rPr>
      </w:pPr>
      <w:bookmarkStart w:id="497" w:name="_bookmark45"/>
      <w:bookmarkEnd w:id="497"/>
    </w:p>
    <w:p w14:paraId="772ADA06" w14:textId="297A6E67" w:rsidR="00AC04B3" w:rsidRPr="001421E2" w:rsidRDefault="00AC04B3" w:rsidP="00F81C5B">
      <w:pPr>
        <w:spacing w:line="480" w:lineRule="auto"/>
        <w:jc w:val="both"/>
        <w:rPr>
          <w:rFonts w:ascii="Arial" w:hAnsi="Arial" w:cs="Arial"/>
          <w:color w:val="000000" w:themeColor="text1"/>
          <w:lang w:val="de-CH"/>
        </w:rPr>
      </w:pPr>
      <w:r w:rsidRPr="001421E2">
        <w:rPr>
          <w:rFonts w:ascii="Arial" w:hAnsi="Arial" w:cs="Arial"/>
          <w:color w:val="000000" w:themeColor="text1"/>
          <w:lang w:val="de-CH"/>
        </w:rPr>
        <w:t xml:space="preserve">Meier, U., Bachmann, </w:t>
      </w:r>
      <w:r w:rsidR="008360AC" w:rsidRPr="001421E2">
        <w:rPr>
          <w:rFonts w:ascii="Arial" w:hAnsi="Arial" w:cs="Arial"/>
          <w:color w:val="000000" w:themeColor="text1"/>
          <w:lang w:val="de-CH"/>
        </w:rPr>
        <w:t>L.</w:t>
      </w:r>
      <w:r w:rsidR="008360AC">
        <w:rPr>
          <w:rFonts w:ascii="Arial" w:hAnsi="Arial" w:cs="Arial"/>
          <w:color w:val="000000" w:themeColor="text1"/>
          <w:lang w:val="de-CH"/>
        </w:rPr>
        <w:t>,</w:t>
      </w:r>
      <w:r w:rsidR="008360AC" w:rsidRPr="001421E2">
        <w:rPr>
          <w:rFonts w:ascii="Arial" w:hAnsi="Arial" w:cs="Arial"/>
          <w:color w:val="000000" w:themeColor="text1"/>
          <w:lang w:val="de-CH"/>
        </w:rPr>
        <w:t xml:space="preserve"> </w:t>
      </w:r>
      <w:r w:rsidRPr="001421E2">
        <w:rPr>
          <w:rFonts w:ascii="Arial" w:hAnsi="Arial" w:cs="Arial"/>
          <w:color w:val="000000" w:themeColor="text1"/>
          <w:lang w:val="de-CH"/>
        </w:rPr>
        <w:t xml:space="preserve">Buhtz, </w:t>
      </w:r>
      <w:r w:rsidR="008360AC" w:rsidRPr="001421E2">
        <w:rPr>
          <w:rFonts w:ascii="Arial" w:hAnsi="Arial" w:cs="Arial"/>
          <w:color w:val="000000" w:themeColor="text1"/>
          <w:lang w:val="de-CH"/>
        </w:rPr>
        <w:t>E.</w:t>
      </w:r>
      <w:r w:rsidR="008360AC">
        <w:rPr>
          <w:rFonts w:ascii="Arial" w:hAnsi="Arial" w:cs="Arial"/>
          <w:color w:val="000000" w:themeColor="text1"/>
          <w:lang w:val="de-CH"/>
        </w:rPr>
        <w:t>,</w:t>
      </w:r>
      <w:r w:rsidR="008360AC" w:rsidRPr="001421E2">
        <w:rPr>
          <w:rFonts w:ascii="Arial" w:hAnsi="Arial" w:cs="Arial"/>
          <w:color w:val="000000" w:themeColor="text1"/>
          <w:lang w:val="de-CH"/>
        </w:rPr>
        <w:t xml:space="preserve"> </w:t>
      </w:r>
      <w:r w:rsidRPr="001421E2">
        <w:rPr>
          <w:rFonts w:ascii="Arial" w:hAnsi="Arial" w:cs="Arial"/>
          <w:color w:val="000000" w:themeColor="text1"/>
          <w:lang w:val="de-CH"/>
        </w:rPr>
        <w:t xml:space="preserve">Hack, </w:t>
      </w:r>
      <w:r w:rsidR="008360AC" w:rsidRPr="001421E2">
        <w:rPr>
          <w:rFonts w:ascii="Arial" w:hAnsi="Arial" w:cs="Arial"/>
          <w:color w:val="000000" w:themeColor="text1"/>
          <w:lang w:val="de-CH"/>
        </w:rPr>
        <w:t>H.</w:t>
      </w:r>
      <w:r w:rsidR="008360AC">
        <w:rPr>
          <w:rFonts w:ascii="Arial" w:hAnsi="Arial" w:cs="Arial"/>
          <w:color w:val="000000" w:themeColor="text1"/>
          <w:lang w:val="de-CH"/>
        </w:rPr>
        <w:t>,</w:t>
      </w:r>
      <w:r w:rsidR="008360AC" w:rsidRPr="001421E2">
        <w:rPr>
          <w:rFonts w:ascii="Arial" w:hAnsi="Arial" w:cs="Arial"/>
          <w:color w:val="000000" w:themeColor="text1"/>
          <w:lang w:val="de-CH"/>
        </w:rPr>
        <w:t xml:space="preserve"> </w:t>
      </w:r>
      <w:r w:rsidRPr="001421E2">
        <w:rPr>
          <w:rFonts w:ascii="Arial" w:hAnsi="Arial" w:cs="Arial"/>
          <w:color w:val="000000" w:themeColor="text1"/>
          <w:lang w:val="de-CH"/>
        </w:rPr>
        <w:t xml:space="preserve">and Klose, </w:t>
      </w:r>
      <w:r w:rsidR="008360AC" w:rsidRPr="001421E2">
        <w:rPr>
          <w:rFonts w:ascii="Arial" w:hAnsi="Arial" w:cs="Arial"/>
          <w:color w:val="000000" w:themeColor="text1"/>
          <w:lang w:val="de-CH"/>
        </w:rPr>
        <w:t xml:space="preserve">R. </w:t>
      </w:r>
      <w:r w:rsidRPr="001421E2">
        <w:rPr>
          <w:rFonts w:ascii="Arial" w:hAnsi="Arial" w:cs="Arial"/>
          <w:color w:val="000000" w:themeColor="text1"/>
          <w:lang w:val="de-CH"/>
        </w:rPr>
        <w:t>1993</w:t>
      </w:r>
      <w:r w:rsidR="008360AC">
        <w:rPr>
          <w:rFonts w:ascii="Arial" w:hAnsi="Arial" w:cs="Arial"/>
          <w:color w:val="000000" w:themeColor="text1"/>
          <w:lang w:val="de-CH"/>
        </w:rPr>
        <w:t>.</w:t>
      </w:r>
      <w:r w:rsidR="008360AC" w:rsidRPr="001421E2">
        <w:rPr>
          <w:rFonts w:ascii="Arial" w:hAnsi="Arial" w:cs="Arial"/>
          <w:color w:val="000000" w:themeColor="text1"/>
          <w:spacing w:val="40"/>
          <w:lang w:val="de-CH"/>
        </w:rPr>
        <w:t xml:space="preserve"> </w:t>
      </w:r>
      <w:r w:rsidRPr="001421E2">
        <w:rPr>
          <w:rFonts w:ascii="Arial" w:hAnsi="Arial" w:cs="Arial"/>
          <w:color w:val="000000" w:themeColor="text1"/>
          <w:lang w:val="de-CH"/>
        </w:rPr>
        <w:t xml:space="preserve">Phänologische En- </w:t>
      </w:r>
      <w:r w:rsidRPr="001421E2">
        <w:rPr>
          <w:rFonts w:ascii="Arial" w:hAnsi="Arial" w:cs="Arial"/>
          <w:color w:val="000000" w:themeColor="text1"/>
          <w:lang w:val="de-CH"/>
        </w:rPr>
        <w:lastRenderedPageBreak/>
        <w:t>twicklungsstadien der Beta-Rüben (</w:t>
      </w:r>
      <w:r w:rsidRPr="001421E2">
        <w:rPr>
          <w:rFonts w:ascii="Arial" w:hAnsi="Arial" w:cs="Arial"/>
          <w:i/>
          <w:color w:val="000000" w:themeColor="text1"/>
          <w:lang w:val="de-CH"/>
        </w:rPr>
        <w:t xml:space="preserve">Beta vulgaris </w:t>
      </w:r>
      <w:r w:rsidRPr="001421E2">
        <w:rPr>
          <w:rFonts w:ascii="Arial" w:hAnsi="Arial" w:cs="Arial"/>
          <w:color w:val="000000" w:themeColor="text1"/>
          <w:lang w:val="de-CH"/>
        </w:rPr>
        <w:t xml:space="preserve">l. ssp.). </w:t>
      </w:r>
      <w:r w:rsidRPr="001421E2">
        <w:rPr>
          <w:rFonts w:ascii="Arial" w:hAnsi="Arial" w:cs="Arial"/>
          <w:i/>
          <w:color w:val="000000" w:themeColor="text1"/>
          <w:lang w:val="de-CH"/>
        </w:rPr>
        <w:t>Nachrichtenblatt des Deutschen Pflanzenschutzdienstes</w:t>
      </w:r>
      <w:r w:rsidRPr="001421E2">
        <w:rPr>
          <w:rFonts w:ascii="Arial" w:hAnsi="Arial" w:cs="Arial"/>
          <w:i/>
          <w:color w:val="000000" w:themeColor="text1"/>
          <w:spacing w:val="40"/>
          <w:lang w:val="de-CH"/>
        </w:rPr>
        <w:t xml:space="preserve"> </w:t>
      </w:r>
      <w:r w:rsidRPr="001421E2">
        <w:rPr>
          <w:rFonts w:ascii="Arial" w:hAnsi="Arial" w:cs="Arial"/>
          <w:i/>
          <w:color w:val="000000" w:themeColor="text1"/>
          <w:lang w:val="de-CH"/>
        </w:rPr>
        <w:t>(Braunschweig)</w:t>
      </w:r>
      <w:r w:rsidR="008360AC">
        <w:rPr>
          <w:rFonts w:ascii="Arial" w:hAnsi="Arial" w:cs="Arial"/>
          <w:color w:val="000000" w:themeColor="text1"/>
          <w:lang w:val="de-CH"/>
        </w:rPr>
        <w:t>.</w:t>
      </w:r>
      <w:r w:rsidRPr="001421E2">
        <w:rPr>
          <w:rFonts w:ascii="Arial" w:hAnsi="Arial" w:cs="Arial"/>
          <w:color w:val="000000" w:themeColor="text1"/>
          <w:spacing w:val="40"/>
          <w:lang w:val="de-CH"/>
        </w:rPr>
        <w:t xml:space="preserve"> </w:t>
      </w:r>
      <w:r w:rsidRPr="00F81C5B">
        <w:rPr>
          <w:rFonts w:ascii="Arial" w:hAnsi="Arial" w:cs="Arial"/>
          <w:bCs/>
          <w:color w:val="000000" w:themeColor="text1"/>
          <w:lang w:val="de-CH"/>
        </w:rPr>
        <w:t>45</w:t>
      </w:r>
      <w:r w:rsidR="008360AC">
        <w:rPr>
          <w:rFonts w:ascii="Arial" w:hAnsi="Arial" w:cs="Arial"/>
          <w:bCs/>
          <w:color w:val="000000" w:themeColor="text1"/>
          <w:lang w:val="de-CH"/>
        </w:rPr>
        <w:t>:</w:t>
      </w:r>
      <w:r w:rsidRPr="001421E2">
        <w:rPr>
          <w:rFonts w:ascii="Arial" w:hAnsi="Arial" w:cs="Arial"/>
          <w:color w:val="000000" w:themeColor="text1"/>
          <w:lang w:val="de-CH"/>
        </w:rPr>
        <w:t>37–41</w:t>
      </w:r>
    </w:p>
    <w:p w14:paraId="738929A8" w14:textId="06F63599" w:rsidR="00AC04B3" w:rsidRPr="001421E2" w:rsidDel="00D3318A" w:rsidRDefault="00AC04B3" w:rsidP="00F81C5B">
      <w:pPr>
        <w:spacing w:line="480" w:lineRule="auto"/>
        <w:jc w:val="both"/>
        <w:rPr>
          <w:del w:id="498" w:author="Bock, Clive" w:date="2022-06-20T13:57:00Z"/>
          <w:rFonts w:ascii="Arial" w:hAnsi="Arial" w:cs="Arial"/>
          <w:color w:val="000000" w:themeColor="text1"/>
          <w:lang w:val="de-CH"/>
        </w:rPr>
      </w:pPr>
    </w:p>
    <w:p w14:paraId="146D688C" w14:textId="77777777" w:rsidR="00AC04B3" w:rsidRPr="00F81C5B" w:rsidRDefault="00AC04B3" w:rsidP="00F81C5B">
      <w:pPr>
        <w:spacing w:line="480" w:lineRule="auto"/>
        <w:jc w:val="both"/>
        <w:rPr>
          <w:rFonts w:ascii="Arial" w:hAnsi="Arial" w:cs="Arial"/>
          <w:color w:val="000000" w:themeColor="text1"/>
          <w:lang w:val="de-DE"/>
        </w:rPr>
      </w:pPr>
      <w:bookmarkStart w:id="499" w:name="_bookmark47"/>
      <w:bookmarkEnd w:id="499"/>
    </w:p>
    <w:p w14:paraId="30698931" w14:textId="47A458CE" w:rsidR="00AC04B3" w:rsidRPr="00CF041F" w:rsidRDefault="00AC04B3" w:rsidP="00F81C5B">
      <w:pPr>
        <w:spacing w:line="480" w:lineRule="auto"/>
        <w:jc w:val="both"/>
        <w:rPr>
          <w:rFonts w:ascii="Arial" w:hAnsi="Arial" w:cs="Arial"/>
          <w:color w:val="000000" w:themeColor="text1"/>
          <w:lang w:val="it-CH"/>
        </w:rPr>
      </w:pPr>
      <w:r w:rsidRPr="00F81C5B">
        <w:rPr>
          <w:rFonts w:ascii="Arial" w:hAnsi="Arial" w:cs="Arial"/>
          <w:color w:val="000000" w:themeColor="text1"/>
          <w:lang w:val="de-DE"/>
        </w:rPr>
        <w:t xml:space="preserve">Mihai, C. M., Mărghitaş, </w:t>
      </w:r>
      <w:r w:rsidR="009221B4" w:rsidRPr="00F81C5B">
        <w:rPr>
          <w:rFonts w:ascii="Arial" w:hAnsi="Arial" w:cs="Arial"/>
          <w:color w:val="000000" w:themeColor="text1"/>
          <w:lang w:val="de-DE"/>
        </w:rPr>
        <w:t xml:space="preserve">L. A., </w:t>
      </w:r>
      <w:r w:rsidRPr="00F81C5B">
        <w:rPr>
          <w:rFonts w:ascii="Arial" w:hAnsi="Arial" w:cs="Arial"/>
          <w:color w:val="000000" w:themeColor="text1"/>
          <w:lang w:val="de-DE"/>
        </w:rPr>
        <w:t xml:space="preserve">Bobiş, </w:t>
      </w:r>
      <w:r w:rsidR="009221B4" w:rsidRPr="00F81C5B">
        <w:rPr>
          <w:rFonts w:ascii="Arial" w:hAnsi="Arial" w:cs="Arial"/>
          <w:color w:val="000000" w:themeColor="text1"/>
          <w:lang w:val="de-DE"/>
        </w:rPr>
        <w:t xml:space="preserve">O., </w:t>
      </w:r>
      <w:r w:rsidRPr="00F81C5B">
        <w:rPr>
          <w:rFonts w:ascii="Arial" w:hAnsi="Arial" w:cs="Arial"/>
          <w:color w:val="000000" w:themeColor="text1"/>
          <w:lang w:val="de-DE"/>
        </w:rPr>
        <w:t xml:space="preserve">Dezmirean, </w:t>
      </w:r>
      <w:r w:rsidR="009221B4" w:rsidRPr="00F81C5B">
        <w:rPr>
          <w:rFonts w:ascii="Arial" w:hAnsi="Arial" w:cs="Arial"/>
          <w:color w:val="000000" w:themeColor="text1"/>
          <w:lang w:val="de-DE"/>
        </w:rPr>
        <w:t xml:space="preserve">D., </w:t>
      </w:r>
      <w:r w:rsidRPr="00F81C5B">
        <w:rPr>
          <w:rFonts w:ascii="Arial" w:hAnsi="Arial" w:cs="Arial"/>
          <w:color w:val="000000" w:themeColor="text1"/>
          <w:lang w:val="de-DE"/>
        </w:rPr>
        <w:t xml:space="preserve">and Tămaş, </w:t>
      </w:r>
      <w:r w:rsidR="009221B4" w:rsidRPr="00F81C5B">
        <w:rPr>
          <w:rFonts w:ascii="Arial" w:hAnsi="Arial" w:cs="Arial"/>
          <w:color w:val="000000" w:themeColor="text1"/>
          <w:lang w:val="de-DE"/>
        </w:rPr>
        <w:t xml:space="preserve">M. </w:t>
      </w:r>
      <w:r w:rsidRPr="00F81C5B">
        <w:rPr>
          <w:rFonts w:ascii="Arial" w:hAnsi="Arial" w:cs="Arial"/>
          <w:color w:val="000000" w:themeColor="text1"/>
          <w:lang w:val="de-DE"/>
        </w:rPr>
        <w:t>2010</w:t>
      </w:r>
      <w:r w:rsidR="009221B4" w:rsidRPr="00F81C5B">
        <w:rPr>
          <w:rFonts w:ascii="Arial" w:hAnsi="Arial" w:cs="Arial"/>
          <w:color w:val="000000" w:themeColor="text1"/>
          <w:lang w:val="de-DE"/>
        </w:rPr>
        <w:t>.</w:t>
      </w:r>
      <w:r w:rsidR="009221B4" w:rsidRPr="00F81C5B">
        <w:rPr>
          <w:rFonts w:ascii="Arial" w:hAnsi="Arial" w:cs="Arial"/>
          <w:color w:val="000000" w:themeColor="text1"/>
          <w:spacing w:val="31"/>
          <w:lang w:val="de-DE"/>
        </w:rPr>
        <w:t xml:space="preserve"> </w:t>
      </w:r>
      <w:r w:rsidRPr="001421E2">
        <w:rPr>
          <w:rFonts w:ascii="Arial" w:hAnsi="Arial" w:cs="Arial"/>
          <w:color w:val="000000" w:themeColor="text1"/>
        </w:rPr>
        <w:t>Estimation of</w:t>
      </w:r>
      <w:r w:rsidRPr="001421E2">
        <w:rPr>
          <w:rFonts w:ascii="Arial" w:hAnsi="Arial" w:cs="Arial"/>
          <w:color w:val="000000" w:themeColor="text1"/>
          <w:spacing w:val="-10"/>
        </w:rPr>
        <w:t xml:space="preserve"> </w:t>
      </w:r>
      <w:r w:rsidRPr="001421E2">
        <w:rPr>
          <w:rFonts w:ascii="Arial" w:hAnsi="Arial" w:cs="Arial"/>
          <w:color w:val="000000" w:themeColor="text1"/>
        </w:rPr>
        <w:t>flavonoid</w:t>
      </w:r>
      <w:r w:rsidRPr="001421E2">
        <w:rPr>
          <w:rFonts w:ascii="Arial" w:hAnsi="Arial" w:cs="Arial"/>
          <w:color w:val="000000" w:themeColor="text1"/>
          <w:spacing w:val="-10"/>
        </w:rPr>
        <w:t xml:space="preserve"> </w:t>
      </w:r>
      <w:r w:rsidRPr="001421E2">
        <w:rPr>
          <w:rFonts w:ascii="Arial" w:hAnsi="Arial" w:cs="Arial"/>
          <w:color w:val="000000" w:themeColor="text1"/>
        </w:rPr>
        <w:t>content</w:t>
      </w:r>
      <w:r w:rsidRPr="001421E2">
        <w:rPr>
          <w:rFonts w:ascii="Arial" w:hAnsi="Arial" w:cs="Arial"/>
          <w:color w:val="000000" w:themeColor="text1"/>
          <w:spacing w:val="-10"/>
        </w:rPr>
        <w:t xml:space="preserve"> </w:t>
      </w:r>
      <w:r w:rsidRPr="001421E2">
        <w:rPr>
          <w:rFonts w:ascii="Arial" w:hAnsi="Arial" w:cs="Arial"/>
          <w:color w:val="000000" w:themeColor="text1"/>
        </w:rPr>
        <w:t>in</w:t>
      </w:r>
      <w:r w:rsidRPr="001421E2">
        <w:rPr>
          <w:rFonts w:ascii="Arial" w:hAnsi="Arial" w:cs="Arial"/>
          <w:color w:val="000000" w:themeColor="text1"/>
          <w:spacing w:val="-10"/>
        </w:rPr>
        <w:t xml:space="preserve"> </w:t>
      </w:r>
      <w:r w:rsidRPr="001421E2">
        <w:rPr>
          <w:rFonts w:ascii="Arial" w:hAnsi="Arial" w:cs="Arial"/>
          <w:color w:val="000000" w:themeColor="text1"/>
        </w:rPr>
        <w:t>propolis</w:t>
      </w:r>
      <w:r w:rsidRPr="001421E2">
        <w:rPr>
          <w:rFonts w:ascii="Arial" w:hAnsi="Arial" w:cs="Arial"/>
          <w:color w:val="000000" w:themeColor="text1"/>
          <w:spacing w:val="-10"/>
        </w:rPr>
        <w:t xml:space="preserve"> </w:t>
      </w:r>
      <w:r w:rsidRPr="001421E2">
        <w:rPr>
          <w:rFonts w:ascii="Arial" w:hAnsi="Arial" w:cs="Arial"/>
          <w:color w:val="000000" w:themeColor="text1"/>
        </w:rPr>
        <w:t>by</w:t>
      </w:r>
      <w:r w:rsidRPr="001421E2">
        <w:rPr>
          <w:rFonts w:ascii="Arial" w:hAnsi="Arial" w:cs="Arial"/>
          <w:color w:val="000000" w:themeColor="text1"/>
          <w:spacing w:val="-10"/>
        </w:rPr>
        <w:t xml:space="preserve"> </w:t>
      </w:r>
      <w:r w:rsidRPr="001421E2">
        <w:rPr>
          <w:rFonts w:ascii="Arial" w:hAnsi="Arial" w:cs="Arial"/>
          <w:color w:val="000000" w:themeColor="text1"/>
        </w:rPr>
        <w:t>two</w:t>
      </w:r>
      <w:r w:rsidRPr="001421E2">
        <w:rPr>
          <w:rFonts w:ascii="Arial" w:hAnsi="Arial" w:cs="Arial"/>
          <w:color w:val="000000" w:themeColor="text1"/>
          <w:spacing w:val="-10"/>
        </w:rPr>
        <w:t xml:space="preserve"> </w:t>
      </w:r>
      <w:r w:rsidRPr="001421E2">
        <w:rPr>
          <w:rFonts w:ascii="Arial" w:hAnsi="Arial" w:cs="Arial"/>
          <w:color w:val="000000" w:themeColor="text1"/>
        </w:rPr>
        <w:t>different</w:t>
      </w:r>
      <w:r w:rsidRPr="001421E2">
        <w:rPr>
          <w:rFonts w:ascii="Arial" w:hAnsi="Arial" w:cs="Arial"/>
          <w:color w:val="000000" w:themeColor="text1"/>
          <w:spacing w:val="-10"/>
        </w:rPr>
        <w:t xml:space="preserve"> </w:t>
      </w:r>
      <w:r w:rsidRPr="001421E2">
        <w:rPr>
          <w:rFonts w:ascii="Arial" w:hAnsi="Arial" w:cs="Arial"/>
          <w:color w:val="000000" w:themeColor="text1"/>
        </w:rPr>
        <w:t>colorimetric</w:t>
      </w:r>
      <w:r w:rsidRPr="001421E2">
        <w:rPr>
          <w:rFonts w:ascii="Arial" w:hAnsi="Arial" w:cs="Arial"/>
          <w:color w:val="000000" w:themeColor="text1"/>
          <w:spacing w:val="-10"/>
        </w:rPr>
        <w:t xml:space="preserve"> </w:t>
      </w:r>
      <w:r w:rsidRPr="001421E2">
        <w:rPr>
          <w:rFonts w:ascii="Arial" w:hAnsi="Arial" w:cs="Arial"/>
          <w:color w:val="000000" w:themeColor="text1"/>
        </w:rPr>
        <w:t>methods.</w:t>
      </w:r>
      <w:r w:rsidRPr="001421E2">
        <w:rPr>
          <w:rFonts w:ascii="Arial" w:hAnsi="Arial" w:cs="Arial"/>
          <w:color w:val="000000" w:themeColor="text1"/>
          <w:spacing w:val="-10"/>
        </w:rPr>
        <w:t xml:space="preserve"> </w:t>
      </w:r>
      <w:r w:rsidR="008360AC" w:rsidRPr="00CF041F">
        <w:rPr>
          <w:rFonts w:ascii="Arial" w:hAnsi="Arial" w:cs="Arial"/>
          <w:iCs/>
          <w:color w:val="000000" w:themeColor="text1"/>
          <w:lang w:val="it-CH"/>
        </w:rPr>
        <w:t xml:space="preserve">J. </w:t>
      </w:r>
      <w:r w:rsidR="008360AC" w:rsidRPr="00CF041F">
        <w:rPr>
          <w:rFonts w:ascii="Arial" w:hAnsi="Arial" w:cs="Arial"/>
          <w:iCs/>
          <w:color w:val="000000" w:themeColor="text1"/>
          <w:spacing w:val="-8"/>
          <w:lang w:val="it-CH"/>
        </w:rPr>
        <w:t xml:space="preserve"> </w:t>
      </w:r>
      <w:r w:rsidR="008360AC" w:rsidRPr="00CF041F">
        <w:rPr>
          <w:rFonts w:ascii="Arial" w:hAnsi="Arial" w:cs="Arial"/>
          <w:iCs/>
          <w:color w:val="000000" w:themeColor="text1"/>
          <w:lang w:val="it-CH"/>
        </w:rPr>
        <w:t>Anim.</w:t>
      </w:r>
      <w:r w:rsidR="008360AC" w:rsidRPr="00CF041F">
        <w:rPr>
          <w:rFonts w:ascii="Arial" w:hAnsi="Arial" w:cs="Arial"/>
          <w:iCs/>
          <w:color w:val="000000" w:themeColor="text1"/>
          <w:spacing w:val="40"/>
          <w:lang w:val="it-CH"/>
        </w:rPr>
        <w:t xml:space="preserve"> </w:t>
      </w:r>
      <w:r w:rsidR="008360AC" w:rsidRPr="00CF041F">
        <w:rPr>
          <w:rFonts w:ascii="Arial" w:hAnsi="Arial" w:cs="Arial"/>
          <w:iCs/>
          <w:color w:val="000000" w:themeColor="text1"/>
          <w:lang w:val="it-CH"/>
        </w:rPr>
        <w:t>Sci.</w:t>
      </w:r>
      <w:r w:rsidR="008360AC" w:rsidRPr="00CF041F">
        <w:rPr>
          <w:rFonts w:ascii="Arial" w:hAnsi="Arial" w:cs="Arial"/>
          <w:iCs/>
          <w:color w:val="000000" w:themeColor="text1"/>
          <w:spacing w:val="40"/>
          <w:lang w:val="it-CH"/>
        </w:rPr>
        <w:t xml:space="preserve"> </w:t>
      </w:r>
      <w:r w:rsidRPr="00CF041F">
        <w:rPr>
          <w:rFonts w:ascii="Arial" w:hAnsi="Arial" w:cs="Arial"/>
          <w:iCs/>
          <w:color w:val="000000" w:themeColor="text1"/>
          <w:lang w:val="it-CH"/>
        </w:rPr>
        <w:t>Biotechnol</w:t>
      </w:r>
      <w:r w:rsidR="008360AC" w:rsidRPr="00CF041F">
        <w:rPr>
          <w:rFonts w:ascii="Arial" w:hAnsi="Arial" w:cs="Arial"/>
          <w:iCs/>
          <w:color w:val="000000" w:themeColor="text1"/>
          <w:lang w:val="it-CH"/>
        </w:rPr>
        <w:t xml:space="preserve">. </w:t>
      </w:r>
      <w:r w:rsidRPr="00CF041F">
        <w:rPr>
          <w:rFonts w:ascii="Arial" w:hAnsi="Arial" w:cs="Arial"/>
          <w:bCs/>
          <w:color w:val="000000" w:themeColor="text1"/>
          <w:lang w:val="it-CH"/>
        </w:rPr>
        <w:t>43</w:t>
      </w:r>
      <w:r w:rsidR="008360AC" w:rsidRPr="00CF041F">
        <w:rPr>
          <w:rFonts w:ascii="Arial" w:hAnsi="Arial" w:cs="Arial"/>
          <w:bCs/>
          <w:color w:val="000000" w:themeColor="text1"/>
          <w:lang w:val="it-CH"/>
        </w:rPr>
        <w:t>:</w:t>
      </w:r>
      <w:r w:rsidRPr="00CF041F">
        <w:rPr>
          <w:rFonts w:ascii="Arial" w:hAnsi="Arial" w:cs="Arial"/>
          <w:color w:val="000000" w:themeColor="text1"/>
          <w:lang w:val="it-CH"/>
        </w:rPr>
        <w:t>407–410.</w:t>
      </w:r>
    </w:p>
    <w:p w14:paraId="5D0F5BF7" w14:textId="5DB2B613" w:rsidR="00AC04B3" w:rsidRPr="00CF041F" w:rsidDel="00D3318A" w:rsidRDefault="00AC04B3" w:rsidP="00F81C5B">
      <w:pPr>
        <w:spacing w:line="480" w:lineRule="auto"/>
        <w:jc w:val="both"/>
        <w:rPr>
          <w:del w:id="500" w:author="Bock, Clive" w:date="2022-06-20T13:57:00Z"/>
          <w:rFonts w:ascii="Arial" w:hAnsi="Arial" w:cs="Arial"/>
          <w:color w:val="000000" w:themeColor="text1"/>
          <w:lang w:val="it-CH"/>
        </w:rPr>
      </w:pPr>
      <w:bookmarkStart w:id="501" w:name="_bookmark48"/>
      <w:bookmarkEnd w:id="501"/>
    </w:p>
    <w:p w14:paraId="3236CD16" w14:textId="77777777" w:rsidR="00AC04B3" w:rsidRPr="00CF041F" w:rsidRDefault="00AC04B3" w:rsidP="00F81C5B">
      <w:pPr>
        <w:spacing w:line="480" w:lineRule="auto"/>
        <w:jc w:val="both"/>
        <w:rPr>
          <w:rFonts w:ascii="Arial" w:hAnsi="Arial" w:cs="Arial"/>
          <w:color w:val="000000" w:themeColor="text1"/>
          <w:lang w:val="it-CH"/>
        </w:rPr>
      </w:pPr>
      <w:bookmarkStart w:id="502" w:name="_bookmark49"/>
      <w:bookmarkEnd w:id="502"/>
    </w:p>
    <w:p w14:paraId="1102AE73" w14:textId="0D512724" w:rsidR="00AC04B3" w:rsidRPr="001421E2" w:rsidRDefault="00AC04B3" w:rsidP="00F81C5B">
      <w:pPr>
        <w:spacing w:line="480" w:lineRule="auto"/>
        <w:jc w:val="both"/>
        <w:rPr>
          <w:rFonts w:ascii="Arial" w:hAnsi="Arial" w:cs="Arial"/>
          <w:color w:val="000000" w:themeColor="text1"/>
        </w:rPr>
      </w:pPr>
      <w:r w:rsidRPr="00CF041F">
        <w:rPr>
          <w:rFonts w:ascii="Arial" w:hAnsi="Arial" w:cs="Arial"/>
          <w:color w:val="000000" w:themeColor="text1"/>
          <w:lang w:val="it-CH"/>
        </w:rPr>
        <w:t>Monici,</w:t>
      </w:r>
      <w:r w:rsidRPr="00CF041F">
        <w:rPr>
          <w:rFonts w:ascii="Arial" w:hAnsi="Arial" w:cs="Arial"/>
          <w:color w:val="000000" w:themeColor="text1"/>
          <w:spacing w:val="-12"/>
          <w:lang w:val="it-CH"/>
        </w:rPr>
        <w:t xml:space="preserve"> </w:t>
      </w:r>
      <w:r w:rsidRPr="00CF041F">
        <w:rPr>
          <w:rFonts w:ascii="Arial" w:hAnsi="Arial" w:cs="Arial"/>
          <w:color w:val="000000" w:themeColor="text1"/>
          <w:lang w:val="it-CH"/>
        </w:rPr>
        <w:t>M.,</w:t>
      </w:r>
      <w:r w:rsidRPr="00CF041F">
        <w:rPr>
          <w:rFonts w:ascii="Arial" w:hAnsi="Arial" w:cs="Arial"/>
          <w:color w:val="000000" w:themeColor="text1"/>
          <w:spacing w:val="-12"/>
          <w:lang w:val="it-CH"/>
        </w:rPr>
        <w:t xml:space="preserve"> </w:t>
      </w:r>
      <w:r w:rsidRPr="00CF041F">
        <w:rPr>
          <w:rFonts w:ascii="Arial" w:hAnsi="Arial" w:cs="Arial"/>
          <w:color w:val="000000" w:themeColor="text1"/>
          <w:lang w:val="it-CH"/>
        </w:rPr>
        <w:t>Baglioni,</w:t>
      </w:r>
      <w:r w:rsidRPr="00CF041F">
        <w:rPr>
          <w:rFonts w:ascii="Arial" w:hAnsi="Arial" w:cs="Arial"/>
          <w:color w:val="000000" w:themeColor="text1"/>
          <w:spacing w:val="-12"/>
          <w:lang w:val="it-CH"/>
        </w:rPr>
        <w:t xml:space="preserve"> </w:t>
      </w:r>
      <w:r w:rsidR="009221B4" w:rsidRPr="00CF041F">
        <w:rPr>
          <w:rFonts w:ascii="Arial" w:hAnsi="Arial" w:cs="Arial"/>
          <w:color w:val="000000" w:themeColor="text1"/>
          <w:lang w:val="it-CH"/>
        </w:rPr>
        <w:t>P.,</w:t>
      </w:r>
      <w:r w:rsidR="009221B4" w:rsidRPr="00CF041F">
        <w:rPr>
          <w:rFonts w:ascii="Arial" w:hAnsi="Arial" w:cs="Arial"/>
          <w:color w:val="000000" w:themeColor="text1"/>
          <w:spacing w:val="-13"/>
          <w:lang w:val="it-CH"/>
        </w:rPr>
        <w:t xml:space="preserve"> </w:t>
      </w:r>
      <w:r w:rsidRPr="00CF041F">
        <w:rPr>
          <w:rFonts w:ascii="Arial" w:hAnsi="Arial" w:cs="Arial"/>
          <w:color w:val="000000" w:themeColor="text1"/>
          <w:lang w:val="it-CH"/>
        </w:rPr>
        <w:t>Mulinacci,</w:t>
      </w:r>
      <w:r w:rsidRPr="00CF041F">
        <w:rPr>
          <w:rFonts w:ascii="Arial" w:hAnsi="Arial" w:cs="Arial"/>
          <w:color w:val="000000" w:themeColor="text1"/>
          <w:spacing w:val="-12"/>
          <w:lang w:val="it-CH"/>
        </w:rPr>
        <w:t xml:space="preserve"> </w:t>
      </w:r>
      <w:r w:rsidR="009221B4" w:rsidRPr="00CF041F">
        <w:rPr>
          <w:rFonts w:ascii="Arial" w:hAnsi="Arial" w:cs="Arial"/>
          <w:color w:val="000000" w:themeColor="text1"/>
          <w:lang w:val="it-CH"/>
        </w:rPr>
        <w:t>N.,</w:t>
      </w:r>
      <w:r w:rsidR="009221B4" w:rsidRPr="00CF041F">
        <w:rPr>
          <w:rFonts w:ascii="Arial" w:hAnsi="Arial" w:cs="Arial"/>
          <w:color w:val="000000" w:themeColor="text1"/>
          <w:spacing w:val="-13"/>
          <w:lang w:val="it-CH"/>
        </w:rPr>
        <w:t xml:space="preserve"> </w:t>
      </w:r>
      <w:r w:rsidRPr="00CF041F">
        <w:rPr>
          <w:rFonts w:ascii="Arial" w:hAnsi="Arial" w:cs="Arial"/>
          <w:color w:val="000000" w:themeColor="text1"/>
          <w:lang w:val="it-CH"/>
        </w:rPr>
        <w:t>Baldi,</w:t>
      </w:r>
      <w:r w:rsidRPr="00CF041F">
        <w:rPr>
          <w:rFonts w:ascii="Arial" w:hAnsi="Arial" w:cs="Arial"/>
          <w:color w:val="000000" w:themeColor="text1"/>
          <w:spacing w:val="-12"/>
          <w:lang w:val="it-CH"/>
        </w:rPr>
        <w:t xml:space="preserve"> </w:t>
      </w:r>
      <w:r w:rsidR="009221B4" w:rsidRPr="00CF041F">
        <w:rPr>
          <w:rFonts w:ascii="Arial" w:hAnsi="Arial" w:cs="Arial"/>
          <w:color w:val="000000" w:themeColor="text1"/>
          <w:lang w:val="it-CH"/>
        </w:rPr>
        <w:t>A.,</w:t>
      </w:r>
      <w:r w:rsidR="009221B4" w:rsidRPr="00CF041F">
        <w:rPr>
          <w:rFonts w:ascii="Arial" w:hAnsi="Arial" w:cs="Arial"/>
          <w:color w:val="000000" w:themeColor="text1"/>
          <w:spacing w:val="-13"/>
          <w:lang w:val="it-CH"/>
        </w:rPr>
        <w:t xml:space="preserve"> </w:t>
      </w:r>
      <w:r w:rsidRPr="00CF041F">
        <w:rPr>
          <w:rFonts w:ascii="Arial" w:hAnsi="Arial" w:cs="Arial"/>
          <w:color w:val="000000" w:themeColor="text1"/>
          <w:lang w:val="it-CH"/>
        </w:rPr>
        <w:t>and</w:t>
      </w:r>
      <w:r w:rsidRPr="00CF041F">
        <w:rPr>
          <w:rFonts w:ascii="Arial" w:hAnsi="Arial" w:cs="Arial"/>
          <w:color w:val="000000" w:themeColor="text1"/>
          <w:spacing w:val="-13"/>
          <w:lang w:val="it-CH"/>
        </w:rPr>
        <w:t xml:space="preserve"> </w:t>
      </w:r>
      <w:r w:rsidRPr="00CF041F">
        <w:rPr>
          <w:rFonts w:ascii="Arial" w:hAnsi="Arial" w:cs="Arial"/>
          <w:color w:val="000000" w:themeColor="text1"/>
          <w:lang w:val="it-CH"/>
        </w:rPr>
        <w:t>Vincieri,</w:t>
      </w:r>
      <w:r w:rsidRPr="00CF041F">
        <w:rPr>
          <w:rFonts w:ascii="Arial" w:hAnsi="Arial" w:cs="Arial"/>
          <w:color w:val="000000" w:themeColor="text1"/>
          <w:spacing w:val="-12"/>
          <w:lang w:val="it-CH"/>
        </w:rPr>
        <w:t xml:space="preserve"> </w:t>
      </w:r>
      <w:r w:rsidR="009221B4" w:rsidRPr="00CF041F">
        <w:rPr>
          <w:rFonts w:ascii="Arial" w:hAnsi="Arial" w:cs="Arial"/>
          <w:color w:val="000000" w:themeColor="text1"/>
          <w:lang w:val="it-CH"/>
        </w:rPr>
        <w:t>F.</w:t>
      </w:r>
      <w:r w:rsidR="009221B4" w:rsidRPr="00CF041F">
        <w:rPr>
          <w:rFonts w:ascii="Arial" w:hAnsi="Arial" w:cs="Arial"/>
          <w:color w:val="000000" w:themeColor="text1"/>
          <w:spacing w:val="-13"/>
          <w:lang w:val="it-CH"/>
        </w:rPr>
        <w:t xml:space="preserve"> </w:t>
      </w:r>
      <w:r w:rsidRPr="00CF041F">
        <w:rPr>
          <w:rFonts w:ascii="Arial" w:hAnsi="Arial" w:cs="Arial"/>
          <w:color w:val="000000" w:themeColor="text1"/>
          <w:lang w:val="it-CH"/>
        </w:rPr>
        <w:t>1993</w:t>
      </w:r>
      <w:r w:rsidR="009221B4" w:rsidRPr="00CF041F">
        <w:rPr>
          <w:rFonts w:ascii="Arial" w:hAnsi="Arial" w:cs="Arial"/>
          <w:color w:val="000000" w:themeColor="text1"/>
          <w:lang w:val="it-CH"/>
        </w:rPr>
        <w:t>.</w:t>
      </w:r>
      <w:r w:rsidR="009221B4" w:rsidRPr="00CF041F">
        <w:rPr>
          <w:rFonts w:ascii="Arial" w:hAnsi="Arial" w:cs="Arial"/>
          <w:color w:val="000000" w:themeColor="text1"/>
          <w:spacing w:val="5"/>
          <w:lang w:val="it-CH"/>
        </w:rPr>
        <w:t xml:space="preserve"> </w:t>
      </w:r>
      <w:r w:rsidRPr="001421E2">
        <w:rPr>
          <w:rFonts w:ascii="Arial" w:hAnsi="Arial" w:cs="Arial"/>
          <w:color w:val="000000" w:themeColor="text1"/>
        </w:rPr>
        <w:t>A</w:t>
      </w:r>
      <w:r w:rsidRPr="001421E2">
        <w:rPr>
          <w:rFonts w:ascii="Arial" w:hAnsi="Arial" w:cs="Arial"/>
          <w:color w:val="000000" w:themeColor="text1"/>
          <w:spacing w:val="-13"/>
        </w:rPr>
        <w:t xml:space="preserve"> </w:t>
      </w:r>
      <w:r w:rsidRPr="001421E2">
        <w:rPr>
          <w:rFonts w:ascii="Arial" w:hAnsi="Arial" w:cs="Arial"/>
          <w:color w:val="000000" w:themeColor="text1"/>
        </w:rPr>
        <w:t>research</w:t>
      </w:r>
      <w:r w:rsidRPr="001421E2">
        <w:rPr>
          <w:rFonts w:ascii="Arial" w:hAnsi="Arial" w:cs="Arial"/>
          <w:color w:val="000000" w:themeColor="text1"/>
          <w:spacing w:val="-13"/>
        </w:rPr>
        <w:t xml:space="preserve"> </w:t>
      </w:r>
      <w:r w:rsidRPr="001421E2">
        <w:rPr>
          <w:rFonts w:ascii="Arial" w:hAnsi="Arial" w:cs="Arial"/>
          <w:color w:val="000000" w:themeColor="text1"/>
        </w:rPr>
        <w:t>model</w:t>
      </w:r>
      <w:r w:rsidRPr="001421E2">
        <w:rPr>
          <w:rFonts w:ascii="Arial" w:hAnsi="Arial" w:cs="Arial"/>
          <w:color w:val="000000" w:themeColor="text1"/>
          <w:spacing w:val="-13"/>
        </w:rPr>
        <w:t xml:space="preserve"> </w:t>
      </w:r>
      <w:r w:rsidRPr="001421E2">
        <w:rPr>
          <w:rFonts w:ascii="Arial" w:hAnsi="Arial" w:cs="Arial"/>
          <w:color w:val="000000" w:themeColor="text1"/>
        </w:rPr>
        <w:t xml:space="preserve">on </w:t>
      </w:r>
      <w:r w:rsidRPr="001421E2">
        <w:rPr>
          <w:rFonts w:ascii="Arial" w:hAnsi="Arial" w:cs="Arial"/>
          <w:color w:val="000000" w:themeColor="text1"/>
          <w:w w:val="95"/>
        </w:rPr>
        <w:t>flavonoids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as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photoprotectors:</w:t>
      </w:r>
      <w:r w:rsidRPr="001421E2">
        <w:rPr>
          <w:rFonts w:ascii="Arial" w:hAnsi="Arial" w:cs="Arial"/>
          <w:color w:val="000000" w:themeColor="text1"/>
          <w:spacing w:val="3"/>
        </w:rPr>
        <w:t xml:space="preserve"> </w:t>
      </w:r>
      <w:r w:rsidRPr="001421E2">
        <w:rPr>
          <w:rFonts w:ascii="Arial" w:hAnsi="Arial" w:cs="Arial"/>
          <w:color w:val="000000" w:themeColor="text1"/>
          <w:w w:val="95"/>
        </w:rPr>
        <w:t>studies</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on</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photochemistry</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kaempferol</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12"/>
          <w:w w:val="95"/>
        </w:rPr>
        <w:t xml:space="preserve"> </w:t>
      </w:r>
      <w:r w:rsidRPr="001421E2">
        <w:rPr>
          <w:rFonts w:ascii="Arial" w:hAnsi="Arial" w:cs="Arial"/>
          <w:color w:val="000000" w:themeColor="text1"/>
          <w:w w:val="95"/>
        </w:rPr>
        <w:t>pelargoni</w:t>
      </w:r>
      <w:r w:rsidRPr="001421E2">
        <w:rPr>
          <w:rFonts w:ascii="Arial" w:hAnsi="Arial" w:cs="Arial"/>
          <w:color w:val="000000" w:themeColor="text1"/>
        </w:rPr>
        <w:t>din.</w:t>
      </w:r>
      <w:r w:rsidRPr="001421E2">
        <w:rPr>
          <w:rFonts w:ascii="Arial" w:hAnsi="Arial" w:cs="Arial"/>
          <w:color w:val="000000" w:themeColor="text1"/>
          <w:spacing w:val="39"/>
        </w:rPr>
        <w:t xml:space="preserve"> </w:t>
      </w:r>
      <w:r w:rsidRPr="00F81C5B">
        <w:rPr>
          <w:rFonts w:ascii="Arial" w:hAnsi="Arial" w:cs="Arial"/>
          <w:iCs/>
          <w:color w:val="000000" w:themeColor="text1"/>
        </w:rPr>
        <w:t>International</w:t>
      </w:r>
      <w:r w:rsidRPr="00F81C5B">
        <w:rPr>
          <w:rFonts w:ascii="Arial" w:hAnsi="Arial" w:cs="Arial"/>
          <w:iCs/>
          <w:color w:val="000000" w:themeColor="text1"/>
          <w:spacing w:val="40"/>
        </w:rPr>
        <w:t xml:space="preserve"> </w:t>
      </w:r>
      <w:r w:rsidRPr="00F81C5B">
        <w:rPr>
          <w:rFonts w:ascii="Arial" w:hAnsi="Arial" w:cs="Arial"/>
          <w:iCs/>
          <w:color w:val="000000" w:themeColor="text1"/>
        </w:rPr>
        <w:t>Symposium</w:t>
      </w:r>
      <w:r w:rsidRPr="00F81C5B">
        <w:rPr>
          <w:rFonts w:ascii="Arial" w:hAnsi="Arial" w:cs="Arial"/>
          <w:iCs/>
          <w:color w:val="000000" w:themeColor="text1"/>
          <w:spacing w:val="40"/>
        </w:rPr>
        <w:t xml:space="preserve"> </w:t>
      </w:r>
      <w:r w:rsidRPr="00F81C5B">
        <w:rPr>
          <w:rFonts w:ascii="Arial" w:hAnsi="Arial" w:cs="Arial"/>
          <w:iCs/>
          <w:color w:val="000000" w:themeColor="text1"/>
        </w:rPr>
        <w:t>on</w:t>
      </w:r>
      <w:r w:rsidRPr="00F81C5B">
        <w:rPr>
          <w:rFonts w:ascii="Arial" w:hAnsi="Arial" w:cs="Arial"/>
          <w:iCs/>
          <w:color w:val="000000" w:themeColor="text1"/>
          <w:spacing w:val="40"/>
        </w:rPr>
        <w:t xml:space="preserve"> </w:t>
      </w:r>
      <w:r w:rsidRPr="00F81C5B">
        <w:rPr>
          <w:rFonts w:ascii="Arial" w:hAnsi="Arial" w:cs="Arial"/>
          <w:iCs/>
          <w:color w:val="000000" w:themeColor="text1"/>
        </w:rPr>
        <w:t>Natural</w:t>
      </w:r>
      <w:r w:rsidRPr="00F81C5B">
        <w:rPr>
          <w:rFonts w:ascii="Arial" w:hAnsi="Arial" w:cs="Arial"/>
          <w:iCs/>
          <w:color w:val="000000" w:themeColor="text1"/>
          <w:spacing w:val="40"/>
        </w:rPr>
        <w:t xml:space="preserve"> </w:t>
      </w:r>
      <w:r w:rsidRPr="00F81C5B">
        <w:rPr>
          <w:rFonts w:ascii="Arial" w:hAnsi="Arial" w:cs="Arial"/>
          <w:iCs/>
          <w:color w:val="000000" w:themeColor="text1"/>
        </w:rPr>
        <w:t>Phenols</w:t>
      </w:r>
      <w:r w:rsidRPr="00F81C5B">
        <w:rPr>
          <w:rFonts w:ascii="Arial" w:hAnsi="Arial" w:cs="Arial"/>
          <w:iCs/>
          <w:color w:val="000000" w:themeColor="text1"/>
          <w:spacing w:val="40"/>
        </w:rPr>
        <w:t xml:space="preserve"> </w:t>
      </w:r>
      <w:r w:rsidRPr="00F81C5B">
        <w:rPr>
          <w:rFonts w:ascii="Arial" w:hAnsi="Arial" w:cs="Arial"/>
          <w:iCs/>
          <w:color w:val="000000" w:themeColor="text1"/>
        </w:rPr>
        <w:t>in</w:t>
      </w:r>
      <w:r w:rsidRPr="00F81C5B">
        <w:rPr>
          <w:rFonts w:ascii="Arial" w:hAnsi="Arial" w:cs="Arial"/>
          <w:iCs/>
          <w:color w:val="000000" w:themeColor="text1"/>
          <w:spacing w:val="40"/>
        </w:rPr>
        <w:t xml:space="preserve"> </w:t>
      </w:r>
      <w:r w:rsidRPr="00F81C5B">
        <w:rPr>
          <w:rFonts w:ascii="Arial" w:hAnsi="Arial" w:cs="Arial"/>
          <w:iCs/>
          <w:color w:val="000000" w:themeColor="text1"/>
        </w:rPr>
        <w:t>Plant</w:t>
      </w:r>
      <w:r w:rsidRPr="00F81C5B">
        <w:rPr>
          <w:rFonts w:ascii="Arial" w:hAnsi="Arial" w:cs="Arial"/>
          <w:iCs/>
          <w:color w:val="000000" w:themeColor="text1"/>
          <w:spacing w:val="40"/>
        </w:rPr>
        <w:t xml:space="preserve"> </w:t>
      </w:r>
      <w:r w:rsidRPr="00F81C5B">
        <w:rPr>
          <w:rFonts w:ascii="Arial" w:hAnsi="Arial" w:cs="Arial"/>
          <w:iCs/>
          <w:color w:val="000000" w:themeColor="text1"/>
        </w:rPr>
        <w:t>Resistance</w:t>
      </w:r>
      <w:r w:rsidR="009221B4">
        <w:rPr>
          <w:rFonts w:ascii="Arial" w:hAnsi="Arial" w:cs="Arial"/>
          <w:iCs/>
          <w:color w:val="000000" w:themeColor="text1"/>
        </w:rPr>
        <w:t>.</w:t>
      </w:r>
      <w:r w:rsidRPr="00F81C5B">
        <w:rPr>
          <w:rFonts w:ascii="Arial" w:hAnsi="Arial" w:cs="Arial"/>
          <w:iCs/>
          <w:color w:val="000000" w:themeColor="text1"/>
          <w:spacing w:val="40"/>
        </w:rPr>
        <w:t xml:space="preserve"> </w:t>
      </w:r>
      <w:r w:rsidRPr="00F81C5B">
        <w:rPr>
          <w:rFonts w:ascii="Arial" w:hAnsi="Arial" w:cs="Arial"/>
          <w:iCs/>
          <w:color w:val="000000" w:themeColor="text1"/>
        </w:rPr>
        <w:t>381</w:t>
      </w:r>
      <w:r w:rsidR="009221B4">
        <w:rPr>
          <w:rFonts w:ascii="Arial" w:hAnsi="Arial" w:cs="Arial"/>
          <w:color w:val="000000" w:themeColor="text1"/>
        </w:rPr>
        <w:t>:</w:t>
      </w:r>
      <w:r w:rsidRPr="001421E2">
        <w:rPr>
          <w:rFonts w:ascii="Arial" w:hAnsi="Arial" w:cs="Arial"/>
          <w:color w:val="000000" w:themeColor="text1"/>
        </w:rPr>
        <w:t>340–347.</w:t>
      </w:r>
    </w:p>
    <w:p w14:paraId="2B3E5F2C" w14:textId="77777777" w:rsidR="00AC04B3" w:rsidRPr="001421E2" w:rsidRDefault="00AC04B3" w:rsidP="00F81C5B">
      <w:pPr>
        <w:spacing w:line="480" w:lineRule="auto"/>
        <w:jc w:val="both"/>
        <w:rPr>
          <w:rFonts w:ascii="Arial" w:hAnsi="Arial" w:cs="Arial"/>
          <w:color w:val="000000" w:themeColor="text1"/>
        </w:rPr>
      </w:pPr>
      <w:bookmarkStart w:id="503" w:name="_bookmark50"/>
      <w:bookmarkEnd w:id="503"/>
    </w:p>
    <w:p w14:paraId="2EEB2029" w14:textId="57CB6008"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Morales, F., </w:t>
      </w:r>
      <w:proofErr w:type="spellStart"/>
      <w:r w:rsidRPr="001421E2">
        <w:rPr>
          <w:rFonts w:ascii="Arial" w:hAnsi="Arial" w:cs="Arial"/>
          <w:color w:val="000000" w:themeColor="text1"/>
        </w:rPr>
        <w:t>Cartelat</w:t>
      </w:r>
      <w:proofErr w:type="spellEnd"/>
      <w:r w:rsidRPr="001421E2">
        <w:rPr>
          <w:rFonts w:ascii="Arial" w:hAnsi="Arial" w:cs="Arial"/>
          <w:color w:val="000000" w:themeColor="text1"/>
        </w:rPr>
        <w:t xml:space="preserve">, </w:t>
      </w:r>
      <w:r w:rsidR="009221B4" w:rsidRPr="001421E2">
        <w:rPr>
          <w:rFonts w:ascii="Arial" w:hAnsi="Arial" w:cs="Arial"/>
          <w:color w:val="000000" w:themeColor="text1"/>
        </w:rPr>
        <w:t>A.</w:t>
      </w:r>
      <w:r w:rsidR="009221B4">
        <w:rPr>
          <w:rFonts w:ascii="Arial" w:hAnsi="Arial" w:cs="Arial"/>
          <w:color w:val="000000" w:themeColor="text1"/>
        </w:rPr>
        <w:t>,</w:t>
      </w:r>
      <w:r w:rsidR="009221B4" w:rsidRPr="001421E2">
        <w:rPr>
          <w:rFonts w:ascii="Arial" w:hAnsi="Arial" w:cs="Arial"/>
          <w:color w:val="000000" w:themeColor="text1"/>
        </w:rPr>
        <w:t xml:space="preserve"> </w:t>
      </w:r>
      <w:r w:rsidRPr="001421E2">
        <w:rPr>
          <w:rFonts w:ascii="Arial" w:hAnsi="Arial" w:cs="Arial"/>
          <w:color w:val="000000" w:themeColor="text1"/>
        </w:rPr>
        <w:t xml:space="preserve">Álvarez-Fernández, </w:t>
      </w:r>
      <w:r w:rsidR="009221B4" w:rsidRPr="001421E2">
        <w:rPr>
          <w:rFonts w:ascii="Arial" w:hAnsi="Arial" w:cs="Arial"/>
          <w:color w:val="000000" w:themeColor="text1"/>
        </w:rPr>
        <w:t>A.</w:t>
      </w:r>
      <w:r w:rsidR="009221B4">
        <w:rPr>
          <w:rFonts w:ascii="Arial" w:hAnsi="Arial" w:cs="Arial"/>
          <w:color w:val="000000" w:themeColor="text1"/>
        </w:rPr>
        <w:t>,</w:t>
      </w:r>
      <w:r w:rsidR="009221B4" w:rsidRPr="001421E2">
        <w:rPr>
          <w:rFonts w:ascii="Arial" w:hAnsi="Arial" w:cs="Arial"/>
          <w:color w:val="000000" w:themeColor="text1"/>
        </w:rPr>
        <w:t xml:space="preserve"> </w:t>
      </w:r>
      <w:r w:rsidRPr="001421E2">
        <w:rPr>
          <w:rFonts w:ascii="Arial" w:hAnsi="Arial" w:cs="Arial"/>
          <w:color w:val="000000" w:themeColor="text1"/>
        </w:rPr>
        <w:t xml:space="preserve">Moya, </w:t>
      </w:r>
      <w:r w:rsidR="009221B4" w:rsidRPr="001421E2">
        <w:rPr>
          <w:rFonts w:ascii="Arial" w:hAnsi="Arial" w:cs="Arial"/>
          <w:color w:val="000000" w:themeColor="text1"/>
        </w:rPr>
        <w:t>I.</w:t>
      </w:r>
      <w:r w:rsidR="009221B4">
        <w:rPr>
          <w:rFonts w:ascii="Arial" w:hAnsi="Arial" w:cs="Arial"/>
          <w:color w:val="000000" w:themeColor="text1"/>
        </w:rPr>
        <w:t>,</w:t>
      </w:r>
      <w:r w:rsidR="009221B4" w:rsidRPr="001421E2">
        <w:rPr>
          <w:rFonts w:ascii="Arial" w:hAnsi="Arial" w:cs="Arial"/>
          <w:color w:val="000000" w:themeColor="text1"/>
        </w:rPr>
        <w:t xml:space="preserve"> </w:t>
      </w:r>
      <w:r w:rsidRPr="001421E2">
        <w:rPr>
          <w:rFonts w:ascii="Arial" w:hAnsi="Arial" w:cs="Arial"/>
          <w:color w:val="000000" w:themeColor="text1"/>
        </w:rPr>
        <w:t xml:space="preserve">and </w:t>
      </w:r>
      <w:proofErr w:type="spellStart"/>
      <w:r w:rsidRPr="001421E2">
        <w:rPr>
          <w:rFonts w:ascii="Arial" w:hAnsi="Arial" w:cs="Arial"/>
          <w:color w:val="000000" w:themeColor="text1"/>
        </w:rPr>
        <w:t>Cerovic</w:t>
      </w:r>
      <w:proofErr w:type="spellEnd"/>
      <w:r w:rsidRPr="001421E2">
        <w:rPr>
          <w:rFonts w:ascii="Arial" w:hAnsi="Arial" w:cs="Arial"/>
          <w:color w:val="000000" w:themeColor="text1"/>
        </w:rPr>
        <w:t xml:space="preserve">, </w:t>
      </w:r>
      <w:r w:rsidR="009221B4" w:rsidRPr="001421E2">
        <w:rPr>
          <w:rFonts w:ascii="Arial" w:hAnsi="Arial" w:cs="Arial"/>
          <w:color w:val="000000" w:themeColor="text1"/>
        </w:rPr>
        <w:t xml:space="preserve">Z. G. </w:t>
      </w:r>
      <w:r w:rsidRPr="001421E2">
        <w:rPr>
          <w:rFonts w:ascii="Arial" w:hAnsi="Arial" w:cs="Arial"/>
          <w:color w:val="000000" w:themeColor="text1"/>
        </w:rPr>
        <w:t>2005</w:t>
      </w:r>
      <w:r w:rsidR="009221B4">
        <w:rPr>
          <w:rFonts w:ascii="Arial" w:hAnsi="Arial" w:cs="Arial"/>
          <w:color w:val="000000" w:themeColor="text1"/>
        </w:rPr>
        <w:t>.</w:t>
      </w:r>
      <w:r w:rsidR="009221B4" w:rsidRPr="001421E2">
        <w:rPr>
          <w:rFonts w:ascii="Arial" w:hAnsi="Arial" w:cs="Arial"/>
          <w:color w:val="000000" w:themeColor="text1"/>
          <w:spacing w:val="37"/>
        </w:rPr>
        <w:t xml:space="preserve"> </w:t>
      </w:r>
      <w:r w:rsidRPr="001421E2">
        <w:rPr>
          <w:rFonts w:ascii="Arial" w:hAnsi="Arial" w:cs="Arial"/>
          <w:color w:val="000000" w:themeColor="text1"/>
        </w:rPr>
        <w:t>Time-</w:t>
      </w:r>
      <w:r w:rsidRPr="001421E2">
        <w:rPr>
          <w:rFonts w:ascii="Arial" w:hAnsi="Arial" w:cs="Arial"/>
          <w:color w:val="000000" w:themeColor="text1"/>
          <w:w w:val="95"/>
        </w:rPr>
        <w:t>resolved</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spectral</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studies</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blue-green</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fluorescence</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of</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artichoke</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w:t>
      </w:r>
      <w:r w:rsidRPr="001421E2">
        <w:rPr>
          <w:rFonts w:ascii="Arial" w:hAnsi="Arial" w:cs="Arial"/>
          <w:i/>
          <w:color w:val="000000" w:themeColor="text1"/>
          <w:w w:val="95"/>
        </w:rPr>
        <w:t>Cynara</w:t>
      </w:r>
      <w:r w:rsidRPr="001421E2">
        <w:rPr>
          <w:rFonts w:ascii="Arial" w:hAnsi="Arial" w:cs="Arial"/>
          <w:i/>
          <w:color w:val="000000" w:themeColor="text1"/>
          <w:spacing w:val="-2"/>
          <w:w w:val="95"/>
        </w:rPr>
        <w:t xml:space="preserve"> </w:t>
      </w:r>
      <w:r w:rsidRPr="001421E2">
        <w:rPr>
          <w:rFonts w:ascii="Arial" w:hAnsi="Arial" w:cs="Arial"/>
          <w:i/>
          <w:color w:val="000000" w:themeColor="text1"/>
          <w:w w:val="95"/>
        </w:rPr>
        <w:t>cardunculus</w:t>
      </w:r>
      <w:r w:rsidRPr="001421E2">
        <w:rPr>
          <w:rFonts w:ascii="Arial" w:hAnsi="Arial" w:cs="Arial"/>
          <w:i/>
          <w:color w:val="000000" w:themeColor="text1"/>
        </w:rPr>
        <w:t xml:space="preserve"> </w:t>
      </w:r>
      <w:r w:rsidRPr="001421E2">
        <w:rPr>
          <w:rFonts w:ascii="Arial" w:hAnsi="Arial" w:cs="Arial"/>
          <w:color w:val="000000" w:themeColor="text1"/>
          <w:w w:val="95"/>
        </w:rPr>
        <w:t>l.</w:t>
      </w:r>
      <w:r w:rsidRPr="001421E2">
        <w:rPr>
          <w:rFonts w:ascii="Arial" w:hAnsi="Arial" w:cs="Arial"/>
          <w:color w:val="000000" w:themeColor="text1"/>
          <w:spacing w:val="-8"/>
          <w:w w:val="95"/>
        </w:rPr>
        <w:t xml:space="preserve"> </w:t>
      </w:r>
      <w:r w:rsidRPr="001421E2">
        <w:rPr>
          <w:rFonts w:ascii="Arial" w:hAnsi="Arial" w:cs="Arial"/>
          <w:color w:val="000000" w:themeColor="text1"/>
          <w:w w:val="95"/>
        </w:rPr>
        <w:t xml:space="preserve">var. </w:t>
      </w:r>
      <w:r w:rsidRPr="001421E2">
        <w:rPr>
          <w:rFonts w:ascii="Arial" w:hAnsi="Arial" w:cs="Arial"/>
          <w:i/>
          <w:color w:val="000000" w:themeColor="text1"/>
        </w:rPr>
        <w:t>scolymus</w:t>
      </w:r>
      <w:r w:rsidRPr="001421E2">
        <w:rPr>
          <w:rFonts w:ascii="Arial" w:hAnsi="Arial" w:cs="Arial"/>
          <w:color w:val="000000" w:themeColor="text1"/>
        </w:rPr>
        <w:t>)</w:t>
      </w:r>
      <w:r w:rsidRPr="001421E2">
        <w:rPr>
          <w:rFonts w:ascii="Arial" w:hAnsi="Arial" w:cs="Arial"/>
          <w:color w:val="000000" w:themeColor="text1"/>
          <w:spacing w:val="-15"/>
        </w:rPr>
        <w:t xml:space="preserve"> </w:t>
      </w:r>
      <w:r w:rsidRPr="001421E2">
        <w:rPr>
          <w:rFonts w:ascii="Arial" w:hAnsi="Arial" w:cs="Arial"/>
          <w:color w:val="000000" w:themeColor="text1"/>
        </w:rPr>
        <w:t>leaves:</w:t>
      </w:r>
      <w:r w:rsidRPr="001421E2">
        <w:rPr>
          <w:rFonts w:ascii="Arial" w:hAnsi="Arial" w:cs="Arial"/>
          <w:color w:val="000000" w:themeColor="text1"/>
          <w:spacing w:val="-15"/>
        </w:rPr>
        <w:t xml:space="preserve"> </w:t>
      </w:r>
      <w:r w:rsidRPr="001421E2">
        <w:rPr>
          <w:rFonts w:ascii="Arial" w:hAnsi="Arial" w:cs="Arial"/>
          <w:color w:val="000000" w:themeColor="text1"/>
        </w:rPr>
        <w:t>identification</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chlorogenic</w:t>
      </w:r>
      <w:r w:rsidRPr="001421E2">
        <w:rPr>
          <w:rFonts w:ascii="Arial" w:hAnsi="Arial" w:cs="Arial"/>
          <w:color w:val="000000" w:themeColor="text1"/>
          <w:spacing w:val="-15"/>
        </w:rPr>
        <w:t xml:space="preserve"> </w:t>
      </w:r>
      <w:r w:rsidRPr="001421E2">
        <w:rPr>
          <w:rFonts w:ascii="Arial" w:hAnsi="Arial" w:cs="Arial"/>
          <w:color w:val="000000" w:themeColor="text1"/>
        </w:rPr>
        <w:t>acid</w:t>
      </w:r>
      <w:r w:rsidRPr="001421E2">
        <w:rPr>
          <w:rFonts w:ascii="Arial" w:hAnsi="Arial" w:cs="Arial"/>
          <w:color w:val="000000" w:themeColor="text1"/>
          <w:spacing w:val="-15"/>
        </w:rPr>
        <w:t xml:space="preserve"> </w:t>
      </w:r>
      <w:r w:rsidRPr="001421E2">
        <w:rPr>
          <w:rFonts w:ascii="Arial" w:hAnsi="Arial" w:cs="Arial"/>
          <w:color w:val="000000" w:themeColor="text1"/>
        </w:rPr>
        <w:t>as</w:t>
      </w:r>
      <w:r w:rsidRPr="001421E2">
        <w:rPr>
          <w:rFonts w:ascii="Arial" w:hAnsi="Arial" w:cs="Arial"/>
          <w:color w:val="000000" w:themeColor="text1"/>
          <w:spacing w:val="-15"/>
        </w:rPr>
        <w:t xml:space="preserve"> </w:t>
      </w:r>
      <w:r w:rsidRPr="001421E2">
        <w:rPr>
          <w:rFonts w:ascii="Arial" w:hAnsi="Arial" w:cs="Arial"/>
          <w:color w:val="000000" w:themeColor="text1"/>
        </w:rPr>
        <w:t>one</w:t>
      </w:r>
      <w:r w:rsidRPr="001421E2">
        <w:rPr>
          <w:rFonts w:ascii="Arial" w:hAnsi="Arial" w:cs="Arial"/>
          <w:color w:val="000000" w:themeColor="text1"/>
          <w:spacing w:val="-15"/>
        </w:rPr>
        <w:t xml:space="preserve"> </w:t>
      </w:r>
      <w:r w:rsidRPr="001421E2">
        <w:rPr>
          <w:rFonts w:ascii="Arial" w:hAnsi="Arial" w:cs="Arial"/>
          <w:color w:val="000000" w:themeColor="text1"/>
        </w:rPr>
        <w:t>of</w:t>
      </w:r>
      <w:r w:rsidRPr="001421E2">
        <w:rPr>
          <w:rFonts w:ascii="Arial" w:hAnsi="Arial" w:cs="Arial"/>
          <w:color w:val="000000" w:themeColor="text1"/>
          <w:spacing w:val="-15"/>
        </w:rPr>
        <w:t xml:space="preserve"> </w:t>
      </w:r>
      <w:r w:rsidRPr="001421E2">
        <w:rPr>
          <w:rFonts w:ascii="Arial" w:hAnsi="Arial" w:cs="Arial"/>
          <w:color w:val="000000" w:themeColor="text1"/>
        </w:rPr>
        <w:t>the</w:t>
      </w:r>
      <w:r w:rsidRPr="001421E2">
        <w:rPr>
          <w:rFonts w:ascii="Arial" w:hAnsi="Arial" w:cs="Arial"/>
          <w:color w:val="000000" w:themeColor="text1"/>
          <w:spacing w:val="-15"/>
        </w:rPr>
        <w:t xml:space="preserve"> </w:t>
      </w:r>
      <w:r w:rsidRPr="001421E2">
        <w:rPr>
          <w:rFonts w:ascii="Arial" w:hAnsi="Arial" w:cs="Arial"/>
          <w:color w:val="000000" w:themeColor="text1"/>
        </w:rPr>
        <w:t>major</w:t>
      </w:r>
      <w:r w:rsidRPr="001421E2">
        <w:rPr>
          <w:rFonts w:ascii="Arial" w:hAnsi="Arial" w:cs="Arial"/>
          <w:color w:val="000000" w:themeColor="text1"/>
          <w:spacing w:val="-15"/>
        </w:rPr>
        <w:t xml:space="preserve"> </w:t>
      </w:r>
      <w:r w:rsidRPr="001421E2">
        <w:rPr>
          <w:rFonts w:ascii="Arial" w:hAnsi="Arial" w:cs="Arial"/>
          <w:color w:val="000000" w:themeColor="text1"/>
        </w:rPr>
        <w:t>fluorophores</w:t>
      </w:r>
      <w:r w:rsidRPr="001421E2">
        <w:rPr>
          <w:rFonts w:ascii="Arial" w:hAnsi="Arial" w:cs="Arial"/>
          <w:color w:val="000000" w:themeColor="text1"/>
          <w:spacing w:val="-15"/>
        </w:rPr>
        <w:t xml:space="preserve"> </w:t>
      </w:r>
      <w:r w:rsidRPr="001421E2">
        <w:rPr>
          <w:rFonts w:ascii="Arial" w:hAnsi="Arial" w:cs="Arial"/>
          <w:color w:val="000000" w:themeColor="text1"/>
        </w:rPr>
        <w:t xml:space="preserve">and age-mediated changes. </w:t>
      </w:r>
      <w:r w:rsidRPr="00F81C5B">
        <w:rPr>
          <w:rFonts w:ascii="Arial" w:hAnsi="Arial" w:cs="Arial"/>
          <w:iCs/>
          <w:color w:val="000000" w:themeColor="text1"/>
        </w:rPr>
        <w:t>J</w:t>
      </w:r>
      <w:r w:rsidR="009221B4">
        <w:rPr>
          <w:rFonts w:ascii="Arial" w:hAnsi="Arial" w:cs="Arial"/>
          <w:iCs/>
          <w:color w:val="000000" w:themeColor="text1"/>
        </w:rPr>
        <w:t xml:space="preserve">. </w:t>
      </w:r>
      <w:proofErr w:type="spellStart"/>
      <w:r w:rsidRPr="00F81C5B">
        <w:rPr>
          <w:rFonts w:ascii="Arial" w:hAnsi="Arial" w:cs="Arial"/>
          <w:iCs/>
          <w:color w:val="000000" w:themeColor="text1"/>
        </w:rPr>
        <w:t>Agric</w:t>
      </w:r>
      <w:r w:rsidR="009221B4">
        <w:rPr>
          <w:rFonts w:ascii="Arial" w:hAnsi="Arial" w:cs="Arial"/>
          <w:iCs/>
          <w:color w:val="000000" w:themeColor="text1"/>
        </w:rPr>
        <w:t>.</w:t>
      </w:r>
      <w:r w:rsidRPr="00F81C5B">
        <w:rPr>
          <w:rFonts w:ascii="Arial" w:hAnsi="Arial" w:cs="Arial"/>
          <w:iCs/>
          <w:color w:val="000000" w:themeColor="text1"/>
        </w:rPr>
        <w:t>Food</w:t>
      </w:r>
      <w:proofErr w:type="spellEnd"/>
      <w:r w:rsidRPr="00F81C5B">
        <w:rPr>
          <w:rFonts w:ascii="Arial" w:hAnsi="Arial" w:cs="Arial"/>
          <w:iCs/>
          <w:color w:val="000000" w:themeColor="text1"/>
          <w:spacing w:val="27"/>
        </w:rPr>
        <w:t xml:space="preserve"> </w:t>
      </w:r>
      <w:r w:rsidRPr="00F81C5B">
        <w:rPr>
          <w:rFonts w:ascii="Arial" w:hAnsi="Arial" w:cs="Arial"/>
          <w:iCs/>
          <w:color w:val="000000" w:themeColor="text1"/>
        </w:rPr>
        <w:t>Chem</w:t>
      </w:r>
      <w:r w:rsidR="009221B4">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53</w:t>
      </w:r>
      <w:r w:rsidR="009221B4">
        <w:rPr>
          <w:rFonts w:ascii="Arial" w:hAnsi="Arial" w:cs="Arial"/>
          <w:bCs/>
          <w:color w:val="000000" w:themeColor="text1"/>
          <w:spacing w:val="33"/>
        </w:rPr>
        <w:t>:</w:t>
      </w:r>
      <w:r w:rsidRPr="001421E2">
        <w:rPr>
          <w:rFonts w:ascii="Arial" w:hAnsi="Arial" w:cs="Arial"/>
          <w:color w:val="000000" w:themeColor="text1"/>
        </w:rPr>
        <w:t>9668–9678.</w:t>
      </w:r>
    </w:p>
    <w:p w14:paraId="33C523D8" w14:textId="77777777" w:rsidR="00AC04B3" w:rsidRPr="001421E2" w:rsidRDefault="00AC04B3" w:rsidP="00F81C5B">
      <w:pPr>
        <w:spacing w:line="480" w:lineRule="auto"/>
        <w:jc w:val="both"/>
        <w:rPr>
          <w:rFonts w:ascii="Arial" w:hAnsi="Arial" w:cs="Arial"/>
          <w:color w:val="000000" w:themeColor="text1"/>
        </w:rPr>
      </w:pPr>
      <w:bookmarkStart w:id="504" w:name="_bookmark51"/>
      <w:bookmarkEnd w:id="504"/>
    </w:p>
    <w:p w14:paraId="0D3D8915" w14:textId="41FE9DDB"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Nabavi</w:t>
      </w:r>
      <w:proofErr w:type="spellEnd"/>
      <w:r w:rsidRPr="001421E2">
        <w:rPr>
          <w:rFonts w:ascii="Arial" w:hAnsi="Arial" w:cs="Arial"/>
          <w:color w:val="000000" w:themeColor="text1"/>
        </w:rPr>
        <w:t>,</w:t>
      </w:r>
      <w:r w:rsidRPr="001421E2">
        <w:rPr>
          <w:rFonts w:ascii="Arial" w:hAnsi="Arial" w:cs="Arial"/>
          <w:color w:val="000000" w:themeColor="text1"/>
          <w:spacing w:val="-2"/>
        </w:rPr>
        <w:t xml:space="preserve"> </w:t>
      </w:r>
      <w:r w:rsidRPr="001421E2">
        <w:rPr>
          <w:rFonts w:ascii="Arial" w:hAnsi="Arial" w:cs="Arial"/>
          <w:color w:val="000000" w:themeColor="text1"/>
        </w:rPr>
        <w:t>S.,</w:t>
      </w:r>
      <w:r w:rsidRPr="001421E2">
        <w:rPr>
          <w:rFonts w:ascii="Arial" w:hAnsi="Arial" w:cs="Arial"/>
          <w:color w:val="000000" w:themeColor="text1"/>
          <w:spacing w:val="-2"/>
        </w:rPr>
        <w:t xml:space="preserve"> </w:t>
      </w:r>
      <w:proofErr w:type="spellStart"/>
      <w:r w:rsidRPr="001421E2">
        <w:rPr>
          <w:rFonts w:ascii="Arial" w:hAnsi="Arial" w:cs="Arial"/>
          <w:color w:val="000000" w:themeColor="text1"/>
        </w:rPr>
        <w:t>Schmolze</w:t>
      </w:r>
      <w:proofErr w:type="spellEnd"/>
      <w:r w:rsidRPr="001421E2">
        <w:rPr>
          <w:rFonts w:ascii="Arial" w:hAnsi="Arial" w:cs="Arial"/>
          <w:color w:val="000000" w:themeColor="text1"/>
        </w:rPr>
        <w:t>,</w:t>
      </w:r>
      <w:r w:rsidRPr="001421E2">
        <w:rPr>
          <w:rFonts w:ascii="Arial" w:hAnsi="Arial" w:cs="Arial"/>
          <w:color w:val="000000" w:themeColor="text1"/>
          <w:spacing w:val="-2"/>
        </w:rPr>
        <w:t xml:space="preserve"> </w:t>
      </w:r>
      <w:r w:rsidR="009221B4" w:rsidRPr="001421E2">
        <w:rPr>
          <w:rFonts w:ascii="Arial" w:hAnsi="Arial" w:cs="Arial"/>
          <w:color w:val="000000" w:themeColor="text1"/>
        </w:rPr>
        <w:t>D.</w:t>
      </w:r>
      <w:r w:rsidR="009221B4">
        <w:rPr>
          <w:rFonts w:ascii="Arial" w:hAnsi="Arial" w:cs="Arial"/>
          <w:color w:val="000000" w:themeColor="text1"/>
          <w:spacing w:val="-2"/>
        </w:rPr>
        <w:t xml:space="preserve">, </w:t>
      </w:r>
      <w:proofErr w:type="spellStart"/>
      <w:r w:rsidRPr="001421E2">
        <w:rPr>
          <w:rFonts w:ascii="Arial" w:hAnsi="Arial" w:cs="Arial"/>
          <w:color w:val="000000" w:themeColor="text1"/>
        </w:rPr>
        <w:t>Maitituoheti</w:t>
      </w:r>
      <w:proofErr w:type="spellEnd"/>
      <w:r w:rsidRPr="001421E2">
        <w:rPr>
          <w:rFonts w:ascii="Arial" w:hAnsi="Arial" w:cs="Arial"/>
          <w:color w:val="000000" w:themeColor="text1"/>
        </w:rPr>
        <w:t>,</w:t>
      </w:r>
      <w:r w:rsidRPr="001421E2">
        <w:rPr>
          <w:rFonts w:ascii="Arial" w:hAnsi="Arial" w:cs="Arial"/>
          <w:color w:val="000000" w:themeColor="text1"/>
          <w:spacing w:val="-2"/>
        </w:rPr>
        <w:t xml:space="preserve"> </w:t>
      </w:r>
      <w:r w:rsidR="009221B4" w:rsidRPr="001421E2">
        <w:rPr>
          <w:rFonts w:ascii="Arial" w:hAnsi="Arial" w:cs="Arial"/>
          <w:color w:val="000000" w:themeColor="text1"/>
        </w:rPr>
        <w:t>M.</w:t>
      </w:r>
      <w:r w:rsidR="009221B4">
        <w:rPr>
          <w:rFonts w:ascii="Arial" w:hAnsi="Arial" w:cs="Arial"/>
          <w:color w:val="000000" w:themeColor="text1"/>
        </w:rPr>
        <w:t>,</w:t>
      </w:r>
      <w:r w:rsidR="009221B4" w:rsidRPr="001421E2">
        <w:rPr>
          <w:rFonts w:ascii="Arial" w:hAnsi="Arial" w:cs="Arial"/>
          <w:color w:val="000000" w:themeColor="text1"/>
          <w:spacing w:val="-2"/>
        </w:rPr>
        <w:t xml:space="preserve"> </w:t>
      </w:r>
      <w:proofErr w:type="spellStart"/>
      <w:r w:rsidRPr="001421E2">
        <w:rPr>
          <w:rFonts w:ascii="Arial" w:hAnsi="Arial" w:cs="Arial"/>
          <w:color w:val="000000" w:themeColor="text1"/>
        </w:rPr>
        <w:t>Malladi</w:t>
      </w:r>
      <w:proofErr w:type="spellEnd"/>
      <w:r w:rsidRPr="001421E2">
        <w:rPr>
          <w:rFonts w:ascii="Arial" w:hAnsi="Arial" w:cs="Arial"/>
          <w:color w:val="000000" w:themeColor="text1"/>
        </w:rPr>
        <w:t>,</w:t>
      </w:r>
      <w:r w:rsidRPr="001421E2">
        <w:rPr>
          <w:rFonts w:ascii="Arial" w:hAnsi="Arial" w:cs="Arial"/>
          <w:color w:val="000000" w:themeColor="text1"/>
          <w:spacing w:val="-2"/>
        </w:rPr>
        <w:t xml:space="preserve"> </w:t>
      </w:r>
      <w:r w:rsidR="009221B4" w:rsidRPr="001421E2">
        <w:rPr>
          <w:rFonts w:ascii="Arial" w:hAnsi="Arial" w:cs="Arial"/>
          <w:color w:val="000000" w:themeColor="text1"/>
        </w:rPr>
        <w:t>S.</w:t>
      </w:r>
      <w:r w:rsidR="009221B4">
        <w:rPr>
          <w:rFonts w:ascii="Arial" w:hAnsi="Arial" w:cs="Arial"/>
          <w:color w:val="000000" w:themeColor="text1"/>
        </w:rPr>
        <w:t>,</w:t>
      </w:r>
      <w:r w:rsidR="009221B4" w:rsidRPr="001421E2">
        <w:rPr>
          <w:rFonts w:ascii="Arial" w:hAnsi="Arial" w:cs="Arial"/>
          <w:color w:val="000000" w:themeColor="text1"/>
          <w:spacing w:val="-2"/>
        </w:rPr>
        <w:t xml:space="preserve"> </w:t>
      </w:r>
      <w:r w:rsidRPr="001421E2">
        <w:rPr>
          <w:rFonts w:ascii="Arial" w:hAnsi="Arial" w:cs="Arial"/>
          <w:color w:val="000000" w:themeColor="text1"/>
        </w:rPr>
        <w:t>and</w:t>
      </w:r>
      <w:r w:rsidRPr="001421E2">
        <w:rPr>
          <w:rFonts w:ascii="Arial" w:hAnsi="Arial" w:cs="Arial"/>
          <w:color w:val="000000" w:themeColor="text1"/>
          <w:spacing w:val="-3"/>
        </w:rPr>
        <w:t xml:space="preserve"> </w:t>
      </w:r>
      <w:r w:rsidRPr="001421E2">
        <w:rPr>
          <w:rFonts w:ascii="Arial" w:hAnsi="Arial" w:cs="Arial"/>
          <w:color w:val="000000" w:themeColor="text1"/>
        </w:rPr>
        <w:t>Beck,</w:t>
      </w:r>
      <w:r w:rsidRPr="001421E2">
        <w:rPr>
          <w:rFonts w:ascii="Arial" w:hAnsi="Arial" w:cs="Arial"/>
          <w:color w:val="000000" w:themeColor="text1"/>
          <w:spacing w:val="-2"/>
        </w:rPr>
        <w:t xml:space="preserve"> </w:t>
      </w:r>
      <w:r w:rsidR="009221B4" w:rsidRPr="001421E2">
        <w:rPr>
          <w:rFonts w:ascii="Arial" w:hAnsi="Arial" w:cs="Arial"/>
          <w:color w:val="000000" w:themeColor="text1"/>
        </w:rPr>
        <w:t>A.</w:t>
      </w:r>
      <w:r w:rsidR="009221B4" w:rsidRPr="001421E2">
        <w:rPr>
          <w:rFonts w:ascii="Arial" w:hAnsi="Arial" w:cs="Arial"/>
          <w:color w:val="000000" w:themeColor="text1"/>
          <w:spacing w:val="-3"/>
        </w:rPr>
        <w:t xml:space="preserve"> </w:t>
      </w:r>
      <w:r w:rsidR="009221B4" w:rsidRPr="001421E2">
        <w:rPr>
          <w:rFonts w:ascii="Arial" w:hAnsi="Arial" w:cs="Arial"/>
          <w:color w:val="000000" w:themeColor="text1"/>
        </w:rPr>
        <w:t>H.</w:t>
      </w:r>
      <w:r w:rsidR="009221B4" w:rsidRPr="001421E2">
        <w:rPr>
          <w:rFonts w:ascii="Arial" w:hAnsi="Arial" w:cs="Arial"/>
          <w:color w:val="000000" w:themeColor="text1"/>
          <w:spacing w:val="-2"/>
        </w:rPr>
        <w:t xml:space="preserve"> </w:t>
      </w:r>
      <w:r w:rsidRPr="001421E2">
        <w:rPr>
          <w:rFonts w:ascii="Arial" w:hAnsi="Arial" w:cs="Arial"/>
          <w:color w:val="000000" w:themeColor="text1"/>
        </w:rPr>
        <w:t>2016</w:t>
      </w:r>
      <w:r w:rsidR="009221B4">
        <w:rPr>
          <w:rFonts w:ascii="Arial" w:hAnsi="Arial" w:cs="Arial"/>
          <w:color w:val="000000" w:themeColor="text1"/>
        </w:rPr>
        <w:t>.</w:t>
      </w:r>
      <w:r w:rsidRPr="001421E2">
        <w:rPr>
          <w:rFonts w:ascii="Arial" w:hAnsi="Arial" w:cs="Arial"/>
          <w:color w:val="000000" w:themeColor="text1"/>
        </w:rPr>
        <w:t xml:space="preserve"> </w:t>
      </w:r>
      <w:proofErr w:type="spellStart"/>
      <w:r w:rsidRPr="001421E2">
        <w:rPr>
          <w:rFonts w:ascii="Arial" w:hAnsi="Arial" w:cs="Arial"/>
          <w:color w:val="000000" w:themeColor="text1"/>
        </w:rPr>
        <w:t>Emdomics</w:t>
      </w:r>
      <w:proofErr w:type="spellEnd"/>
      <w:r w:rsidRPr="001421E2">
        <w:rPr>
          <w:rFonts w:ascii="Arial" w:hAnsi="Arial" w:cs="Arial"/>
          <w:color w:val="000000" w:themeColor="text1"/>
        </w:rPr>
        <w:t xml:space="preserve">: a </w:t>
      </w:r>
      <w:r w:rsidRPr="001421E2">
        <w:rPr>
          <w:rFonts w:ascii="Arial" w:hAnsi="Arial" w:cs="Arial"/>
          <w:color w:val="000000" w:themeColor="text1"/>
          <w:spacing w:val="-2"/>
          <w:w w:val="95"/>
        </w:rPr>
        <w:t xml:space="preserve">robust and powerful method for the identification of genes differentially expressed between </w:t>
      </w:r>
      <w:r w:rsidRPr="001421E2">
        <w:rPr>
          <w:rFonts w:ascii="Arial" w:hAnsi="Arial" w:cs="Arial"/>
          <w:color w:val="000000" w:themeColor="text1"/>
        </w:rPr>
        <w:t xml:space="preserve">heterogeneous classes. </w:t>
      </w:r>
      <w:r w:rsidRPr="00F81C5B">
        <w:rPr>
          <w:rFonts w:ascii="Arial" w:hAnsi="Arial" w:cs="Arial"/>
          <w:iCs/>
          <w:color w:val="000000" w:themeColor="text1"/>
        </w:rPr>
        <w:t>Bioinformatics</w:t>
      </w:r>
      <w:r w:rsidRPr="009221B4">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32</w:t>
      </w:r>
      <w:r w:rsidR="009221B4">
        <w:rPr>
          <w:rFonts w:ascii="Arial" w:hAnsi="Arial" w:cs="Arial"/>
          <w:bCs/>
          <w:color w:val="000000" w:themeColor="text1"/>
        </w:rPr>
        <w:t>:</w:t>
      </w:r>
      <w:r w:rsidRPr="001421E2">
        <w:rPr>
          <w:rFonts w:ascii="Arial" w:hAnsi="Arial" w:cs="Arial"/>
          <w:color w:val="000000" w:themeColor="text1"/>
        </w:rPr>
        <w:t>533–541.</w:t>
      </w:r>
    </w:p>
    <w:p w14:paraId="7DC34363" w14:textId="77777777" w:rsidR="00AC04B3" w:rsidRPr="001421E2" w:rsidRDefault="00AC04B3" w:rsidP="00F81C5B">
      <w:pPr>
        <w:spacing w:line="480" w:lineRule="auto"/>
        <w:jc w:val="both"/>
        <w:rPr>
          <w:rFonts w:ascii="Arial" w:hAnsi="Arial" w:cs="Arial"/>
          <w:color w:val="000000" w:themeColor="text1"/>
        </w:rPr>
      </w:pPr>
      <w:bookmarkStart w:id="505" w:name="_bookmark52"/>
      <w:bookmarkEnd w:id="505"/>
    </w:p>
    <w:p w14:paraId="0CC0A959" w14:textId="41CAA53E" w:rsidR="00AC04B3" w:rsidRPr="00CF041F" w:rsidRDefault="00AC04B3" w:rsidP="00F81C5B">
      <w:pPr>
        <w:spacing w:line="480" w:lineRule="auto"/>
        <w:jc w:val="both"/>
        <w:rPr>
          <w:rFonts w:ascii="Arial" w:hAnsi="Arial" w:cs="Arial"/>
          <w:color w:val="000000" w:themeColor="text1"/>
          <w:lang w:val="it-CH"/>
        </w:rPr>
      </w:pPr>
      <w:proofErr w:type="spellStart"/>
      <w:r w:rsidRPr="001421E2">
        <w:rPr>
          <w:rFonts w:ascii="Arial" w:hAnsi="Arial" w:cs="Arial"/>
          <w:color w:val="000000" w:themeColor="text1"/>
        </w:rPr>
        <w:t>Nagasubramanian</w:t>
      </w:r>
      <w:proofErr w:type="spellEnd"/>
      <w:r w:rsidRPr="001421E2">
        <w:rPr>
          <w:rFonts w:ascii="Arial" w:hAnsi="Arial" w:cs="Arial"/>
          <w:color w:val="000000" w:themeColor="text1"/>
        </w:rPr>
        <w:t>,</w:t>
      </w:r>
      <w:r w:rsidRPr="001421E2">
        <w:rPr>
          <w:rFonts w:ascii="Arial" w:hAnsi="Arial" w:cs="Arial"/>
          <w:color w:val="000000" w:themeColor="text1"/>
          <w:spacing w:val="-5"/>
        </w:rPr>
        <w:t xml:space="preserve"> </w:t>
      </w:r>
      <w:r w:rsidRPr="001421E2">
        <w:rPr>
          <w:rFonts w:ascii="Arial" w:hAnsi="Arial" w:cs="Arial"/>
          <w:color w:val="000000" w:themeColor="text1"/>
        </w:rPr>
        <w:t>K.,</w:t>
      </w:r>
      <w:r w:rsidRPr="001421E2">
        <w:rPr>
          <w:rFonts w:ascii="Arial" w:hAnsi="Arial" w:cs="Arial"/>
          <w:color w:val="000000" w:themeColor="text1"/>
          <w:spacing w:val="-5"/>
        </w:rPr>
        <w:t xml:space="preserve"> </w:t>
      </w:r>
      <w:r w:rsidRPr="001421E2">
        <w:rPr>
          <w:rFonts w:ascii="Arial" w:hAnsi="Arial" w:cs="Arial"/>
          <w:color w:val="000000" w:themeColor="text1"/>
        </w:rPr>
        <w:t>Jones,</w:t>
      </w:r>
      <w:r w:rsidRPr="001421E2">
        <w:rPr>
          <w:rFonts w:ascii="Arial" w:hAnsi="Arial" w:cs="Arial"/>
          <w:color w:val="000000" w:themeColor="text1"/>
          <w:spacing w:val="-5"/>
        </w:rPr>
        <w:t xml:space="preserve"> </w:t>
      </w:r>
      <w:r w:rsidR="00580A6A" w:rsidRPr="001421E2">
        <w:rPr>
          <w:rFonts w:ascii="Arial" w:hAnsi="Arial" w:cs="Arial"/>
          <w:color w:val="000000" w:themeColor="text1"/>
        </w:rPr>
        <w:t>S.</w:t>
      </w:r>
      <w:r w:rsidR="00580A6A">
        <w:rPr>
          <w:rFonts w:ascii="Arial" w:hAnsi="Arial" w:cs="Arial"/>
          <w:color w:val="000000" w:themeColor="text1"/>
        </w:rPr>
        <w:t xml:space="preserve">, </w:t>
      </w:r>
      <w:r w:rsidRPr="001421E2">
        <w:rPr>
          <w:rFonts w:ascii="Arial" w:hAnsi="Arial" w:cs="Arial"/>
          <w:color w:val="000000" w:themeColor="text1"/>
        </w:rPr>
        <w:t>Singh,</w:t>
      </w:r>
      <w:r w:rsidRPr="001421E2">
        <w:rPr>
          <w:rFonts w:ascii="Arial" w:hAnsi="Arial" w:cs="Arial"/>
          <w:color w:val="000000" w:themeColor="text1"/>
          <w:spacing w:val="-5"/>
        </w:rPr>
        <w:t xml:space="preserve"> </w:t>
      </w:r>
      <w:r w:rsidR="00580A6A" w:rsidRPr="001421E2">
        <w:rPr>
          <w:rFonts w:ascii="Arial" w:hAnsi="Arial" w:cs="Arial"/>
          <w:color w:val="000000" w:themeColor="text1"/>
        </w:rPr>
        <w:t>A.</w:t>
      </w:r>
      <w:r w:rsidR="00580A6A" w:rsidRPr="001421E2">
        <w:rPr>
          <w:rFonts w:ascii="Arial" w:hAnsi="Arial" w:cs="Arial"/>
          <w:color w:val="000000" w:themeColor="text1"/>
          <w:spacing w:val="-5"/>
        </w:rPr>
        <w:t xml:space="preserve"> </w:t>
      </w:r>
      <w:r w:rsidR="00580A6A" w:rsidRPr="001421E2">
        <w:rPr>
          <w:rFonts w:ascii="Arial" w:hAnsi="Arial" w:cs="Arial"/>
          <w:color w:val="000000" w:themeColor="text1"/>
        </w:rPr>
        <w:t>K.</w:t>
      </w:r>
      <w:r w:rsidR="00580A6A">
        <w:rPr>
          <w:rFonts w:ascii="Arial" w:hAnsi="Arial" w:cs="Arial"/>
          <w:color w:val="000000" w:themeColor="text1"/>
        </w:rPr>
        <w:t>,</w:t>
      </w:r>
      <w:r w:rsidR="00580A6A" w:rsidRPr="001421E2">
        <w:rPr>
          <w:rFonts w:ascii="Arial" w:hAnsi="Arial" w:cs="Arial"/>
          <w:color w:val="000000" w:themeColor="text1"/>
          <w:spacing w:val="-5"/>
        </w:rPr>
        <w:t xml:space="preserve"> </w:t>
      </w:r>
      <w:r w:rsidRPr="001421E2">
        <w:rPr>
          <w:rFonts w:ascii="Arial" w:hAnsi="Arial" w:cs="Arial"/>
          <w:color w:val="000000" w:themeColor="text1"/>
        </w:rPr>
        <w:t>Sarkar,</w:t>
      </w:r>
      <w:r w:rsidRPr="001421E2">
        <w:rPr>
          <w:rFonts w:ascii="Arial" w:hAnsi="Arial" w:cs="Arial"/>
          <w:color w:val="000000" w:themeColor="text1"/>
          <w:spacing w:val="-5"/>
        </w:rPr>
        <w:t xml:space="preserve"> </w:t>
      </w:r>
      <w:r w:rsidR="00580A6A" w:rsidRPr="001421E2">
        <w:rPr>
          <w:rFonts w:ascii="Arial" w:hAnsi="Arial" w:cs="Arial"/>
          <w:color w:val="000000" w:themeColor="text1"/>
        </w:rPr>
        <w:t>S.</w:t>
      </w:r>
      <w:r w:rsidR="00580A6A">
        <w:rPr>
          <w:rFonts w:ascii="Arial" w:hAnsi="Arial" w:cs="Arial"/>
          <w:color w:val="000000" w:themeColor="text1"/>
        </w:rPr>
        <w:t>,</w:t>
      </w:r>
      <w:r w:rsidR="00580A6A" w:rsidRPr="001421E2">
        <w:rPr>
          <w:rFonts w:ascii="Arial" w:hAnsi="Arial" w:cs="Arial"/>
          <w:color w:val="000000" w:themeColor="text1"/>
          <w:spacing w:val="-5"/>
        </w:rPr>
        <w:t xml:space="preserve"> </w:t>
      </w:r>
      <w:r w:rsidRPr="001421E2">
        <w:rPr>
          <w:rFonts w:ascii="Arial" w:hAnsi="Arial" w:cs="Arial"/>
          <w:color w:val="000000" w:themeColor="text1"/>
        </w:rPr>
        <w:t>Singh,</w:t>
      </w:r>
      <w:r w:rsidRPr="001421E2">
        <w:rPr>
          <w:rFonts w:ascii="Arial" w:hAnsi="Arial" w:cs="Arial"/>
          <w:color w:val="000000" w:themeColor="text1"/>
          <w:spacing w:val="-5"/>
        </w:rPr>
        <w:t xml:space="preserve"> </w:t>
      </w:r>
      <w:r w:rsidR="00580A6A" w:rsidRPr="001421E2">
        <w:rPr>
          <w:rFonts w:ascii="Arial" w:hAnsi="Arial" w:cs="Arial"/>
          <w:color w:val="000000" w:themeColor="text1"/>
        </w:rPr>
        <w:t>A.</w:t>
      </w:r>
      <w:r w:rsidR="00580A6A">
        <w:rPr>
          <w:rFonts w:ascii="Arial" w:hAnsi="Arial" w:cs="Arial"/>
          <w:color w:val="000000" w:themeColor="text1"/>
        </w:rPr>
        <w:t>,</w:t>
      </w:r>
      <w:r w:rsidR="00580A6A" w:rsidRPr="001421E2">
        <w:rPr>
          <w:rFonts w:ascii="Arial" w:hAnsi="Arial" w:cs="Arial"/>
          <w:color w:val="000000" w:themeColor="text1"/>
          <w:spacing w:val="-5"/>
        </w:rPr>
        <w:t xml:space="preserve"> </w:t>
      </w:r>
      <w:r w:rsidRPr="001421E2">
        <w:rPr>
          <w:rFonts w:ascii="Arial" w:hAnsi="Arial" w:cs="Arial"/>
          <w:color w:val="000000" w:themeColor="text1"/>
        </w:rPr>
        <w:t>and</w:t>
      </w:r>
      <w:r w:rsidRPr="001421E2">
        <w:rPr>
          <w:rFonts w:ascii="Arial" w:hAnsi="Arial" w:cs="Arial"/>
          <w:color w:val="000000" w:themeColor="text1"/>
          <w:spacing w:val="-5"/>
        </w:rPr>
        <w:t xml:space="preserve"> </w:t>
      </w:r>
      <w:proofErr w:type="spellStart"/>
      <w:r w:rsidRPr="001421E2">
        <w:rPr>
          <w:rFonts w:ascii="Arial" w:hAnsi="Arial" w:cs="Arial"/>
          <w:color w:val="000000" w:themeColor="text1"/>
        </w:rPr>
        <w:t>Ganapathysubra</w:t>
      </w:r>
      <w:r w:rsidRPr="001421E2">
        <w:rPr>
          <w:rFonts w:ascii="Arial" w:hAnsi="Arial" w:cs="Arial"/>
          <w:color w:val="000000" w:themeColor="text1"/>
          <w:spacing w:val="-2"/>
        </w:rPr>
        <w:t>manian</w:t>
      </w:r>
      <w:proofErr w:type="spellEnd"/>
      <w:r w:rsidRPr="001421E2">
        <w:rPr>
          <w:rFonts w:ascii="Arial" w:hAnsi="Arial" w:cs="Arial"/>
          <w:color w:val="000000" w:themeColor="text1"/>
          <w:spacing w:val="-2"/>
        </w:rPr>
        <w:t>,</w:t>
      </w:r>
      <w:r w:rsidRPr="001421E2">
        <w:rPr>
          <w:rFonts w:ascii="Arial" w:hAnsi="Arial" w:cs="Arial"/>
          <w:color w:val="000000" w:themeColor="text1"/>
          <w:spacing w:val="-6"/>
        </w:rPr>
        <w:t xml:space="preserve"> </w:t>
      </w:r>
      <w:r w:rsidR="00580A6A" w:rsidRPr="001421E2">
        <w:rPr>
          <w:rFonts w:ascii="Arial" w:hAnsi="Arial" w:cs="Arial"/>
          <w:color w:val="000000" w:themeColor="text1"/>
        </w:rPr>
        <w:t>B.</w:t>
      </w:r>
      <w:r w:rsidR="00580A6A" w:rsidRPr="001421E2">
        <w:rPr>
          <w:rFonts w:ascii="Arial" w:hAnsi="Arial" w:cs="Arial"/>
          <w:color w:val="000000" w:themeColor="text1"/>
          <w:spacing w:val="-5"/>
        </w:rPr>
        <w:t xml:space="preserve"> </w:t>
      </w:r>
      <w:r w:rsidRPr="001421E2">
        <w:rPr>
          <w:rFonts w:ascii="Arial" w:hAnsi="Arial" w:cs="Arial"/>
          <w:color w:val="000000" w:themeColor="text1"/>
          <w:spacing w:val="-2"/>
        </w:rPr>
        <w:t>2019</w:t>
      </w:r>
      <w:r w:rsidR="00580A6A">
        <w:rPr>
          <w:rFonts w:ascii="Arial" w:hAnsi="Arial" w:cs="Arial"/>
          <w:color w:val="000000" w:themeColor="text1"/>
          <w:spacing w:val="-2"/>
        </w:rPr>
        <w:t>.</w:t>
      </w:r>
      <w:r w:rsidR="00580A6A" w:rsidRPr="001421E2">
        <w:rPr>
          <w:rFonts w:ascii="Arial" w:hAnsi="Arial" w:cs="Arial"/>
          <w:color w:val="000000" w:themeColor="text1"/>
          <w:spacing w:val="14"/>
        </w:rPr>
        <w:t xml:space="preserve"> </w:t>
      </w:r>
      <w:r w:rsidRPr="001421E2">
        <w:rPr>
          <w:rFonts w:ascii="Arial" w:hAnsi="Arial" w:cs="Arial"/>
          <w:color w:val="000000" w:themeColor="text1"/>
          <w:spacing w:val="-2"/>
        </w:rPr>
        <w:t>Plant</w:t>
      </w:r>
      <w:r w:rsidRPr="001421E2">
        <w:rPr>
          <w:rFonts w:ascii="Arial" w:hAnsi="Arial" w:cs="Arial"/>
          <w:color w:val="000000" w:themeColor="text1"/>
          <w:spacing w:val="-7"/>
        </w:rPr>
        <w:t xml:space="preserve"> </w:t>
      </w:r>
      <w:r w:rsidRPr="001421E2">
        <w:rPr>
          <w:rFonts w:ascii="Arial" w:hAnsi="Arial" w:cs="Arial"/>
          <w:color w:val="000000" w:themeColor="text1"/>
          <w:spacing w:val="-2"/>
        </w:rPr>
        <w:t>disease</w:t>
      </w:r>
      <w:r w:rsidRPr="001421E2">
        <w:rPr>
          <w:rFonts w:ascii="Arial" w:hAnsi="Arial" w:cs="Arial"/>
          <w:color w:val="000000" w:themeColor="text1"/>
          <w:spacing w:val="-8"/>
        </w:rPr>
        <w:t xml:space="preserve"> </w:t>
      </w:r>
      <w:r w:rsidRPr="001421E2">
        <w:rPr>
          <w:rFonts w:ascii="Arial" w:hAnsi="Arial" w:cs="Arial"/>
          <w:color w:val="000000" w:themeColor="text1"/>
          <w:spacing w:val="-2"/>
        </w:rPr>
        <w:t>identification</w:t>
      </w:r>
      <w:r w:rsidRPr="001421E2">
        <w:rPr>
          <w:rFonts w:ascii="Arial" w:hAnsi="Arial" w:cs="Arial"/>
          <w:color w:val="000000" w:themeColor="text1"/>
          <w:spacing w:val="-7"/>
        </w:rPr>
        <w:t xml:space="preserve"> </w:t>
      </w:r>
      <w:r w:rsidRPr="001421E2">
        <w:rPr>
          <w:rFonts w:ascii="Arial" w:hAnsi="Arial" w:cs="Arial"/>
          <w:color w:val="000000" w:themeColor="text1"/>
          <w:spacing w:val="-2"/>
        </w:rPr>
        <w:t>using</w:t>
      </w:r>
      <w:r w:rsidRPr="001421E2">
        <w:rPr>
          <w:rFonts w:ascii="Arial" w:hAnsi="Arial" w:cs="Arial"/>
          <w:color w:val="000000" w:themeColor="text1"/>
          <w:spacing w:val="-7"/>
        </w:rPr>
        <w:t xml:space="preserve"> </w:t>
      </w:r>
      <w:r w:rsidRPr="001421E2">
        <w:rPr>
          <w:rFonts w:ascii="Arial" w:hAnsi="Arial" w:cs="Arial"/>
          <w:color w:val="000000" w:themeColor="text1"/>
          <w:spacing w:val="-2"/>
        </w:rPr>
        <w:t>explainable</w:t>
      </w:r>
      <w:r w:rsidRPr="001421E2">
        <w:rPr>
          <w:rFonts w:ascii="Arial" w:hAnsi="Arial" w:cs="Arial"/>
          <w:color w:val="000000" w:themeColor="text1"/>
          <w:spacing w:val="-8"/>
        </w:rPr>
        <w:t xml:space="preserve"> </w:t>
      </w:r>
      <w:r w:rsidRPr="001421E2">
        <w:rPr>
          <w:rFonts w:ascii="Arial" w:hAnsi="Arial" w:cs="Arial"/>
          <w:color w:val="000000" w:themeColor="text1"/>
          <w:spacing w:val="-2"/>
        </w:rPr>
        <w:t>3D</w:t>
      </w:r>
      <w:r w:rsidRPr="001421E2">
        <w:rPr>
          <w:rFonts w:ascii="Arial" w:hAnsi="Arial" w:cs="Arial"/>
          <w:color w:val="000000" w:themeColor="text1"/>
          <w:spacing w:val="-7"/>
        </w:rPr>
        <w:t xml:space="preserve"> </w:t>
      </w:r>
      <w:r w:rsidRPr="001421E2">
        <w:rPr>
          <w:rFonts w:ascii="Arial" w:hAnsi="Arial" w:cs="Arial"/>
          <w:color w:val="000000" w:themeColor="text1"/>
          <w:spacing w:val="-2"/>
        </w:rPr>
        <w:t>deep</w:t>
      </w:r>
      <w:r w:rsidRPr="001421E2">
        <w:rPr>
          <w:rFonts w:ascii="Arial" w:hAnsi="Arial" w:cs="Arial"/>
          <w:color w:val="000000" w:themeColor="text1"/>
          <w:spacing w:val="-8"/>
        </w:rPr>
        <w:t xml:space="preserve"> </w:t>
      </w:r>
      <w:r w:rsidRPr="001421E2">
        <w:rPr>
          <w:rFonts w:ascii="Arial" w:hAnsi="Arial" w:cs="Arial"/>
          <w:color w:val="000000" w:themeColor="text1"/>
          <w:spacing w:val="-2"/>
        </w:rPr>
        <w:t>learning</w:t>
      </w:r>
      <w:r w:rsidRPr="001421E2">
        <w:rPr>
          <w:rFonts w:ascii="Arial" w:hAnsi="Arial" w:cs="Arial"/>
          <w:color w:val="000000" w:themeColor="text1"/>
          <w:spacing w:val="-7"/>
        </w:rPr>
        <w:t xml:space="preserve"> </w:t>
      </w:r>
      <w:r w:rsidRPr="001421E2">
        <w:rPr>
          <w:rFonts w:ascii="Arial" w:hAnsi="Arial" w:cs="Arial"/>
          <w:color w:val="000000" w:themeColor="text1"/>
          <w:spacing w:val="-2"/>
        </w:rPr>
        <w:t>on</w:t>
      </w:r>
      <w:r w:rsidRPr="001421E2">
        <w:rPr>
          <w:rFonts w:ascii="Arial" w:hAnsi="Arial" w:cs="Arial"/>
          <w:color w:val="000000" w:themeColor="text1"/>
          <w:spacing w:val="-7"/>
        </w:rPr>
        <w:t xml:space="preserve"> </w:t>
      </w:r>
      <w:r w:rsidRPr="001421E2">
        <w:rPr>
          <w:rFonts w:ascii="Arial" w:hAnsi="Arial" w:cs="Arial"/>
          <w:color w:val="000000" w:themeColor="text1"/>
          <w:spacing w:val="-2"/>
        </w:rPr>
        <w:t>hyper</w:t>
      </w:r>
      <w:r w:rsidRPr="001421E2">
        <w:rPr>
          <w:rFonts w:ascii="Arial" w:hAnsi="Arial" w:cs="Arial"/>
          <w:color w:val="000000" w:themeColor="text1"/>
        </w:rPr>
        <w:t xml:space="preserve">spectral images. </w:t>
      </w:r>
      <w:r w:rsidRPr="00CF041F">
        <w:rPr>
          <w:rFonts w:ascii="Arial" w:hAnsi="Arial" w:cs="Arial"/>
          <w:iCs/>
          <w:color w:val="000000" w:themeColor="text1"/>
          <w:lang w:val="it-CH"/>
        </w:rPr>
        <w:t>Plant Methods</w:t>
      </w:r>
      <w:r w:rsidR="00580A6A" w:rsidRPr="00CF041F">
        <w:rPr>
          <w:rFonts w:ascii="Arial" w:hAnsi="Arial" w:cs="Arial"/>
          <w:iCs/>
          <w:color w:val="000000" w:themeColor="text1"/>
          <w:lang w:val="it-CH"/>
        </w:rPr>
        <w:t>.</w:t>
      </w:r>
      <w:r w:rsidRPr="00CF041F">
        <w:rPr>
          <w:rFonts w:ascii="Arial" w:hAnsi="Arial" w:cs="Arial"/>
          <w:color w:val="000000" w:themeColor="text1"/>
          <w:lang w:val="it-CH"/>
        </w:rPr>
        <w:t xml:space="preserve"> </w:t>
      </w:r>
      <w:r w:rsidRPr="00CF041F">
        <w:rPr>
          <w:rFonts w:ascii="Arial" w:hAnsi="Arial" w:cs="Arial"/>
          <w:bCs/>
          <w:color w:val="000000" w:themeColor="text1"/>
          <w:lang w:val="it-CH"/>
        </w:rPr>
        <w:t>15</w:t>
      </w:r>
      <w:r w:rsidR="00580A6A" w:rsidRPr="00CF041F">
        <w:rPr>
          <w:rFonts w:ascii="Arial" w:hAnsi="Arial" w:cs="Arial"/>
          <w:bCs/>
          <w:color w:val="000000" w:themeColor="text1"/>
          <w:lang w:val="it-CH"/>
        </w:rPr>
        <w:t>:</w:t>
      </w:r>
      <w:r w:rsidRPr="00CF041F">
        <w:rPr>
          <w:rFonts w:ascii="Arial" w:hAnsi="Arial" w:cs="Arial"/>
          <w:color w:val="000000" w:themeColor="text1"/>
          <w:lang w:val="it-CH"/>
        </w:rPr>
        <w:t>98.</w:t>
      </w:r>
    </w:p>
    <w:p w14:paraId="77B533A5" w14:textId="77777777" w:rsidR="00AC04B3" w:rsidRPr="00CF041F" w:rsidRDefault="00AC04B3" w:rsidP="00F81C5B">
      <w:pPr>
        <w:spacing w:line="480" w:lineRule="auto"/>
        <w:jc w:val="both"/>
        <w:rPr>
          <w:rFonts w:ascii="Arial" w:hAnsi="Arial" w:cs="Arial"/>
          <w:color w:val="000000" w:themeColor="text1"/>
          <w:lang w:val="it-CH"/>
        </w:rPr>
      </w:pPr>
      <w:bookmarkStart w:id="506" w:name="_bookmark53"/>
      <w:bookmarkEnd w:id="506"/>
    </w:p>
    <w:p w14:paraId="562D7015" w14:textId="739E99EA" w:rsidR="00AC04B3" w:rsidRPr="001421E2" w:rsidRDefault="00AC04B3" w:rsidP="00F81C5B">
      <w:pPr>
        <w:spacing w:line="480" w:lineRule="auto"/>
        <w:jc w:val="both"/>
        <w:rPr>
          <w:rFonts w:ascii="Arial" w:hAnsi="Arial" w:cs="Arial"/>
          <w:color w:val="000000" w:themeColor="text1"/>
        </w:rPr>
      </w:pPr>
      <w:r w:rsidRPr="00CF041F">
        <w:rPr>
          <w:rFonts w:ascii="Arial" w:hAnsi="Arial" w:cs="Arial"/>
          <w:color w:val="000000" w:themeColor="text1"/>
          <w:lang w:val="it-CH"/>
        </w:rPr>
        <w:lastRenderedPageBreak/>
        <w:t xml:space="preserve">Natella, F., Nardini, </w:t>
      </w:r>
      <w:r w:rsidR="00580A6A" w:rsidRPr="00CF041F">
        <w:rPr>
          <w:rFonts w:ascii="Arial" w:hAnsi="Arial" w:cs="Arial"/>
          <w:color w:val="000000" w:themeColor="text1"/>
          <w:lang w:val="it-CH"/>
        </w:rPr>
        <w:t xml:space="preserve">M., </w:t>
      </w:r>
      <w:r w:rsidRPr="00CF041F">
        <w:rPr>
          <w:rFonts w:ascii="Arial" w:hAnsi="Arial" w:cs="Arial"/>
          <w:color w:val="000000" w:themeColor="text1"/>
          <w:lang w:val="it-CH"/>
        </w:rPr>
        <w:t xml:space="preserve">Di Felice, </w:t>
      </w:r>
      <w:r w:rsidR="00580A6A" w:rsidRPr="00CF041F">
        <w:rPr>
          <w:rFonts w:ascii="Arial" w:hAnsi="Arial" w:cs="Arial"/>
          <w:color w:val="000000" w:themeColor="text1"/>
          <w:lang w:val="it-CH"/>
        </w:rPr>
        <w:t xml:space="preserve">M., </w:t>
      </w:r>
      <w:r w:rsidRPr="00CF041F">
        <w:rPr>
          <w:rFonts w:ascii="Arial" w:hAnsi="Arial" w:cs="Arial"/>
          <w:color w:val="000000" w:themeColor="text1"/>
          <w:lang w:val="it-CH"/>
        </w:rPr>
        <w:t xml:space="preserve">and Scaccini, </w:t>
      </w:r>
      <w:r w:rsidR="00580A6A" w:rsidRPr="00CF041F">
        <w:rPr>
          <w:rFonts w:ascii="Arial" w:hAnsi="Arial" w:cs="Arial"/>
          <w:color w:val="000000" w:themeColor="text1"/>
          <w:lang w:val="it-CH"/>
        </w:rPr>
        <w:t xml:space="preserve">C. </w:t>
      </w:r>
      <w:r w:rsidRPr="00CF041F">
        <w:rPr>
          <w:rFonts w:ascii="Arial" w:hAnsi="Arial" w:cs="Arial"/>
          <w:color w:val="000000" w:themeColor="text1"/>
          <w:lang w:val="it-CH"/>
        </w:rPr>
        <w:t>1999</w:t>
      </w:r>
      <w:r w:rsidR="00580A6A" w:rsidRPr="00CF041F">
        <w:rPr>
          <w:rFonts w:ascii="Arial" w:hAnsi="Arial" w:cs="Arial"/>
          <w:color w:val="000000" w:themeColor="text1"/>
          <w:lang w:val="it-CH"/>
        </w:rPr>
        <w:t>.</w:t>
      </w:r>
      <w:r w:rsidR="00580A6A" w:rsidRPr="00CF041F">
        <w:rPr>
          <w:rFonts w:ascii="Arial" w:hAnsi="Arial" w:cs="Arial"/>
          <w:color w:val="000000" w:themeColor="text1"/>
          <w:spacing w:val="40"/>
          <w:lang w:val="it-CH"/>
        </w:rPr>
        <w:t xml:space="preserve"> </w:t>
      </w:r>
      <w:r w:rsidRPr="001421E2">
        <w:rPr>
          <w:rFonts w:ascii="Arial" w:hAnsi="Arial" w:cs="Arial"/>
          <w:color w:val="000000" w:themeColor="text1"/>
        </w:rPr>
        <w:t>Benzoic and cinnamic acid derivatives</w:t>
      </w:r>
      <w:r w:rsidRPr="001421E2">
        <w:rPr>
          <w:rFonts w:ascii="Arial" w:hAnsi="Arial" w:cs="Arial"/>
          <w:color w:val="000000" w:themeColor="text1"/>
          <w:spacing w:val="-2"/>
        </w:rPr>
        <w:t xml:space="preserve"> </w:t>
      </w:r>
      <w:r w:rsidRPr="001421E2">
        <w:rPr>
          <w:rFonts w:ascii="Arial" w:hAnsi="Arial" w:cs="Arial"/>
          <w:color w:val="000000" w:themeColor="text1"/>
        </w:rPr>
        <w:t>as</w:t>
      </w:r>
      <w:r w:rsidRPr="001421E2">
        <w:rPr>
          <w:rFonts w:ascii="Arial" w:hAnsi="Arial" w:cs="Arial"/>
          <w:color w:val="000000" w:themeColor="text1"/>
          <w:spacing w:val="-2"/>
        </w:rPr>
        <w:t xml:space="preserve"> </w:t>
      </w:r>
      <w:r w:rsidRPr="001421E2">
        <w:rPr>
          <w:rFonts w:ascii="Arial" w:hAnsi="Arial" w:cs="Arial"/>
          <w:color w:val="000000" w:themeColor="text1"/>
        </w:rPr>
        <w:t>antioxidants: Structure-activity</w:t>
      </w:r>
      <w:r w:rsidRPr="001421E2">
        <w:rPr>
          <w:rFonts w:ascii="Arial" w:hAnsi="Arial" w:cs="Arial"/>
          <w:color w:val="000000" w:themeColor="text1"/>
          <w:spacing w:val="-2"/>
        </w:rPr>
        <w:t xml:space="preserve"> </w:t>
      </w:r>
      <w:r w:rsidRPr="001421E2">
        <w:rPr>
          <w:rFonts w:ascii="Arial" w:hAnsi="Arial" w:cs="Arial"/>
          <w:color w:val="000000" w:themeColor="text1"/>
        </w:rPr>
        <w:t>relation.</w:t>
      </w:r>
      <w:r w:rsidRPr="001421E2">
        <w:rPr>
          <w:rFonts w:ascii="Arial" w:hAnsi="Arial" w:cs="Arial"/>
          <w:color w:val="000000" w:themeColor="text1"/>
          <w:spacing w:val="-2"/>
        </w:rPr>
        <w:t xml:space="preserve"> </w:t>
      </w:r>
      <w:r w:rsidR="00580A6A" w:rsidRPr="00F81C5B">
        <w:rPr>
          <w:rFonts w:ascii="Arial" w:hAnsi="Arial" w:cs="Arial"/>
          <w:iCs/>
          <w:color w:val="000000" w:themeColor="text1"/>
        </w:rPr>
        <w:t>J</w:t>
      </w:r>
      <w:r w:rsidR="00580A6A">
        <w:rPr>
          <w:rFonts w:ascii="Arial" w:hAnsi="Arial" w:cs="Arial"/>
          <w:iCs/>
          <w:color w:val="000000" w:themeColor="text1"/>
        </w:rPr>
        <w:t>.</w:t>
      </w:r>
      <w:r w:rsidR="00580A6A" w:rsidRPr="00F81C5B">
        <w:rPr>
          <w:rFonts w:ascii="Arial" w:hAnsi="Arial" w:cs="Arial"/>
          <w:iCs/>
          <w:color w:val="000000" w:themeColor="text1"/>
        </w:rPr>
        <w:t xml:space="preserve"> </w:t>
      </w:r>
      <w:proofErr w:type="spellStart"/>
      <w:r w:rsidRPr="00F81C5B">
        <w:rPr>
          <w:rFonts w:ascii="Arial" w:hAnsi="Arial" w:cs="Arial"/>
          <w:iCs/>
          <w:color w:val="000000" w:themeColor="text1"/>
        </w:rPr>
        <w:t>Agric</w:t>
      </w:r>
      <w:r w:rsidR="00580A6A">
        <w:rPr>
          <w:rFonts w:ascii="Arial" w:hAnsi="Arial" w:cs="Arial"/>
          <w:iCs/>
          <w:color w:val="000000" w:themeColor="text1"/>
        </w:rPr>
        <w:t>.</w:t>
      </w:r>
      <w:r w:rsidRPr="00F81C5B">
        <w:rPr>
          <w:rFonts w:ascii="Arial" w:hAnsi="Arial" w:cs="Arial"/>
          <w:iCs/>
          <w:color w:val="000000" w:themeColor="text1"/>
        </w:rPr>
        <w:t>Food</w:t>
      </w:r>
      <w:proofErr w:type="spellEnd"/>
      <w:r w:rsidRPr="00F81C5B">
        <w:rPr>
          <w:rFonts w:ascii="Arial" w:hAnsi="Arial" w:cs="Arial"/>
          <w:iCs/>
          <w:color w:val="000000" w:themeColor="text1"/>
        </w:rPr>
        <w:t xml:space="preserve"> Chem</w:t>
      </w:r>
      <w:r w:rsidR="00580A6A">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47</w:t>
      </w:r>
      <w:r w:rsidR="00580A6A">
        <w:rPr>
          <w:rFonts w:ascii="Arial" w:hAnsi="Arial" w:cs="Arial"/>
          <w:bCs/>
          <w:color w:val="000000" w:themeColor="text1"/>
        </w:rPr>
        <w:t>:</w:t>
      </w:r>
      <w:r w:rsidRPr="001421E2">
        <w:rPr>
          <w:rFonts w:ascii="Arial" w:hAnsi="Arial" w:cs="Arial"/>
          <w:color w:val="000000" w:themeColor="text1"/>
        </w:rPr>
        <w:t>1453–1459.</w:t>
      </w:r>
    </w:p>
    <w:p w14:paraId="4CE4AA35" w14:textId="101A35BF" w:rsidR="00AC04B3" w:rsidRPr="001421E2" w:rsidDel="00D3318A" w:rsidRDefault="00AC04B3" w:rsidP="00F81C5B">
      <w:pPr>
        <w:spacing w:line="480" w:lineRule="auto"/>
        <w:jc w:val="both"/>
        <w:rPr>
          <w:del w:id="507" w:author="Bock, Clive" w:date="2022-06-20T13:57:00Z"/>
          <w:rFonts w:ascii="Arial" w:hAnsi="Arial" w:cs="Arial"/>
          <w:color w:val="000000" w:themeColor="text1"/>
        </w:rPr>
      </w:pPr>
    </w:p>
    <w:p w14:paraId="46E622BA" w14:textId="6E043728" w:rsidR="00AC04B3" w:rsidRPr="00261666" w:rsidDel="00D3318A" w:rsidRDefault="00AC04B3" w:rsidP="00F81C5B">
      <w:pPr>
        <w:spacing w:line="480" w:lineRule="auto"/>
        <w:jc w:val="both"/>
        <w:rPr>
          <w:del w:id="508" w:author="Bock, Clive" w:date="2022-06-20T13:57:00Z"/>
          <w:rFonts w:ascii="Arial" w:hAnsi="Arial" w:cs="Arial"/>
          <w:color w:val="000000" w:themeColor="text1"/>
        </w:rPr>
      </w:pPr>
      <w:bookmarkStart w:id="509" w:name="_bookmark55"/>
      <w:bookmarkEnd w:id="509"/>
    </w:p>
    <w:p w14:paraId="38771621" w14:textId="77777777" w:rsidR="00AC04B3" w:rsidRPr="001421E2" w:rsidRDefault="00AC04B3" w:rsidP="00F81C5B">
      <w:pPr>
        <w:spacing w:line="480" w:lineRule="auto"/>
        <w:jc w:val="both"/>
        <w:rPr>
          <w:rFonts w:ascii="Arial" w:hAnsi="Arial" w:cs="Arial"/>
          <w:color w:val="000000" w:themeColor="text1"/>
        </w:rPr>
      </w:pPr>
      <w:bookmarkStart w:id="510" w:name="_bookmark56"/>
      <w:bookmarkEnd w:id="510"/>
    </w:p>
    <w:p w14:paraId="28BDD23E" w14:textId="1B7EA809" w:rsidR="00AC04B3" w:rsidRPr="001421E2" w:rsidRDefault="00AC04B3" w:rsidP="00F81C5B">
      <w:pPr>
        <w:spacing w:line="480" w:lineRule="auto"/>
        <w:jc w:val="both"/>
        <w:rPr>
          <w:rFonts w:ascii="Arial" w:hAnsi="Arial" w:cs="Arial"/>
          <w:color w:val="000000" w:themeColor="text1"/>
        </w:rPr>
      </w:pPr>
      <w:r w:rsidRPr="00DC000E">
        <w:rPr>
          <w:rFonts w:ascii="Arial" w:hAnsi="Arial" w:cs="Arial"/>
          <w:color w:val="000000" w:themeColor="text1"/>
        </w:rPr>
        <w:t xml:space="preserve">Paulus, S., and Mahlein, </w:t>
      </w:r>
      <w:r w:rsidR="00286D0E" w:rsidRPr="00DC000E">
        <w:rPr>
          <w:rFonts w:ascii="Arial" w:hAnsi="Arial" w:cs="Arial"/>
          <w:color w:val="000000" w:themeColor="text1"/>
        </w:rPr>
        <w:t xml:space="preserve">A.-K. </w:t>
      </w:r>
      <w:r w:rsidRPr="00DC000E">
        <w:rPr>
          <w:rFonts w:ascii="Arial" w:hAnsi="Arial" w:cs="Arial"/>
          <w:color w:val="000000" w:themeColor="text1"/>
        </w:rPr>
        <w:t>2020</w:t>
      </w:r>
      <w:r w:rsidR="00286D0E" w:rsidRPr="00DC000E">
        <w:rPr>
          <w:rFonts w:ascii="Arial" w:hAnsi="Arial" w:cs="Arial"/>
          <w:color w:val="000000" w:themeColor="text1"/>
        </w:rPr>
        <w:t>.</w:t>
      </w:r>
      <w:r w:rsidR="00286D0E" w:rsidRPr="00DC000E">
        <w:rPr>
          <w:rFonts w:ascii="Arial" w:hAnsi="Arial" w:cs="Arial"/>
          <w:color w:val="000000" w:themeColor="text1"/>
          <w:spacing w:val="33"/>
        </w:rPr>
        <w:t xml:space="preserve"> </w:t>
      </w:r>
      <w:r w:rsidRPr="001421E2">
        <w:rPr>
          <w:rFonts w:ascii="Arial" w:hAnsi="Arial" w:cs="Arial"/>
          <w:color w:val="000000" w:themeColor="text1"/>
        </w:rPr>
        <w:t xml:space="preserve">Technical workflows for hyperspectral plant image assessment and processing on the greenhouse and laboratory scale. </w:t>
      </w:r>
      <w:proofErr w:type="spellStart"/>
      <w:r w:rsidRPr="00F81C5B">
        <w:rPr>
          <w:rFonts w:ascii="Arial" w:hAnsi="Arial" w:cs="Arial"/>
          <w:iCs/>
          <w:color w:val="000000" w:themeColor="text1"/>
        </w:rPr>
        <w:t>GigaScience</w:t>
      </w:r>
      <w:proofErr w:type="spellEnd"/>
      <w:r w:rsidR="00286D0E">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9</w:t>
      </w:r>
      <w:r w:rsidR="00286D0E">
        <w:rPr>
          <w:rFonts w:ascii="Arial" w:hAnsi="Arial" w:cs="Arial"/>
          <w:bCs/>
          <w:color w:val="000000" w:themeColor="text1"/>
        </w:rPr>
        <w:t>:1-10.</w:t>
      </w:r>
      <w:r w:rsidRPr="001421E2">
        <w:rPr>
          <w:rFonts w:ascii="Arial" w:hAnsi="Arial" w:cs="Arial"/>
          <w:b/>
          <w:color w:val="000000" w:themeColor="text1"/>
        </w:rPr>
        <w:t xml:space="preserve"> </w:t>
      </w:r>
    </w:p>
    <w:p w14:paraId="3C33A1D7" w14:textId="77777777" w:rsidR="00AC04B3" w:rsidRPr="001421E2" w:rsidRDefault="00AC04B3" w:rsidP="00F81C5B">
      <w:pPr>
        <w:spacing w:line="480" w:lineRule="auto"/>
        <w:jc w:val="both"/>
        <w:rPr>
          <w:rFonts w:ascii="Arial" w:hAnsi="Arial" w:cs="Arial"/>
          <w:color w:val="000000" w:themeColor="text1"/>
        </w:rPr>
      </w:pPr>
      <w:bookmarkStart w:id="511" w:name="_bookmark57"/>
      <w:bookmarkEnd w:id="511"/>
    </w:p>
    <w:p w14:paraId="15376466" w14:textId="74BC45E0" w:rsidR="00AC04B3" w:rsidRPr="00DD4C4C"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Petkovšek</w:t>
      </w:r>
      <w:proofErr w:type="spellEnd"/>
      <w:r w:rsidRPr="001421E2">
        <w:rPr>
          <w:rFonts w:ascii="Arial" w:hAnsi="Arial" w:cs="Arial"/>
          <w:color w:val="000000" w:themeColor="text1"/>
        </w:rPr>
        <w:t xml:space="preserve">, M. M., </w:t>
      </w:r>
      <w:proofErr w:type="spellStart"/>
      <w:r w:rsidRPr="001421E2">
        <w:rPr>
          <w:rFonts w:ascii="Arial" w:hAnsi="Arial" w:cs="Arial"/>
          <w:color w:val="000000" w:themeColor="text1"/>
        </w:rPr>
        <w:t>Stampar</w:t>
      </w:r>
      <w:proofErr w:type="spellEnd"/>
      <w:r w:rsidRPr="001421E2">
        <w:rPr>
          <w:rFonts w:ascii="Arial" w:hAnsi="Arial" w:cs="Arial"/>
          <w:color w:val="000000" w:themeColor="text1"/>
        </w:rPr>
        <w:t xml:space="preserve">, </w:t>
      </w:r>
      <w:r w:rsidR="00286D0E" w:rsidRPr="001421E2">
        <w:rPr>
          <w:rFonts w:ascii="Arial" w:hAnsi="Arial" w:cs="Arial"/>
          <w:color w:val="000000" w:themeColor="text1"/>
        </w:rPr>
        <w:t>F.</w:t>
      </w:r>
      <w:r w:rsidR="00286D0E">
        <w:rPr>
          <w:rFonts w:ascii="Arial" w:hAnsi="Arial" w:cs="Arial"/>
          <w:color w:val="000000" w:themeColor="text1"/>
        </w:rPr>
        <w:t>,</w:t>
      </w:r>
      <w:r w:rsidR="00286D0E" w:rsidRPr="001421E2">
        <w:rPr>
          <w:rFonts w:ascii="Arial" w:hAnsi="Arial" w:cs="Arial"/>
          <w:color w:val="000000" w:themeColor="text1"/>
        </w:rPr>
        <w:t xml:space="preserve"> </w:t>
      </w:r>
      <w:r w:rsidRPr="001421E2">
        <w:rPr>
          <w:rFonts w:ascii="Arial" w:hAnsi="Arial" w:cs="Arial"/>
          <w:color w:val="000000" w:themeColor="text1"/>
        </w:rPr>
        <w:t xml:space="preserve">and </w:t>
      </w:r>
      <w:proofErr w:type="spellStart"/>
      <w:r w:rsidRPr="001421E2">
        <w:rPr>
          <w:rFonts w:ascii="Arial" w:hAnsi="Arial" w:cs="Arial"/>
          <w:color w:val="000000" w:themeColor="text1"/>
        </w:rPr>
        <w:t>Veberic</w:t>
      </w:r>
      <w:proofErr w:type="spellEnd"/>
      <w:r w:rsidR="00286D0E">
        <w:rPr>
          <w:rFonts w:ascii="Arial" w:hAnsi="Arial" w:cs="Arial"/>
          <w:color w:val="000000" w:themeColor="text1"/>
        </w:rPr>
        <w:t>,</w:t>
      </w:r>
      <w:r w:rsidR="00286D0E" w:rsidRPr="00286D0E">
        <w:rPr>
          <w:rFonts w:ascii="Arial" w:hAnsi="Arial" w:cs="Arial"/>
          <w:color w:val="000000" w:themeColor="text1"/>
        </w:rPr>
        <w:t xml:space="preserve"> </w:t>
      </w:r>
      <w:r w:rsidR="00286D0E" w:rsidRPr="001421E2">
        <w:rPr>
          <w:rFonts w:ascii="Arial" w:hAnsi="Arial" w:cs="Arial"/>
          <w:color w:val="000000" w:themeColor="text1"/>
        </w:rPr>
        <w:t>R.</w:t>
      </w:r>
      <w:r w:rsidRPr="001421E2">
        <w:rPr>
          <w:rFonts w:ascii="Arial" w:hAnsi="Arial" w:cs="Arial"/>
          <w:color w:val="000000" w:themeColor="text1"/>
        </w:rPr>
        <w:t xml:space="preserve"> 2008</w:t>
      </w:r>
      <w:r w:rsidR="00286D0E">
        <w:rPr>
          <w:rFonts w:ascii="Arial" w:hAnsi="Arial" w:cs="Arial"/>
          <w:color w:val="000000" w:themeColor="text1"/>
        </w:rPr>
        <w:t>.</w:t>
      </w:r>
      <w:r w:rsidR="00286D0E" w:rsidRPr="001421E2">
        <w:rPr>
          <w:rFonts w:ascii="Arial" w:hAnsi="Arial" w:cs="Arial"/>
          <w:color w:val="000000" w:themeColor="text1"/>
          <w:spacing w:val="27"/>
        </w:rPr>
        <w:t xml:space="preserve"> </w:t>
      </w:r>
      <w:r w:rsidRPr="001421E2">
        <w:rPr>
          <w:rFonts w:ascii="Arial" w:hAnsi="Arial" w:cs="Arial"/>
          <w:color w:val="000000" w:themeColor="text1"/>
        </w:rPr>
        <w:t xml:space="preserve">Increased phenolic content in apple leaves infected with the apple scab pathogen. </w:t>
      </w:r>
      <w:r w:rsidRPr="00F81C5B">
        <w:rPr>
          <w:rFonts w:ascii="Arial" w:hAnsi="Arial" w:cs="Arial"/>
          <w:iCs/>
          <w:color w:val="000000" w:themeColor="text1"/>
        </w:rPr>
        <w:t>J</w:t>
      </w:r>
      <w:r w:rsidR="00DE2993">
        <w:rPr>
          <w:rFonts w:ascii="Arial" w:hAnsi="Arial" w:cs="Arial"/>
          <w:iCs/>
          <w:color w:val="000000" w:themeColor="text1"/>
        </w:rPr>
        <w:t>.</w:t>
      </w:r>
      <w:r w:rsidRPr="00F81C5B">
        <w:rPr>
          <w:rFonts w:ascii="Arial" w:hAnsi="Arial" w:cs="Arial"/>
          <w:iCs/>
          <w:color w:val="000000" w:themeColor="text1"/>
        </w:rPr>
        <w:t xml:space="preserve"> Plant </w:t>
      </w:r>
      <w:proofErr w:type="spellStart"/>
      <w:r w:rsidRPr="00F81C5B">
        <w:rPr>
          <w:rFonts w:ascii="Arial" w:hAnsi="Arial" w:cs="Arial"/>
          <w:iCs/>
          <w:color w:val="000000" w:themeColor="text1"/>
        </w:rPr>
        <w:t>Pathol</w:t>
      </w:r>
      <w:proofErr w:type="spellEnd"/>
      <w:r w:rsidR="00286D0E">
        <w:rPr>
          <w:rFonts w:ascii="Arial" w:hAnsi="Arial" w:cs="Arial"/>
          <w:color w:val="000000" w:themeColor="text1"/>
        </w:rPr>
        <w:t>.</w:t>
      </w:r>
      <w:r w:rsidRPr="001421E2">
        <w:rPr>
          <w:rFonts w:ascii="Arial" w:hAnsi="Arial" w:cs="Arial"/>
          <w:color w:val="000000" w:themeColor="text1"/>
        </w:rPr>
        <w:t xml:space="preserve"> </w:t>
      </w:r>
      <w:r w:rsidR="00286D0E" w:rsidRPr="00DD4C4C">
        <w:rPr>
          <w:rFonts w:ascii="Arial" w:hAnsi="Arial" w:cs="Arial"/>
          <w:color w:val="000000" w:themeColor="text1"/>
        </w:rPr>
        <w:t>90:</w:t>
      </w:r>
      <w:r w:rsidRPr="00DD4C4C">
        <w:rPr>
          <w:rFonts w:ascii="Arial" w:hAnsi="Arial" w:cs="Arial"/>
          <w:color w:val="000000" w:themeColor="text1"/>
        </w:rPr>
        <w:t>49–55.</w:t>
      </w:r>
    </w:p>
    <w:p w14:paraId="224764DF" w14:textId="77777777" w:rsidR="00AC04B3" w:rsidRPr="00DD4C4C" w:rsidRDefault="00AC04B3" w:rsidP="00F81C5B">
      <w:pPr>
        <w:spacing w:line="480" w:lineRule="auto"/>
        <w:jc w:val="both"/>
        <w:rPr>
          <w:rFonts w:ascii="Arial" w:hAnsi="Arial" w:cs="Arial"/>
          <w:color w:val="000000" w:themeColor="text1"/>
        </w:rPr>
      </w:pPr>
      <w:bookmarkStart w:id="512" w:name="_bookmark58"/>
      <w:bookmarkEnd w:id="512"/>
    </w:p>
    <w:p w14:paraId="091368A9" w14:textId="0984B301" w:rsidR="00AC04B3" w:rsidRPr="001421E2" w:rsidRDefault="00AC04B3" w:rsidP="00F81C5B">
      <w:pPr>
        <w:spacing w:line="480" w:lineRule="auto"/>
        <w:jc w:val="both"/>
        <w:rPr>
          <w:rFonts w:ascii="Arial" w:hAnsi="Arial" w:cs="Arial"/>
          <w:color w:val="000000" w:themeColor="text1"/>
        </w:rPr>
      </w:pPr>
      <w:r w:rsidRPr="00DD4C4C">
        <w:rPr>
          <w:rFonts w:ascii="Arial" w:hAnsi="Arial" w:cs="Arial"/>
          <w:color w:val="000000" w:themeColor="text1"/>
        </w:rPr>
        <w:t xml:space="preserve">Polder, G., Blok, </w:t>
      </w:r>
      <w:r w:rsidR="00E444F2" w:rsidRPr="00DD4C4C">
        <w:rPr>
          <w:rFonts w:ascii="Arial" w:hAnsi="Arial" w:cs="Arial"/>
          <w:color w:val="000000" w:themeColor="text1"/>
        </w:rPr>
        <w:t xml:space="preserve">P. M., </w:t>
      </w:r>
      <w:r w:rsidRPr="00DD4C4C">
        <w:rPr>
          <w:rFonts w:ascii="Arial" w:hAnsi="Arial" w:cs="Arial"/>
          <w:color w:val="000000" w:themeColor="text1"/>
        </w:rPr>
        <w:t xml:space="preserve">de Villiers, </w:t>
      </w:r>
      <w:r w:rsidR="00E444F2" w:rsidRPr="00DD4C4C">
        <w:rPr>
          <w:rFonts w:ascii="Arial" w:hAnsi="Arial" w:cs="Arial"/>
          <w:color w:val="000000" w:themeColor="text1"/>
        </w:rPr>
        <w:t xml:space="preserve">H. A., </w:t>
      </w:r>
      <w:r w:rsidRPr="00DD4C4C">
        <w:rPr>
          <w:rFonts w:ascii="Arial" w:hAnsi="Arial" w:cs="Arial"/>
          <w:color w:val="000000" w:themeColor="text1"/>
        </w:rPr>
        <w:t xml:space="preserve">van der Wolf, </w:t>
      </w:r>
      <w:r w:rsidR="00E444F2" w:rsidRPr="00DD4C4C">
        <w:rPr>
          <w:rFonts w:ascii="Arial" w:hAnsi="Arial" w:cs="Arial"/>
          <w:color w:val="000000" w:themeColor="text1"/>
          <w:w w:val="105"/>
        </w:rPr>
        <w:t xml:space="preserve">J. </w:t>
      </w:r>
      <w:r w:rsidR="00E444F2" w:rsidRPr="00DD4C4C">
        <w:rPr>
          <w:rFonts w:ascii="Arial" w:hAnsi="Arial" w:cs="Arial"/>
          <w:color w:val="000000" w:themeColor="text1"/>
        </w:rPr>
        <w:t xml:space="preserve">M., </w:t>
      </w:r>
      <w:r w:rsidRPr="00DD4C4C">
        <w:rPr>
          <w:rFonts w:ascii="Arial" w:hAnsi="Arial" w:cs="Arial"/>
          <w:color w:val="000000" w:themeColor="text1"/>
        </w:rPr>
        <w:t xml:space="preserve">and Kamp, </w:t>
      </w:r>
      <w:r w:rsidR="00E444F2" w:rsidRPr="00DD4C4C">
        <w:rPr>
          <w:rFonts w:ascii="Arial" w:hAnsi="Arial" w:cs="Arial"/>
          <w:color w:val="000000" w:themeColor="text1"/>
          <w:w w:val="105"/>
        </w:rPr>
        <w:t xml:space="preserve">J. </w:t>
      </w:r>
      <w:r w:rsidRPr="00DD4C4C">
        <w:rPr>
          <w:rFonts w:ascii="Arial" w:hAnsi="Arial" w:cs="Arial"/>
          <w:color w:val="000000" w:themeColor="text1"/>
        </w:rPr>
        <w:t>2019</w:t>
      </w:r>
      <w:r w:rsidR="00E444F2" w:rsidRPr="00DD4C4C">
        <w:rPr>
          <w:rFonts w:ascii="Arial" w:hAnsi="Arial" w:cs="Arial"/>
          <w:color w:val="000000" w:themeColor="text1"/>
        </w:rPr>
        <w:t>.</w:t>
      </w:r>
      <w:r w:rsidR="00E444F2" w:rsidRPr="00DD4C4C">
        <w:rPr>
          <w:rFonts w:ascii="Arial" w:hAnsi="Arial" w:cs="Arial"/>
          <w:color w:val="000000" w:themeColor="text1"/>
          <w:spacing w:val="40"/>
        </w:rPr>
        <w:t xml:space="preserve"> </w:t>
      </w:r>
      <w:r w:rsidRPr="001421E2">
        <w:rPr>
          <w:rFonts w:ascii="Arial" w:hAnsi="Arial" w:cs="Arial"/>
          <w:color w:val="000000" w:themeColor="text1"/>
        </w:rPr>
        <w:t xml:space="preserve">Potato </w:t>
      </w:r>
      <w:r w:rsidRPr="001421E2">
        <w:rPr>
          <w:rFonts w:ascii="Arial" w:hAnsi="Arial" w:cs="Arial"/>
          <w:color w:val="000000" w:themeColor="text1"/>
          <w:w w:val="95"/>
        </w:rPr>
        <w:t xml:space="preserve">virus Y detection in seed potatoes using deep learning on hyperspectral images. </w:t>
      </w:r>
      <w:r w:rsidR="00286D0E" w:rsidRPr="00F81C5B">
        <w:rPr>
          <w:rFonts w:ascii="Arial" w:hAnsi="Arial" w:cs="Arial"/>
          <w:iCs/>
          <w:color w:val="000000" w:themeColor="text1"/>
          <w:w w:val="95"/>
        </w:rPr>
        <w:t>Front</w:t>
      </w:r>
      <w:r w:rsidR="00286D0E">
        <w:rPr>
          <w:rFonts w:ascii="Arial" w:hAnsi="Arial" w:cs="Arial"/>
          <w:iCs/>
          <w:color w:val="000000" w:themeColor="text1"/>
          <w:w w:val="95"/>
        </w:rPr>
        <w:t xml:space="preserve">. </w:t>
      </w:r>
      <w:r w:rsidR="00286D0E">
        <w:rPr>
          <w:rFonts w:ascii="Arial" w:hAnsi="Arial" w:cs="Arial"/>
          <w:iCs/>
          <w:color w:val="000000" w:themeColor="text1"/>
        </w:rPr>
        <w:t xml:space="preserve"> </w:t>
      </w:r>
      <w:r w:rsidRPr="00F81C5B">
        <w:rPr>
          <w:rFonts w:ascii="Arial" w:hAnsi="Arial" w:cs="Arial"/>
          <w:iCs/>
          <w:color w:val="000000" w:themeColor="text1"/>
        </w:rPr>
        <w:t>Plant Sci</w:t>
      </w:r>
      <w:r w:rsidR="00286D0E">
        <w:rPr>
          <w:rFonts w:ascii="Arial" w:hAnsi="Arial" w:cs="Arial"/>
          <w:iCs/>
          <w:color w:val="000000" w:themeColor="text1"/>
        </w:rPr>
        <w:t>.</w:t>
      </w:r>
      <w:r w:rsidRPr="00F81C5B">
        <w:rPr>
          <w:rFonts w:ascii="Arial" w:hAnsi="Arial" w:cs="Arial"/>
          <w:bCs/>
          <w:color w:val="000000" w:themeColor="text1"/>
        </w:rPr>
        <w:t>10</w:t>
      </w:r>
      <w:r w:rsidR="00E444F2">
        <w:rPr>
          <w:rFonts w:ascii="Arial" w:hAnsi="Arial" w:cs="Arial"/>
          <w:color w:val="000000" w:themeColor="text1"/>
        </w:rPr>
        <w:t>:</w:t>
      </w:r>
      <w:r w:rsidRPr="001421E2">
        <w:rPr>
          <w:rFonts w:ascii="Arial" w:hAnsi="Arial" w:cs="Arial"/>
          <w:color w:val="000000" w:themeColor="text1"/>
        </w:rPr>
        <w:t>209.</w:t>
      </w:r>
    </w:p>
    <w:p w14:paraId="2AA260ED" w14:textId="77777777" w:rsidR="00AC04B3" w:rsidRPr="001421E2" w:rsidRDefault="00AC04B3" w:rsidP="00F81C5B">
      <w:pPr>
        <w:spacing w:line="480" w:lineRule="auto"/>
        <w:jc w:val="both"/>
        <w:rPr>
          <w:rFonts w:ascii="Arial" w:hAnsi="Arial" w:cs="Arial"/>
          <w:color w:val="000000" w:themeColor="text1"/>
        </w:rPr>
      </w:pPr>
      <w:bookmarkStart w:id="513" w:name="_bookmark59"/>
      <w:bookmarkEnd w:id="513"/>
    </w:p>
    <w:p w14:paraId="48A2D96F" w14:textId="092EFC34"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Pollock, C., and Drysdale, </w:t>
      </w:r>
      <w:r w:rsidR="00E444F2" w:rsidRPr="001421E2">
        <w:rPr>
          <w:rFonts w:ascii="Arial" w:hAnsi="Arial" w:cs="Arial"/>
          <w:color w:val="000000" w:themeColor="text1"/>
        </w:rPr>
        <w:t xml:space="preserve">R. </w:t>
      </w:r>
      <w:r w:rsidRPr="001421E2">
        <w:rPr>
          <w:rFonts w:ascii="Arial" w:hAnsi="Arial" w:cs="Arial"/>
          <w:color w:val="000000" w:themeColor="text1"/>
        </w:rPr>
        <w:t>1976</w:t>
      </w:r>
      <w:r w:rsidR="00E444F2">
        <w:rPr>
          <w:rFonts w:ascii="Arial" w:hAnsi="Arial" w:cs="Arial"/>
          <w:color w:val="000000" w:themeColor="text1"/>
        </w:rPr>
        <w:t>.</w:t>
      </w:r>
      <w:r w:rsidR="00E444F2" w:rsidRPr="001421E2">
        <w:rPr>
          <w:rFonts w:ascii="Arial" w:hAnsi="Arial" w:cs="Arial"/>
          <w:color w:val="000000" w:themeColor="text1"/>
          <w:spacing w:val="40"/>
        </w:rPr>
        <w:t xml:space="preserve"> </w:t>
      </w:r>
      <w:r w:rsidRPr="001421E2">
        <w:rPr>
          <w:rFonts w:ascii="Arial" w:hAnsi="Arial" w:cs="Arial"/>
          <w:color w:val="000000" w:themeColor="text1"/>
        </w:rPr>
        <w:t>The role of phenolic compounds in the resistance of tomato</w:t>
      </w:r>
      <w:r w:rsidRPr="001421E2">
        <w:rPr>
          <w:rFonts w:ascii="Arial" w:hAnsi="Arial" w:cs="Arial"/>
          <w:color w:val="000000" w:themeColor="text1"/>
          <w:spacing w:val="40"/>
        </w:rPr>
        <w:t xml:space="preserve"> </w:t>
      </w:r>
      <w:r w:rsidRPr="001421E2">
        <w:rPr>
          <w:rFonts w:ascii="Arial" w:hAnsi="Arial" w:cs="Arial"/>
          <w:color w:val="000000" w:themeColor="text1"/>
        </w:rPr>
        <w:t>cultivars</w:t>
      </w:r>
      <w:r w:rsidRPr="001421E2">
        <w:rPr>
          <w:rFonts w:ascii="Arial" w:hAnsi="Arial" w:cs="Arial"/>
          <w:color w:val="000000" w:themeColor="text1"/>
          <w:spacing w:val="40"/>
        </w:rPr>
        <w:t xml:space="preserve"> </w:t>
      </w:r>
      <w:r w:rsidRPr="001421E2">
        <w:rPr>
          <w:rFonts w:ascii="Arial" w:hAnsi="Arial" w:cs="Arial"/>
          <w:color w:val="000000" w:themeColor="text1"/>
        </w:rPr>
        <w:t>to</w:t>
      </w:r>
      <w:r w:rsidRPr="001421E2">
        <w:rPr>
          <w:rFonts w:ascii="Arial" w:hAnsi="Arial" w:cs="Arial"/>
          <w:color w:val="000000" w:themeColor="text1"/>
          <w:spacing w:val="40"/>
        </w:rPr>
        <w:t xml:space="preserve"> </w:t>
      </w:r>
      <w:r w:rsidRPr="001421E2">
        <w:rPr>
          <w:rFonts w:ascii="Arial" w:hAnsi="Arial" w:cs="Arial"/>
          <w:i/>
          <w:color w:val="000000" w:themeColor="text1"/>
        </w:rPr>
        <w:t>Verticillium</w:t>
      </w:r>
      <w:r w:rsidRPr="001421E2">
        <w:rPr>
          <w:rFonts w:ascii="Arial" w:hAnsi="Arial" w:cs="Arial"/>
          <w:i/>
          <w:color w:val="000000" w:themeColor="text1"/>
          <w:spacing w:val="40"/>
        </w:rPr>
        <w:t xml:space="preserve"> </w:t>
      </w:r>
      <w:proofErr w:type="spellStart"/>
      <w:r w:rsidRPr="001421E2">
        <w:rPr>
          <w:rFonts w:ascii="Arial" w:hAnsi="Arial" w:cs="Arial"/>
          <w:i/>
          <w:color w:val="000000" w:themeColor="text1"/>
        </w:rPr>
        <w:t>alboatrum</w:t>
      </w:r>
      <w:proofErr w:type="spellEnd"/>
      <w:r w:rsidRPr="001421E2">
        <w:rPr>
          <w:rFonts w:ascii="Arial" w:hAnsi="Arial" w:cs="Arial"/>
          <w:color w:val="000000" w:themeColor="text1"/>
        </w:rPr>
        <w:t>.</w:t>
      </w:r>
      <w:r w:rsidRPr="001421E2">
        <w:rPr>
          <w:rFonts w:ascii="Arial" w:hAnsi="Arial" w:cs="Arial"/>
          <w:color w:val="000000" w:themeColor="text1"/>
          <w:spacing w:val="40"/>
        </w:rPr>
        <w:t xml:space="preserve"> </w:t>
      </w:r>
      <w:r w:rsidRPr="00F81C5B">
        <w:rPr>
          <w:rFonts w:ascii="Arial" w:hAnsi="Arial" w:cs="Arial"/>
          <w:iCs/>
          <w:color w:val="000000" w:themeColor="text1"/>
        </w:rPr>
        <w:t>J</w:t>
      </w:r>
      <w:r w:rsidR="00725EB4">
        <w:rPr>
          <w:rFonts w:ascii="Arial" w:hAnsi="Arial" w:cs="Arial"/>
          <w:iCs/>
          <w:color w:val="000000" w:themeColor="text1"/>
        </w:rPr>
        <w:t>.</w:t>
      </w:r>
      <w:r w:rsidRPr="00F81C5B">
        <w:rPr>
          <w:rFonts w:ascii="Arial" w:hAnsi="Arial" w:cs="Arial"/>
          <w:iCs/>
          <w:color w:val="000000" w:themeColor="text1"/>
          <w:spacing w:val="40"/>
        </w:rPr>
        <w:t xml:space="preserve"> </w:t>
      </w:r>
      <w:proofErr w:type="spellStart"/>
      <w:r w:rsidRPr="00F81C5B">
        <w:rPr>
          <w:rFonts w:ascii="Arial" w:hAnsi="Arial" w:cs="Arial"/>
          <w:iCs/>
          <w:color w:val="000000" w:themeColor="text1"/>
        </w:rPr>
        <w:t>Phytopathol</w:t>
      </w:r>
      <w:proofErr w:type="spellEnd"/>
      <w:r w:rsidR="00E444F2">
        <w:rPr>
          <w:rFonts w:ascii="Arial" w:hAnsi="Arial" w:cs="Arial"/>
          <w:color w:val="000000" w:themeColor="text1"/>
        </w:rPr>
        <w:t>.</w:t>
      </w:r>
      <w:r w:rsidRPr="001421E2">
        <w:rPr>
          <w:rFonts w:ascii="Arial" w:hAnsi="Arial" w:cs="Arial"/>
          <w:color w:val="000000" w:themeColor="text1"/>
          <w:spacing w:val="40"/>
        </w:rPr>
        <w:t xml:space="preserve"> </w:t>
      </w:r>
      <w:r w:rsidRPr="00F81C5B">
        <w:rPr>
          <w:rFonts w:ascii="Arial" w:hAnsi="Arial" w:cs="Arial"/>
          <w:bCs/>
          <w:color w:val="000000" w:themeColor="text1"/>
        </w:rPr>
        <w:t>86</w:t>
      </w:r>
      <w:r w:rsidR="00E444F2">
        <w:rPr>
          <w:rFonts w:ascii="Arial" w:hAnsi="Arial" w:cs="Arial"/>
          <w:bCs/>
          <w:color w:val="000000" w:themeColor="text1"/>
        </w:rPr>
        <w:t>:</w:t>
      </w:r>
      <w:r w:rsidRPr="001421E2">
        <w:rPr>
          <w:rFonts w:ascii="Arial" w:hAnsi="Arial" w:cs="Arial"/>
          <w:color w:val="000000" w:themeColor="text1"/>
        </w:rPr>
        <w:t>56–66.</w:t>
      </w:r>
    </w:p>
    <w:p w14:paraId="7CDA6BC7" w14:textId="77777777" w:rsidR="00D937FB" w:rsidRPr="001421E2" w:rsidRDefault="00D937FB" w:rsidP="00F81C5B">
      <w:pPr>
        <w:spacing w:line="480" w:lineRule="auto"/>
        <w:jc w:val="both"/>
        <w:rPr>
          <w:rFonts w:ascii="Arial" w:hAnsi="Arial" w:cs="Arial"/>
          <w:color w:val="000000" w:themeColor="text1"/>
        </w:rPr>
      </w:pPr>
    </w:p>
    <w:p w14:paraId="2A7C6073" w14:textId="5637375B" w:rsidR="00AC04B3" w:rsidRPr="001421E2" w:rsidRDefault="00AC04B3" w:rsidP="00F81C5B">
      <w:pPr>
        <w:spacing w:line="480" w:lineRule="auto"/>
        <w:jc w:val="both"/>
        <w:rPr>
          <w:rFonts w:ascii="Arial" w:hAnsi="Arial" w:cs="Arial"/>
          <w:color w:val="000000" w:themeColor="text1"/>
        </w:rPr>
      </w:pPr>
      <w:bookmarkStart w:id="514" w:name="_bookmark60"/>
      <w:bookmarkEnd w:id="514"/>
      <w:proofErr w:type="spellStart"/>
      <w:r w:rsidRPr="001421E2">
        <w:rPr>
          <w:rFonts w:ascii="Arial" w:hAnsi="Arial" w:cs="Arial"/>
          <w:color w:val="000000" w:themeColor="text1"/>
        </w:rPr>
        <w:t>Pusztahelyi</w:t>
      </w:r>
      <w:proofErr w:type="spellEnd"/>
      <w:r w:rsidRPr="001421E2">
        <w:rPr>
          <w:rFonts w:ascii="Arial" w:hAnsi="Arial" w:cs="Arial"/>
          <w:color w:val="000000" w:themeColor="text1"/>
        </w:rPr>
        <w:t>,</w:t>
      </w:r>
      <w:r w:rsidRPr="001421E2">
        <w:rPr>
          <w:rFonts w:ascii="Arial" w:hAnsi="Arial" w:cs="Arial"/>
          <w:color w:val="000000" w:themeColor="text1"/>
          <w:spacing w:val="-10"/>
        </w:rPr>
        <w:t xml:space="preserve"> </w:t>
      </w:r>
      <w:r w:rsidRPr="001421E2">
        <w:rPr>
          <w:rFonts w:ascii="Arial" w:hAnsi="Arial" w:cs="Arial"/>
          <w:color w:val="000000" w:themeColor="text1"/>
        </w:rPr>
        <w:t>T.,</w:t>
      </w:r>
      <w:r w:rsidRPr="001421E2">
        <w:rPr>
          <w:rFonts w:ascii="Arial" w:hAnsi="Arial" w:cs="Arial"/>
          <w:color w:val="000000" w:themeColor="text1"/>
          <w:spacing w:val="-10"/>
        </w:rPr>
        <w:t xml:space="preserve"> </w:t>
      </w:r>
      <w:proofErr w:type="spellStart"/>
      <w:r w:rsidRPr="001421E2">
        <w:rPr>
          <w:rFonts w:ascii="Arial" w:hAnsi="Arial" w:cs="Arial"/>
          <w:color w:val="000000" w:themeColor="text1"/>
        </w:rPr>
        <w:t>Holb</w:t>
      </w:r>
      <w:proofErr w:type="spellEnd"/>
      <w:r w:rsidRPr="001421E2">
        <w:rPr>
          <w:rFonts w:ascii="Arial" w:hAnsi="Arial" w:cs="Arial"/>
          <w:color w:val="000000" w:themeColor="text1"/>
        </w:rPr>
        <w:t>,</w:t>
      </w:r>
      <w:r w:rsidRPr="001421E2">
        <w:rPr>
          <w:rFonts w:ascii="Arial" w:hAnsi="Arial" w:cs="Arial"/>
          <w:color w:val="000000" w:themeColor="text1"/>
          <w:spacing w:val="-10"/>
        </w:rPr>
        <w:t xml:space="preserve"> </w:t>
      </w:r>
      <w:r w:rsidR="00C44F7E" w:rsidRPr="001421E2">
        <w:rPr>
          <w:rFonts w:ascii="Arial" w:hAnsi="Arial" w:cs="Arial"/>
          <w:color w:val="000000" w:themeColor="text1"/>
        </w:rPr>
        <w:t>I.</w:t>
      </w:r>
      <w:r w:rsidR="00C44F7E" w:rsidRPr="001421E2">
        <w:rPr>
          <w:rFonts w:ascii="Arial" w:hAnsi="Arial" w:cs="Arial"/>
          <w:color w:val="000000" w:themeColor="text1"/>
          <w:spacing w:val="-10"/>
        </w:rPr>
        <w:t xml:space="preserve"> </w:t>
      </w:r>
      <w:r w:rsidR="00C44F7E" w:rsidRPr="001421E2">
        <w:rPr>
          <w:rFonts w:ascii="Arial" w:hAnsi="Arial" w:cs="Arial"/>
          <w:color w:val="000000" w:themeColor="text1"/>
          <w:w w:val="105"/>
        </w:rPr>
        <w:t>J.</w:t>
      </w:r>
      <w:r w:rsidR="00C44F7E">
        <w:rPr>
          <w:rFonts w:ascii="Arial" w:hAnsi="Arial" w:cs="Arial"/>
          <w:color w:val="000000" w:themeColor="text1"/>
          <w:w w:val="105"/>
        </w:rPr>
        <w:t>,</w:t>
      </w:r>
      <w:r w:rsidR="00C44F7E" w:rsidRPr="001421E2">
        <w:rPr>
          <w:rFonts w:ascii="Arial" w:hAnsi="Arial" w:cs="Arial"/>
          <w:color w:val="000000" w:themeColor="text1"/>
          <w:spacing w:val="-13"/>
          <w:w w:val="105"/>
        </w:rPr>
        <w:t xml:space="preserve"> </w:t>
      </w:r>
      <w:r w:rsidRPr="001421E2">
        <w:rPr>
          <w:rFonts w:ascii="Arial" w:hAnsi="Arial" w:cs="Arial"/>
          <w:color w:val="000000" w:themeColor="text1"/>
        </w:rPr>
        <w:t>and</w:t>
      </w:r>
      <w:r w:rsidRPr="001421E2">
        <w:rPr>
          <w:rFonts w:ascii="Arial" w:hAnsi="Arial" w:cs="Arial"/>
          <w:color w:val="000000" w:themeColor="text1"/>
          <w:spacing w:val="-10"/>
        </w:rPr>
        <w:t xml:space="preserve"> </w:t>
      </w:r>
      <w:proofErr w:type="spellStart"/>
      <w:r w:rsidRPr="001421E2">
        <w:rPr>
          <w:rFonts w:ascii="Arial" w:hAnsi="Arial" w:cs="Arial"/>
          <w:color w:val="000000" w:themeColor="text1"/>
        </w:rPr>
        <w:t>Pócsi</w:t>
      </w:r>
      <w:proofErr w:type="spellEnd"/>
      <w:r w:rsidRPr="001421E2">
        <w:rPr>
          <w:rFonts w:ascii="Arial" w:hAnsi="Arial" w:cs="Arial"/>
          <w:color w:val="000000" w:themeColor="text1"/>
        </w:rPr>
        <w:t>,</w:t>
      </w:r>
      <w:r w:rsidRPr="001421E2">
        <w:rPr>
          <w:rFonts w:ascii="Arial" w:hAnsi="Arial" w:cs="Arial"/>
          <w:color w:val="000000" w:themeColor="text1"/>
          <w:spacing w:val="-10"/>
        </w:rPr>
        <w:t xml:space="preserve"> </w:t>
      </w:r>
      <w:r w:rsidR="00C44F7E" w:rsidRPr="001421E2">
        <w:rPr>
          <w:rFonts w:ascii="Arial" w:hAnsi="Arial" w:cs="Arial"/>
          <w:color w:val="000000" w:themeColor="text1"/>
        </w:rPr>
        <w:t>I.</w:t>
      </w:r>
      <w:r w:rsidR="00C44F7E" w:rsidRPr="001421E2">
        <w:rPr>
          <w:rFonts w:ascii="Arial" w:hAnsi="Arial" w:cs="Arial"/>
          <w:color w:val="000000" w:themeColor="text1"/>
          <w:spacing w:val="-10"/>
        </w:rPr>
        <w:t xml:space="preserve"> </w:t>
      </w:r>
      <w:r w:rsidRPr="001421E2">
        <w:rPr>
          <w:rFonts w:ascii="Arial" w:hAnsi="Arial" w:cs="Arial"/>
          <w:color w:val="000000" w:themeColor="text1"/>
        </w:rPr>
        <w:t>2015</w:t>
      </w:r>
      <w:r w:rsidR="00C44F7E">
        <w:rPr>
          <w:rFonts w:ascii="Arial" w:hAnsi="Arial" w:cs="Arial"/>
          <w:color w:val="000000" w:themeColor="text1"/>
        </w:rPr>
        <w:t>.</w:t>
      </w:r>
      <w:r w:rsidR="00C44F7E" w:rsidRPr="001421E2">
        <w:rPr>
          <w:rFonts w:ascii="Arial" w:hAnsi="Arial" w:cs="Arial"/>
          <w:color w:val="000000" w:themeColor="text1"/>
        </w:rPr>
        <w:t xml:space="preserve"> </w:t>
      </w:r>
      <w:r w:rsidRPr="001421E2">
        <w:rPr>
          <w:rFonts w:ascii="Arial" w:hAnsi="Arial" w:cs="Arial"/>
          <w:color w:val="000000" w:themeColor="text1"/>
        </w:rPr>
        <w:t>Secondary</w:t>
      </w:r>
      <w:r w:rsidRPr="001421E2">
        <w:rPr>
          <w:rFonts w:ascii="Arial" w:hAnsi="Arial" w:cs="Arial"/>
          <w:color w:val="000000" w:themeColor="text1"/>
          <w:spacing w:val="-10"/>
        </w:rPr>
        <w:t xml:space="preserve"> </w:t>
      </w:r>
      <w:r w:rsidRPr="001421E2">
        <w:rPr>
          <w:rFonts w:ascii="Arial" w:hAnsi="Arial" w:cs="Arial"/>
          <w:color w:val="000000" w:themeColor="text1"/>
        </w:rPr>
        <w:t>metabolites</w:t>
      </w:r>
      <w:r w:rsidRPr="001421E2">
        <w:rPr>
          <w:rFonts w:ascii="Arial" w:hAnsi="Arial" w:cs="Arial"/>
          <w:color w:val="000000" w:themeColor="text1"/>
          <w:spacing w:val="-10"/>
        </w:rPr>
        <w:t xml:space="preserve"> </w:t>
      </w:r>
      <w:r w:rsidRPr="001421E2">
        <w:rPr>
          <w:rFonts w:ascii="Arial" w:hAnsi="Arial" w:cs="Arial"/>
          <w:color w:val="000000" w:themeColor="text1"/>
        </w:rPr>
        <w:t>in</w:t>
      </w:r>
      <w:r w:rsidRPr="001421E2">
        <w:rPr>
          <w:rFonts w:ascii="Arial" w:hAnsi="Arial" w:cs="Arial"/>
          <w:color w:val="000000" w:themeColor="text1"/>
          <w:spacing w:val="-10"/>
        </w:rPr>
        <w:t xml:space="preserve"> </w:t>
      </w:r>
      <w:r w:rsidRPr="001421E2">
        <w:rPr>
          <w:rFonts w:ascii="Arial" w:hAnsi="Arial" w:cs="Arial"/>
          <w:color w:val="000000" w:themeColor="text1"/>
        </w:rPr>
        <w:t>fungus-plant</w:t>
      </w:r>
      <w:r w:rsidRPr="001421E2">
        <w:rPr>
          <w:rFonts w:ascii="Arial" w:hAnsi="Arial" w:cs="Arial"/>
          <w:color w:val="000000" w:themeColor="text1"/>
          <w:spacing w:val="-10"/>
        </w:rPr>
        <w:t xml:space="preserve"> </w:t>
      </w:r>
      <w:r w:rsidRPr="001421E2">
        <w:rPr>
          <w:rFonts w:ascii="Arial" w:hAnsi="Arial" w:cs="Arial"/>
          <w:color w:val="000000" w:themeColor="text1"/>
        </w:rPr>
        <w:t xml:space="preserve">interactions. </w:t>
      </w:r>
      <w:r w:rsidRPr="00F81C5B">
        <w:rPr>
          <w:rFonts w:ascii="Arial" w:hAnsi="Arial" w:cs="Arial"/>
          <w:iCs/>
          <w:color w:val="000000" w:themeColor="text1"/>
        </w:rPr>
        <w:t>Front Plant Sci</w:t>
      </w:r>
      <w:r w:rsidR="00C44F7E">
        <w:rPr>
          <w:rFonts w:ascii="Arial" w:hAnsi="Arial" w:cs="Arial"/>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6</w:t>
      </w:r>
      <w:r w:rsidR="00E444F2">
        <w:rPr>
          <w:rFonts w:ascii="Arial" w:hAnsi="Arial" w:cs="Arial"/>
          <w:color w:val="000000" w:themeColor="text1"/>
        </w:rPr>
        <w:t>:</w:t>
      </w:r>
      <w:r w:rsidRPr="001421E2">
        <w:rPr>
          <w:rFonts w:ascii="Arial" w:hAnsi="Arial" w:cs="Arial"/>
          <w:color w:val="000000" w:themeColor="text1"/>
        </w:rPr>
        <w:t>573.</w:t>
      </w:r>
    </w:p>
    <w:p w14:paraId="12B0E37C" w14:textId="77777777" w:rsidR="00AC04B3" w:rsidRPr="001421E2" w:rsidRDefault="00AC04B3" w:rsidP="00F81C5B">
      <w:pPr>
        <w:spacing w:line="480" w:lineRule="auto"/>
        <w:jc w:val="both"/>
        <w:rPr>
          <w:rFonts w:ascii="Arial" w:hAnsi="Arial" w:cs="Arial"/>
          <w:color w:val="000000" w:themeColor="text1"/>
        </w:rPr>
      </w:pPr>
      <w:bookmarkStart w:id="515" w:name="_bookmark61"/>
      <w:bookmarkEnd w:id="515"/>
    </w:p>
    <w:p w14:paraId="008CEF8D" w14:textId="2AC49C7E" w:rsidR="00AC04B3" w:rsidRPr="001421E2" w:rsidRDefault="00AC04B3"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rPr>
        <w:t>Pyo</w:t>
      </w:r>
      <w:proofErr w:type="spellEnd"/>
      <w:r w:rsidRPr="001421E2">
        <w:rPr>
          <w:rFonts w:ascii="Arial" w:hAnsi="Arial" w:cs="Arial"/>
          <w:color w:val="000000" w:themeColor="text1"/>
        </w:rPr>
        <w:t xml:space="preserve">, Y.-H., Lee, </w:t>
      </w:r>
      <w:r w:rsidR="00C44F7E" w:rsidRPr="001421E2">
        <w:rPr>
          <w:rFonts w:ascii="Arial" w:hAnsi="Arial" w:cs="Arial"/>
          <w:color w:val="000000" w:themeColor="text1"/>
        </w:rPr>
        <w:t>T.-C.</w:t>
      </w:r>
      <w:r w:rsidR="00C44F7E">
        <w:rPr>
          <w:rFonts w:ascii="Arial" w:hAnsi="Arial" w:cs="Arial"/>
          <w:color w:val="000000" w:themeColor="text1"/>
        </w:rPr>
        <w:t>,</w:t>
      </w:r>
      <w:r w:rsidR="00C44F7E" w:rsidRPr="001421E2">
        <w:rPr>
          <w:rFonts w:ascii="Arial" w:hAnsi="Arial" w:cs="Arial"/>
          <w:color w:val="000000" w:themeColor="text1"/>
        </w:rPr>
        <w:t xml:space="preserve"> </w:t>
      </w:r>
      <w:proofErr w:type="spellStart"/>
      <w:r w:rsidRPr="001421E2">
        <w:rPr>
          <w:rFonts w:ascii="Arial" w:hAnsi="Arial" w:cs="Arial"/>
          <w:color w:val="000000" w:themeColor="text1"/>
        </w:rPr>
        <w:t>Logendra</w:t>
      </w:r>
      <w:proofErr w:type="spellEnd"/>
      <w:r w:rsidRPr="001421E2">
        <w:rPr>
          <w:rFonts w:ascii="Arial" w:hAnsi="Arial" w:cs="Arial"/>
          <w:color w:val="000000" w:themeColor="text1"/>
        </w:rPr>
        <w:t xml:space="preserve">, </w:t>
      </w:r>
      <w:r w:rsidR="00C44F7E" w:rsidRPr="001421E2">
        <w:rPr>
          <w:rFonts w:ascii="Arial" w:hAnsi="Arial" w:cs="Arial"/>
          <w:color w:val="000000" w:themeColor="text1"/>
        </w:rPr>
        <w:t>L.</w:t>
      </w:r>
      <w:r w:rsidR="00C44F7E">
        <w:rPr>
          <w:rFonts w:ascii="Arial" w:hAnsi="Arial" w:cs="Arial"/>
          <w:color w:val="000000" w:themeColor="text1"/>
        </w:rPr>
        <w:t>,</w:t>
      </w:r>
      <w:r w:rsidR="00C44F7E" w:rsidRPr="001421E2">
        <w:rPr>
          <w:rFonts w:ascii="Arial" w:hAnsi="Arial" w:cs="Arial"/>
          <w:color w:val="000000" w:themeColor="text1"/>
        </w:rPr>
        <w:t xml:space="preserve"> </w:t>
      </w:r>
      <w:r w:rsidRPr="001421E2">
        <w:rPr>
          <w:rFonts w:ascii="Arial" w:hAnsi="Arial" w:cs="Arial"/>
          <w:color w:val="000000" w:themeColor="text1"/>
        </w:rPr>
        <w:t xml:space="preserve">and Rosen, </w:t>
      </w:r>
      <w:r w:rsidR="00C44F7E" w:rsidRPr="001421E2">
        <w:rPr>
          <w:rFonts w:ascii="Arial" w:hAnsi="Arial" w:cs="Arial"/>
          <w:color w:val="000000" w:themeColor="text1"/>
        </w:rPr>
        <w:t xml:space="preserve">R. T. </w:t>
      </w:r>
      <w:r w:rsidRPr="001421E2">
        <w:rPr>
          <w:rFonts w:ascii="Arial" w:hAnsi="Arial" w:cs="Arial"/>
          <w:color w:val="000000" w:themeColor="text1"/>
        </w:rPr>
        <w:t>2004</w:t>
      </w:r>
      <w:r w:rsidR="00C44F7E">
        <w:rPr>
          <w:rFonts w:ascii="Arial" w:hAnsi="Arial" w:cs="Arial"/>
          <w:color w:val="000000" w:themeColor="text1"/>
        </w:rPr>
        <w:t>.</w:t>
      </w:r>
      <w:r w:rsidR="00C44F7E" w:rsidRPr="001421E2">
        <w:rPr>
          <w:rFonts w:ascii="Arial" w:hAnsi="Arial" w:cs="Arial"/>
          <w:color w:val="000000" w:themeColor="text1"/>
          <w:spacing w:val="30"/>
        </w:rPr>
        <w:t xml:space="preserve"> </w:t>
      </w:r>
      <w:r w:rsidRPr="001421E2">
        <w:rPr>
          <w:rFonts w:ascii="Arial" w:hAnsi="Arial" w:cs="Arial"/>
          <w:color w:val="000000" w:themeColor="text1"/>
        </w:rPr>
        <w:t>Antioxidant activity and phe</w:t>
      </w:r>
      <w:r w:rsidRPr="001421E2">
        <w:rPr>
          <w:rFonts w:ascii="Arial" w:hAnsi="Arial" w:cs="Arial"/>
          <w:color w:val="000000" w:themeColor="text1"/>
          <w:spacing w:val="-2"/>
        </w:rPr>
        <w:t>nolic</w:t>
      </w:r>
      <w:r w:rsidRPr="001421E2">
        <w:rPr>
          <w:rFonts w:ascii="Arial" w:hAnsi="Arial" w:cs="Arial"/>
          <w:color w:val="000000" w:themeColor="text1"/>
          <w:spacing w:val="-8"/>
        </w:rPr>
        <w:t xml:space="preserve"> </w:t>
      </w:r>
      <w:r w:rsidRPr="001421E2">
        <w:rPr>
          <w:rFonts w:ascii="Arial" w:hAnsi="Arial" w:cs="Arial"/>
          <w:color w:val="000000" w:themeColor="text1"/>
          <w:spacing w:val="-2"/>
        </w:rPr>
        <w:t>compounds</w:t>
      </w:r>
      <w:r w:rsidRPr="001421E2">
        <w:rPr>
          <w:rFonts w:ascii="Arial" w:hAnsi="Arial" w:cs="Arial"/>
          <w:color w:val="000000" w:themeColor="text1"/>
          <w:spacing w:val="-8"/>
        </w:rPr>
        <w:t xml:space="preserve"> </w:t>
      </w:r>
      <w:r w:rsidRPr="001421E2">
        <w:rPr>
          <w:rFonts w:ascii="Arial" w:hAnsi="Arial" w:cs="Arial"/>
          <w:color w:val="000000" w:themeColor="text1"/>
          <w:spacing w:val="-2"/>
        </w:rPr>
        <w:t>of</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spacing w:val="-2"/>
        </w:rPr>
        <w:t>swiss</w:t>
      </w:r>
      <w:proofErr w:type="spellEnd"/>
      <w:r w:rsidRPr="001421E2">
        <w:rPr>
          <w:rFonts w:ascii="Arial" w:hAnsi="Arial" w:cs="Arial"/>
          <w:color w:val="000000" w:themeColor="text1"/>
          <w:spacing w:val="-8"/>
        </w:rPr>
        <w:t xml:space="preserve"> </w:t>
      </w:r>
      <w:r w:rsidRPr="001421E2">
        <w:rPr>
          <w:rFonts w:ascii="Arial" w:hAnsi="Arial" w:cs="Arial"/>
          <w:color w:val="000000" w:themeColor="text1"/>
          <w:spacing w:val="-2"/>
        </w:rPr>
        <w:t>chard</w:t>
      </w:r>
      <w:r w:rsidRPr="001421E2">
        <w:rPr>
          <w:rFonts w:ascii="Arial" w:hAnsi="Arial" w:cs="Arial"/>
          <w:color w:val="000000" w:themeColor="text1"/>
          <w:spacing w:val="-8"/>
        </w:rPr>
        <w:t xml:space="preserve"> </w:t>
      </w:r>
      <w:r w:rsidRPr="001421E2">
        <w:rPr>
          <w:rFonts w:ascii="Arial" w:hAnsi="Arial" w:cs="Arial"/>
          <w:color w:val="000000" w:themeColor="text1"/>
          <w:spacing w:val="-2"/>
        </w:rPr>
        <w:t>(</w:t>
      </w:r>
      <w:r w:rsidRPr="001421E2">
        <w:rPr>
          <w:rFonts w:ascii="Arial" w:hAnsi="Arial" w:cs="Arial"/>
          <w:i/>
          <w:color w:val="000000" w:themeColor="text1"/>
          <w:spacing w:val="-2"/>
        </w:rPr>
        <w:t>Beta</w:t>
      </w:r>
      <w:r w:rsidRPr="001421E2">
        <w:rPr>
          <w:rFonts w:ascii="Arial" w:hAnsi="Arial" w:cs="Arial"/>
          <w:i/>
          <w:color w:val="000000" w:themeColor="text1"/>
          <w:spacing w:val="-3"/>
        </w:rPr>
        <w:t xml:space="preserve"> </w:t>
      </w:r>
      <w:r w:rsidRPr="001421E2">
        <w:rPr>
          <w:rFonts w:ascii="Arial" w:hAnsi="Arial" w:cs="Arial"/>
          <w:i/>
          <w:color w:val="000000" w:themeColor="text1"/>
          <w:spacing w:val="-2"/>
        </w:rPr>
        <w:t>vulgaris</w:t>
      </w:r>
      <w:r w:rsidRPr="001421E2">
        <w:rPr>
          <w:rFonts w:ascii="Arial" w:hAnsi="Arial" w:cs="Arial"/>
          <w:i/>
          <w:color w:val="000000" w:themeColor="text1"/>
        </w:rPr>
        <w:t xml:space="preserve"> </w:t>
      </w:r>
      <w:r w:rsidRPr="001421E2">
        <w:rPr>
          <w:rFonts w:ascii="Arial" w:hAnsi="Arial" w:cs="Arial"/>
          <w:color w:val="000000" w:themeColor="text1"/>
          <w:spacing w:val="-2"/>
        </w:rPr>
        <w:t>subspecies</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spacing w:val="-2"/>
        </w:rPr>
        <w:t>cycla</w:t>
      </w:r>
      <w:proofErr w:type="spellEnd"/>
      <w:r w:rsidRPr="001421E2">
        <w:rPr>
          <w:rFonts w:ascii="Arial" w:hAnsi="Arial" w:cs="Arial"/>
          <w:color w:val="000000" w:themeColor="text1"/>
          <w:spacing w:val="-2"/>
        </w:rPr>
        <w:t>)</w:t>
      </w:r>
      <w:r w:rsidRPr="001421E2">
        <w:rPr>
          <w:rFonts w:ascii="Arial" w:hAnsi="Arial" w:cs="Arial"/>
          <w:color w:val="000000" w:themeColor="text1"/>
          <w:spacing w:val="-8"/>
        </w:rPr>
        <w:t xml:space="preserve"> </w:t>
      </w:r>
      <w:r w:rsidRPr="001421E2">
        <w:rPr>
          <w:rFonts w:ascii="Arial" w:hAnsi="Arial" w:cs="Arial"/>
          <w:color w:val="000000" w:themeColor="text1"/>
          <w:spacing w:val="-2"/>
        </w:rPr>
        <w:t>extracts.</w:t>
      </w:r>
      <w:r w:rsidRPr="001421E2">
        <w:rPr>
          <w:rFonts w:ascii="Arial" w:hAnsi="Arial" w:cs="Arial"/>
          <w:color w:val="000000" w:themeColor="text1"/>
          <w:spacing w:val="-8"/>
        </w:rPr>
        <w:t xml:space="preserve"> </w:t>
      </w:r>
      <w:r w:rsidRPr="00F81C5B">
        <w:rPr>
          <w:rFonts w:ascii="Arial" w:hAnsi="Arial" w:cs="Arial"/>
          <w:iCs/>
          <w:color w:val="000000" w:themeColor="text1"/>
          <w:spacing w:val="-2"/>
        </w:rPr>
        <w:t>Food</w:t>
      </w:r>
      <w:r w:rsidRPr="00F81C5B">
        <w:rPr>
          <w:rFonts w:ascii="Arial" w:hAnsi="Arial" w:cs="Arial"/>
          <w:iCs/>
          <w:color w:val="000000" w:themeColor="text1"/>
          <w:spacing w:val="-3"/>
        </w:rPr>
        <w:t xml:space="preserve"> </w:t>
      </w:r>
      <w:r w:rsidR="00C44F7E" w:rsidRPr="00F81C5B">
        <w:rPr>
          <w:rFonts w:ascii="Arial" w:hAnsi="Arial" w:cs="Arial"/>
          <w:iCs/>
          <w:color w:val="000000" w:themeColor="text1"/>
          <w:spacing w:val="-2"/>
        </w:rPr>
        <w:t>Chem</w:t>
      </w:r>
      <w:r w:rsidR="00C44F7E">
        <w:rPr>
          <w:rFonts w:ascii="Arial" w:hAnsi="Arial" w:cs="Arial"/>
          <w:iCs/>
          <w:color w:val="000000" w:themeColor="text1"/>
          <w:spacing w:val="-2"/>
        </w:rPr>
        <w:t>.</w:t>
      </w:r>
      <w:r w:rsidRPr="001421E2">
        <w:rPr>
          <w:rFonts w:ascii="Arial" w:hAnsi="Arial" w:cs="Arial"/>
          <w:color w:val="000000" w:themeColor="text1"/>
          <w:spacing w:val="-2"/>
        </w:rPr>
        <w:t xml:space="preserve"> </w:t>
      </w:r>
      <w:r w:rsidRPr="00F81C5B">
        <w:rPr>
          <w:rFonts w:ascii="Arial" w:hAnsi="Arial" w:cs="Arial"/>
          <w:bCs/>
          <w:color w:val="000000" w:themeColor="text1"/>
        </w:rPr>
        <w:t>85</w:t>
      </w:r>
      <w:r w:rsidR="00C44F7E">
        <w:rPr>
          <w:rFonts w:ascii="Arial" w:hAnsi="Arial" w:cs="Arial"/>
          <w:bCs/>
          <w:color w:val="000000" w:themeColor="text1"/>
        </w:rPr>
        <w:t>:</w:t>
      </w:r>
      <w:r w:rsidRPr="001421E2">
        <w:rPr>
          <w:rFonts w:ascii="Arial" w:hAnsi="Arial" w:cs="Arial"/>
          <w:color w:val="000000" w:themeColor="text1"/>
        </w:rPr>
        <w:t>19–26.</w:t>
      </w:r>
    </w:p>
    <w:p w14:paraId="3C6220F2" w14:textId="77777777" w:rsidR="00AC04B3" w:rsidRPr="001421E2" w:rsidRDefault="00AC04B3" w:rsidP="00F81C5B">
      <w:pPr>
        <w:spacing w:line="480" w:lineRule="auto"/>
        <w:jc w:val="both"/>
        <w:rPr>
          <w:rFonts w:ascii="Arial" w:hAnsi="Arial" w:cs="Arial"/>
          <w:color w:val="000000" w:themeColor="text1"/>
        </w:rPr>
      </w:pPr>
      <w:bookmarkStart w:id="516" w:name="_bookmark62"/>
      <w:bookmarkEnd w:id="516"/>
    </w:p>
    <w:p w14:paraId="39CEAA8C" w14:textId="4BBFE383" w:rsidR="00AC04B3" w:rsidRPr="001421E2" w:rsidRDefault="00AC04B3" w:rsidP="00F81C5B">
      <w:pPr>
        <w:spacing w:line="480" w:lineRule="auto"/>
        <w:jc w:val="both"/>
        <w:rPr>
          <w:rFonts w:ascii="Arial" w:hAnsi="Arial" w:cs="Arial"/>
          <w:color w:val="000000" w:themeColor="text1"/>
          <w:spacing w:val="-2"/>
        </w:rPr>
      </w:pPr>
      <w:r w:rsidRPr="001421E2">
        <w:rPr>
          <w:rFonts w:ascii="Arial" w:hAnsi="Arial" w:cs="Arial"/>
          <w:color w:val="000000" w:themeColor="text1"/>
        </w:rPr>
        <w:t>R Core Team, 2020:</w:t>
      </w:r>
      <w:r w:rsidRPr="001421E2">
        <w:rPr>
          <w:rFonts w:ascii="Arial" w:hAnsi="Arial" w:cs="Arial"/>
          <w:color w:val="000000" w:themeColor="text1"/>
          <w:spacing w:val="40"/>
        </w:rPr>
        <w:t xml:space="preserve"> </w:t>
      </w:r>
      <w:r w:rsidRPr="001421E2">
        <w:rPr>
          <w:rFonts w:ascii="Arial" w:hAnsi="Arial" w:cs="Arial"/>
          <w:i/>
          <w:color w:val="000000" w:themeColor="text1"/>
        </w:rPr>
        <w:t>R: A Language and Environment for Statistical Computing</w:t>
      </w:r>
      <w:r w:rsidRPr="001421E2">
        <w:rPr>
          <w:rFonts w:ascii="Arial" w:hAnsi="Arial" w:cs="Arial"/>
          <w:color w:val="000000" w:themeColor="text1"/>
        </w:rPr>
        <w:t xml:space="preserve">. Vienna, </w:t>
      </w:r>
      <w:r w:rsidRPr="001421E2">
        <w:rPr>
          <w:rFonts w:ascii="Arial" w:hAnsi="Arial" w:cs="Arial"/>
          <w:color w:val="000000" w:themeColor="text1"/>
          <w:spacing w:val="-2"/>
        </w:rPr>
        <w:t xml:space="preserve">Austria, R Foundation for Statistical Computing, URL </w:t>
      </w:r>
      <w:hyperlink r:id="rId16">
        <w:r w:rsidRPr="001421E2">
          <w:rPr>
            <w:rFonts w:ascii="Arial" w:hAnsi="Arial" w:cs="Arial"/>
            <w:color w:val="000000" w:themeColor="text1"/>
            <w:spacing w:val="-2"/>
          </w:rPr>
          <w:t>https://www.R-project.org/.</w:t>
        </w:r>
      </w:hyperlink>
    </w:p>
    <w:p w14:paraId="1B87EA57" w14:textId="4835C59A" w:rsidR="00AC04B3" w:rsidRPr="001421E2" w:rsidRDefault="00AC04B3" w:rsidP="00F81C5B">
      <w:pPr>
        <w:spacing w:line="480" w:lineRule="auto"/>
        <w:jc w:val="both"/>
        <w:rPr>
          <w:rFonts w:ascii="Arial" w:hAnsi="Arial" w:cs="Arial"/>
          <w:color w:val="000000" w:themeColor="text1"/>
          <w:spacing w:val="-2"/>
        </w:rPr>
      </w:pPr>
    </w:p>
    <w:p w14:paraId="29B311DA" w14:textId="6C5F0E20" w:rsidR="00AC04B3" w:rsidRPr="00CF041F" w:rsidRDefault="00AC04B3" w:rsidP="00F81C5B">
      <w:pPr>
        <w:spacing w:line="480" w:lineRule="auto"/>
        <w:jc w:val="both"/>
        <w:rPr>
          <w:rFonts w:ascii="Arial" w:hAnsi="Arial" w:cs="Arial"/>
          <w:color w:val="000000" w:themeColor="text1"/>
          <w:lang w:val="it-CH"/>
        </w:rPr>
      </w:pPr>
      <w:proofErr w:type="spellStart"/>
      <w:r w:rsidRPr="001421E2">
        <w:rPr>
          <w:rFonts w:ascii="Arial" w:hAnsi="Arial" w:cs="Arial"/>
          <w:color w:val="000000" w:themeColor="text1"/>
        </w:rPr>
        <w:t>Ravn</w:t>
      </w:r>
      <w:proofErr w:type="spellEnd"/>
      <w:r w:rsidRPr="001421E2">
        <w:rPr>
          <w:rFonts w:ascii="Arial" w:hAnsi="Arial" w:cs="Arial"/>
          <w:color w:val="000000" w:themeColor="text1"/>
        </w:rPr>
        <w:t xml:space="preserve">, H., </w:t>
      </w:r>
      <w:proofErr w:type="spellStart"/>
      <w:r w:rsidRPr="001421E2">
        <w:rPr>
          <w:rFonts w:ascii="Arial" w:hAnsi="Arial" w:cs="Arial"/>
          <w:color w:val="000000" w:themeColor="text1"/>
        </w:rPr>
        <w:t>Andary</w:t>
      </w:r>
      <w:proofErr w:type="spellEnd"/>
      <w:r w:rsidRPr="001421E2">
        <w:rPr>
          <w:rFonts w:ascii="Arial" w:hAnsi="Arial" w:cs="Arial"/>
          <w:color w:val="000000" w:themeColor="text1"/>
        </w:rPr>
        <w:t xml:space="preserve">, </w:t>
      </w:r>
      <w:r w:rsidR="00C44F7E" w:rsidRPr="001421E2">
        <w:rPr>
          <w:rFonts w:ascii="Arial" w:hAnsi="Arial" w:cs="Arial"/>
          <w:color w:val="000000" w:themeColor="text1"/>
        </w:rPr>
        <w:t>C.</w:t>
      </w:r>
      <w:r w:rsidR="00C44F7E">
        <w:rPr>
          <w:rFonts w:ascii="Arial" w:hAnsi="Arial" w:cs="Arial"/>
          <w:color w:val="000000" w:themeColor="text1"/>
        </w:rPr>
        <w:t>,</w:t>
      </w:r>
      <w:r w:rsidR="00C44F7E" w:rsidRPr="001421E2">
        <w:rPr>
          <w:rFonts w:ascii="Arial" w:hAnsi="Arial" w:cs="Arial"/>
          <w:color w:val="000000" w:themeColor="text1"/>
        </w:rPr>
        <w:t xml:space="preserve"> </w:t>
      </w:r>
      <w:proofErr w:type="spellStart"/>
      <w:r w:rsidRPr="001421E2">
        <w:rPr>
          <w:rFonts w:ascii="Arial" w:hAnsi="Arial" w:cs="Arial"/>
          <w:color w:val="000000" w:themeColor="text1"/>
        </w:rPr>
        <w:t>Kovács</w:t>
      </w:r>
      <w:proofErr w:type="spellEnd"/>
      <w:r w:rsidRPr="001421E2">
        <w:rPr>
          <w:rFonts w:ascii="Arial" w:hAnsi="Arial" w:cs="Arial"/>
          <w:color w:val="000000" w:themeColor="text1"/>
        </w:rPr>
        <w:t>,</w:t>
      </w:r>
      <w:r w:rsidR="00C44F7E" w:rsidRPr="00C44F7E">
        <w:rPr>
          <w:rFonts w:ascii="Arial" w:hAnsi="Arial" w:cs="Arial"/>
          <w:color w:val="000000" w:themeColor="text1"/>
        </w:rPr>
        <w:t xml:space="preserve"> </w:t>
      </w:r>
      <w:r w:rsidR="00C44F7E" w:rsidRPr="001421E2">
        <w:rPr>
          <w:rFonts w:ascii="Arial" w:hAnsi="Arial" w:cs="Arial"/>
          <w:color w:val="000000" w:themeColor="text1"/>
        </w:rPr>
        <w:t>G.</w:t>
      </w:r>
      <w:r w:rsidR="00C44F7E">
        <w:rPr>
          <w:rFonts w:ascii="Arial" w:hAnsi="Arial" w:cs="Arial"/>
          <w:color w:val="000000" w:themeColor="text1"/>
        </w:rPr>
        <w:t>,</w:t>
      </w:r>
      <w:r w:rsidRPr="001421E2">
        <w:rPr>
          <w:rFonts w:ascii="Arial" w:hAnsi="Arial" w:cs="Arial"/>
          <w:color w:val="000000" w:themeColor="text1"/>
        </w:rPr>
        <w:t xml:space="preserve"> and </w:t>
      </w:r>
      <w:proofErr w:type="spellStart"/>
      <w:r w:rsidRPr="001421E2">
        <w:rPr>
          <w:rFonts w:ascii="Arial" w:hAnsi="Arial" w:cs="Arial"/>
          <w:color w:val="000000" w:themeColor="text1"/>
        </w:rPr>
        <w:t>Mølgaard</w:t>
      </w:r>
      <w:proofErr w:type="spellEnd"/>
      <w:r w:rsidRPr="001421E2">
        <w:rPr>
          <w:rFonts w:ascii="Arial" w:hAnsi="Arial" w:cs="Arial"/>
          <w:color w:val="000000" w:themeColor="text1"/>
        </w:rPr>
        <w:t xml:space="preserve">, </w:t>
      </w:r>
      <w:r w:rsidR="00C44F7E" w:rsidRPr="001421E2">
        <w:rPr>
          <w:rFonts w:ascii="Arial" w:hAnsi="Arial" w:cs="Arial"/>
          <w:color w:val="000000" w:themeColor="text1"/>
        </w:rPr>
        <w:t xml:space="preserve">P. </w:t>
      </w:r>
      <w:r w:rsidRPr="001421E2">
        <w:rPr>
          <w:rFonts w:ascii="Arial" w:hAnsi="Arial" w:cs="Arial"/>
          <w:color w:val="000000" w:themeColor="text1"/>
        </w:rPr>
        <w:t>1989</w:t>
      </w:r>
      <w:r w:rsidR="00C44F7E">
        <w:rPr>
          <w:rFonts w:ascii="Arial" w:hAnsi="Arial" w:cs="Arial"/>
          <w:color w:val="000000" w:themeColor="text1"/>
        </w:rPr>
        <w:t>.</w:t>
      </w:r>
      <w:r w:rsidR="00C44F7E" w:rsidRPr="001421E2">
        <w:rPr>
          <w:rFonts w:ascii="Arial" w:hAnsi="Arial" w:cs="Arial"/>
          <w:color w:val="000000" w:themeColor="text1"/>
          <w:spacing w:val="40"/>
        </w:rPr>
        <w:t xml:space="preserve"> </w:t>
      </w:r>
      <w:r w:rsidRPr="001421E2">
        <w:rPr>
          <w:rFonts w:ascii="Arial" w:hAnsi="Arial" w:cs="Arial"/>
          <w:color w:val="000000" w:themeColor="text1"/>
        </w:rPr>
        <w:t xml:space="preserve">Caffeic acid esters as in vitro inhibitors of plant pathogenic bacteria and fungi. </w:t>
      </w:r>
      <w:r w:rsidR="00C44F7E" w:rsidRPr="00CF041F">
        <w:rPr>
          <w:rFonts w:ascii="Arial" w:hAnsi="Arial" w:cs="Arial"/>
          <w:iCs/>
          <w:color w:val="000000" w:themeColor="text1"/>
          <w:lang w:val="it-CH"/>
        </w:rPr>
        <w:t>Biochem. Syst. Ecol.</w:t>
      </w:r>
      <w:r w:rsidRPr="00CF041F">
        <w:rPr>
          <w:rFonts w:ascii="Arial" w:hAnsi="Arial" w:cs="Arial"/>
          <w:color w:val="000000" w:themeColor="text1"/>
          <w:lang w:val="it-CH"/>
        </w:rPr>
        <w:t xml:space="preserve"> </w:t>
      </w:r>
      <w:r w:rsidRPr="00CF041F">
        <w:rPr>
          <w:rFonts w:ascii="Arial" w:hAnsi="Arial" w:cs="Arial"/>
          <w:bCs/>
          <w:color w:val="000000" w:themeColor="text1"/>
          <w:lang w:val="it-CH"/>
        </w:rPr>
        <w:t>17</w:t>
      </w:r>
      <w:r w:rsidR="00C44F7E" w:rsidRPr="00CF041F">
        <w:rPr>
          <w:rFonts w:ascii="Arial" w:hAnsi="Arial" w:cs="Arial"/>
          <w:bCs/>
          <w:color w:val="000000" w:themeColor="text1"/>
          <w:lang w:val="it-CH"/>
        </w:rPr>
        <w:t>:</w:t>
      </w:r>
      <w:r w:rsidRPr="00CF041F">
        <w:rPr>
          <w:rFonts w:ascii="Arial" w:hAnsi="Arial" w:cs="Arial"/>
          <w:color w:val="000000" w:themeColor="text1"/>
          <w:lang w:val="it-CH"/>
        </w:rPr>
        <w:t>175–184.</w:t>
      </w:r>
    </w:p>
    <w:p w14:paraId="1422B6AB" w14:textId="77777777" w:rsidR="00AC04B3" w:rsidRPr="00CF041F" w:rsidRDefault="00AC04B3" w:rsidP="00F81C5B">
      <w:pPr>
        <w:spacing w:line="480" w:lineRule="auto"/>
        <w:jc w:val="both"/>
        <w:rPr>
          <w:rFonts w:ascii="Arial" w:hAnsi="Arial" w:cs="Arial"/>
          <w:color w:val="000000" w:themeColor="text1"/>
          <w:lang w:val="it-CH"/>
        </w:rPr>
      </w:pPr>
      <w:bookmarkStart w:id="517" w:name="_bookmark64"/>
      <w:bookmarkEnd w:id="517"/>
    </w:p>
    <w:p w14:paraId="55C0A0A6" w14:textId="4AD3C520" w:rsidR="00AC04B3" w:rsidRPr="00F81C5B" w:rsidRDefault="00AC04B3" w:rsidP="00F81C5B">
      <w:pPr>
        <w:spacing w:line="480" w:lineRule="auto"/>
        <w:jc w:val="both"/>
        <w:rPr>
          <w:rFonts w:ascii="Arial" w:hAnsi="Arial" w:cs="Arial"/>
          <w:color w:val="000000" w:themeColor="text1"/>
          <w:lang w:val="de-CH"/>
        </w:rPr>
      </w:pPr>
      <w:r w:rsidRPr="00CF041F">
        <w:rPr>
          <w:rFonts w:ascii="Arial" w:hAnsi="Arial" w:cs="Arial"/>
          <w:color w:val="000000" w:themeColor="text1"/>
          <w:lang w:val="it-CH"/>
        </w:rPr>
        <w:t xml:space="preserve">Santin, M., Neugart, </w:t>
      </w:r>
      <w:r w:rsidR="00320F2C" w:rsidRPr="00CF041F">
        <w:rPr>
          <w:rFonts w:ascii="Arial" w:hAnsi="Arial" w:cs="Arial"/>
          <w:color w:val="000000" w:themeColor="text1"/>
          <w:lang w:val="it-CH"/>
        </w:rPr>
        <w:t xml:space="preserve">S., </w:t>
      </w:r>
      <w:r w:rsidRPr="00CF041F">
        <w:rPr>
          <w:rFonts w:ascii="Arial" w:hAnsi="Arial" w:cs="Arial"/>
          <w:color w:val="000000" w:themeColor="text1"/>
          <w:lang w:val="it-CH"/>
        </w:rPr>
        <w:t xml:space="preserve">Castagna, </w:t>
      </w:r>
      <w:r w:rsidR="00320F2C" w:rsidRPr="00CF041F">
        <w:rPr>
          <w:rFonts w:ascii="Arial" w:hAnsi="Arial" w:cs="Arial"/>
          <w:color w:val="000000" w:themeColor="text1"/>
          <w:lang w:val="it-CH"/>
        </w:rPr>
        <w:t xml:space="preserve">A., </w:t>
      </w:r>
      <w:r w:rsidRPr="00CF041F">
        <w:rPr>
          <w:rFonts w:ascii="Arial" w:hAnsi="Arial" w:cs="Arial"/>
          <w:color w:val="000000" w:themeColor="text1"/>
          <w:lang w:val="it-CH"/>
        </w:rPr>
        <w:t xml:space="preserve">Barilari, </w:t>
      </w:r>
      <w:r w:rsidR="00320F2C" w:rsidRPr="00CF041F">
        <w:rPr>
          <w:rFonts w:ascii="Arial" w:hAnsi="Arial" w:cs="Arial"/>
          <w:color w:val="000000" w:themeColor="text1"/>
          <w:lang w:val="it-CH"/>
        </w:rPr>
        <w:t xml:space="preserve">M., </w:t>
      </w:r>
      <w:r w:rsidRPr="00CF041F">
        <w:rPr>
          <w:rFonts w:ascii="Arial" w:hAnsi="Arial" w:cs="Arial"/>
          <w:color w:val="000000" w:themeColor="text1"/>
          <w:lang w:val="it-CH"/>
        </w:rPr>
        <w:t xml:space="preserve">Sarrocco, </w:t>
      </w:r>
      <w:r w:rsidR="00320F2C" w:rsidRPr="00CF041F">
        <w:rPr>
          <w:rFonts w:ascii="Arial" w:hAnsi="Arial" w:cs="Arial"/>
          <w:color w:val="000000" w:themeColor="text1"/>
          <w:lang w:val="it-CH"/>
        </w:rPr>
        <w:t xml:space="preserve">S., </w:t>
      </w:r>
      <w:r w:rsidRPr="00CF041F">
        <w:rPr>
          <w:rFonts w:ascii="Arial" w:hAnsi="Arial" w:cs="Arial"/>
          <w:color w:val="000000" w:themeColor="text1"/>
          <w:lang w:val="it-CH"/>
        </w:rPr>
        <w:t xml:space="preserve">Vannacci, </w:t>
      </w:r>
      <w:r w:rsidR="00320F2C" w:rsidRPr="00CF041F">
        <w:rPr>
          <w:rFonts w:ascii="Arial" w:hAnsi="Arial" w:cs="Arial"/>
          <w:color w:val="000000" w:themeColor="text1"/>
          <w:lang w:val="it-CH"/>
        </w:rPr>
        <w:t xml:space="preserve">G., </w:t>
      </w:r>
      <w:r w:rsidRPr="00CF041F">
        <w:rPr>
          <w:rFonts w:ascii="Arial" w:hAnsi="Arial" w:cs="Arial"/>
          <w:color w:val="000000" w:themeColor="text1"/>
          <w:lang w:val="it-CH"/>
        </w:rPr>
        <w:t xml:space="preserve">Schreiner, </w:t>
      </w:r>
      <w:r w:rsidR="00320F2C" w:rsidRPr="00CF041F">
        <w:rPr>
          <w:rFonts w:ascii="Arial" w:hAnsi="Arial" w:cs="Arial"/>
          <w:color w:val="000000" w:themeColor="text1"/>
          <w:lang w:val="it-CH"/>
        </w:rPr>
        <w:t xml:space="preserve">M., </w:t>
      </w:r>
      <w:r w:rsidRPr="00CF041F">
        <w:rPr>
          <w:rFonts w:ascii="Arial" w:hAnsi="Arial" w:cs="Arial"/>
          <w:color w:val="000000" w:themeColor="text1"/>
          <w:w w:val="95"/>
          <w:lang w:val="it-CH"/>
        </w:rPr>
        <w:t xml:space="preserve">and Ranieri, </w:t>
      </w:r>
      <w:r w:rsidR="00C44F7E" w:rsidRPr="00CF041F">
        <w:rPr>
          <w:rFonts w:ascii="Arial" w:hAnsi="Arial" w:cs="Arial"/>
          <w:color w:val="000000" w:themeColor="text1"/>
          <w:w w:val="95"/>
          <w:lang w:val="it-CH"/>
        </w:rPr>
        <w:t xml:space="preserve">A. </w:t>
      </w:r>
      <w:r w:rsidRPr="00CF041F">
        <w:rPr>
          <w:rFonts w:ascii="Arial" w:hAnsi="Arial" w:cs="Arial"/>
          <w:color w:val="000000" w:themeColor="text1"/>
          <w:w w:val="95"/>
          <w:lang w:val="it-CH"/>
        </w:rPr>
        <w:t>2018</w:t>
      </w:r>
      <w:r w:rsidR="00C44F7E" w:rsidRPr="00CF041F">
        <w:rPr>
          <w:rFonts w:ascii="Arial" w:hAnsi="Arial" w:cs="Arial"/>
          <w:color w:val="000000" w:themeColor="text1"/>
          <w:w w:val="95"/>
          <w:lang w:val="it-CH"/>
        </w:rPr>
        <w:t>.</w:t>
      </w:r>
      <w:r w:rsidR="00C44F7E" w:rsidRPr="00CF041F">
        <w:rPr>
          <w:rFonts w:ascii="Arial" w:hAnsi="Arial" w:cs="Arial"/>
          <w:color w:val="000000" w:themeColor="text1"/>
          <w:spacing w:val="40"/>
          <w:lang w:val="it-CH"/>
        </w:rPr>
        <w:t xml:space="preserve"> </w:t>
      </w:r>
      <w:r w:rsidRPr="001421E2">
        <w:rPr>
          <w:rFonts w:ascii="Arial" w:hAnsi="Arial" w:cs="Arial"/>
          <w:color w:val="000000" w:themeColor="text1"/>
          <w:w w:val="95"/>
        </w:rPr>
        <w:t xml:space="preserve">UV-B pretreatment alters phenolics response to </w:t>
      </w:r>
      <w:proofErr w:type="spellStart"/>
      <w:r w:rsidRPr="001421E2">
        <w:rPr>
          <w:rFonts w:ascii="Arial" w:hAnsi="Arial" w:cs="Arial"/>
          <w:i/>
          <w:color w:val="000000" w:themeColor="text1"/>
          <w:w w:val="95"/>
        </w:rPr>
        <w:t>Monilinia</w:t>
      </w:r>
      <w:proofErr w:type="spellEnd"/>
      <w:r w:rsidRPr="001421E2">
        <w:rPr>
          <w:rFonts w:ascii="Arial" w:hAnsi="Arial" w:cs="Arial"/>
          <w:i/>
          <w:color w:val="000000" w:themeColor="text1"/>
          <w:w w:val="95"/>
        </w:rPr>
        <w:t xml:space="preserve"> </w:t>
      </w:r>
      <w:proofErr w:type="spellStart"/>
      <w:r w:rsidRPr="001421E2">
        <w:rPr>
          <w:rFonts w:ascii="Arial" w:hAnsi="Arial" w:cs="Arial"/>
          <w:i/>
          <w:color w:val="000000" w:themeColor="text1"/>
          <w:w w:val="95"/>
        </w:rPr>
        <w:t>fructicola</w:t>
      </w:r>
      <w:proofErr w:type="spellEnd"/>
      <w:r w:rsidRPr="001421E2">
        <w:rPr>
          <w:rFonts w:ascii="Arial" w:hAnsi="Arial" w:cs="Arial"/>
          <w:i/>
          <w:color w:val="000000" w:themeColor="text1"/>
          <w:w w:val="95"/>
        </w:rPr>
        <w:t xml:space="preserve"> </w:t>
      </w:r>
      <w:r w:rsidRPr="001421E2">
        <w:rPr>
          <w:rFonts w:ascii="Arial" w:hAnsi="Arial" w:cs="Arial"/>
          <w:color w:val="000000" w:themeColor="text1"/>
        </w:rPr>
        <w:t>infection</w:t>
      </w:r>
      <w:r w:rsidRPr="001421E2">
        <w:rPr>
          <w:rFonts w:ascii="Arial" w:hAnsi="Arial" w:cs="Arial"/>
          <w:color w:val="000000" w:themeColor="text1"/>
          <w:spacing w:val="-5"/>
        </w:rPr>
        <w:t xml:space="preserve"> </w:t>
      </w:r>
      <w:r w:rsidRPr="001421E2">
        <w:rPr>
          <w:rFonts w:ascii="Arial" w:hAnsi="Arial" w:cs="Arial"/>
          <w:color w:val="000000" w:themeColor="text1"/>
        </w:rPr>
        <w:t>in</w:t>
      </w:r>
      <w:r w:rsidRPr="001421E2">
        <w:rPr>
          <w:rFonts w:ascii="Arial" w:hAnsi="Arial" w:cs="Arial"/>
          <w:color w:val="000000" w:themeColor="text1"/>
          <w:spacing w:val="-5"/>
        </w:rPr>
        <w:t xml:space="preserve"> </w:t>
      </w:r>
      <w:r w:rsidRPr="001421E2">
        <w:rPr>
          <w:rFonts w:ascii="Arial" w:hAnsi="Arial" w:cs="Arial"/>
          <w:color w:val="000000" w:themeColor="text1"/>
        </w:rPr>
        <w:t>a</w:t>
      </w:r>
      <w:r w:rsidRPr="001421E2">
        <w:rPr>
          <w:rFonts w:ascii="Arial" w:hAnsi="Arial" w:cs="Arial"/>
          <w:color w:val="000000" w:themeColor="text1"/>
          <w:spacing w:val="-5"/>
        </w:rPr>
        <w:t xml:space="preserve"> </w:t>
      </w:r>
      <w:r w:rsidRPr="001421E2">
        <w:rPr>
          <w:rFonts w:ascii="Arial" w:hAnsi="Arial" w:cs="Arial"/>
          <w:color w:val="000000" w:themeColor="text1"/>
        </w:rPr>
        <w:t>structure-dependent</w:t>
      </w:r>
      <w:r w:rsidRPr="001421E2">
        <w:rPr>
          <w:rFonts w:ascii="Arial" w:hAnsi="Arial" w:cs="Arial"/>
          <w:color w:val="000000" w:themeColor="text1"/>
          <w:spacing w:val="-5"/>
        </w:rPr>
        <w:t xml:space="preserve"> </w:t>
      </w:r>
      <w:r w:rsidRPr="001421E2">
        <w:rPr>
          <w:rFonts w:ascii="Arial" w:hAnsi="Arial" w:cs="Arial"/>
          <w:color w:val="000000" w:themeColor="text1"/>
        </w:rPr>
        <w:t>way</w:t>
      </w:r>
      <w:r w:rsidRPr="001421E2">
        <w:rPr>
          <w:rFonts w:ascii="Arial" w:hAnsi="Arial" w:cs="Arial"/>
          <w:color w:val="000000" w:themeColor="text1"/>
          <w:spacing w:val="-5"/>
        </w:rPr>
        <w:t xml:space="preserve"> </w:t>
      </w:r>
      <w:r w:rsidRPr="001421E2">
        <w:rPr>
          <w:rFonts w:ascii="Arial" w:hAnsi="Arial" w:cs="Arial"/>
          <w:color w:val="000000" w:themeColor="text1"/>
        </w:rPr>
        <w:t>in</w:t>
      </w:r>
      <w:r w:rsidRPr="001421E2">
        <w:rPr>
          <w:rFonts w:ascii="Arial" w:hAnsi="Arial" w:cs="Arial"/>
          <w:color w:val="000000" w:themeColor="text1"/>
          <w:spacing w:val="-5"/>
        </w:rPr>
        <w:t xml:space="preserve"> </w:t>
      </w:r>
      <w:r w:rsidRPr="001421E2">
        <w:rPr>
          <w:rFonts w:ascii="Arial" w:hAnsi="Arial" w:cs="Arial"/>
          <w:color w:val="000000" w:themeColor="text1"/>
        </w:rPr>
        <w:t>peach</w:t>
      </w:r>
      <w:r w:rsidRPr="001421E2">
        <w:rPr>
          <w:rFonts w:ascii="Arial" w:hAnsi="Arial" w:cs="Arial"/>
          <w:color w:val="000000" w:themeColor="text1"/>
          <w:spacing w:val="-5"/>
        </w:rPr>
        <w:t xml:space="preserve"> </w:t>
      </w:r>
      <w:r w:rsidRPr="001421E2">
        <w:rPr>
          <w:rFonts w:ascii="Arial" w:hAnsi="Arial" w:cs="Arial"/>
          <w:color w:val="000000" w:themeColor="text1"/>
        </w:rPr>
        <w:t>skin.</w:t>
      </w:r>
      <w:r w:rsidRPr="001421E2">
        <w:rPr>
          <w:rFonts w:ascii="Arial" w:hAnsi="Arial" w:cs="Arial"/>
          <w:color w:val="000000" w:themeColor="text1"/>
          <w:spacing w:val="-4"/>
        </w:rPr>
        <w:t xml:space="preserve"> </w:t>
      </w:r>
      <w:r w:rsidR="00C44F7E" w:rsidRPr="00F81C5B">
        <w:rPr>
          <w:rFonts w:ascii="Arial" w:hAnsi="Arial" w:cs="Arial"/>
          <w:iCs/>
          <w:color w:val="000000" w:themeColor="text1"/>
          <w:lang w:val="de-CH"/>
        </w:rPr>
        <w:t>Front.</w:t>
      </w:r>
      <w:r w:rsidR="00C44F7E" w:rsidRPr="00F81C5B">
        <w:rPr>
          <w:rFonts w:ascii="Arial" w:hAnsi="Arial" w:cs="Arial"/>
          <w:iCs/>
          <w:color w:val="000000" w:themeColor="text1"/>
          <w:spacing w:val="-1"/>
          <w:lang w:val="de-CH"/>
        </w:rPr>
        <w:t xml:space="preserve"> </w:t>
      </w:r>
      <w:r w:rsidRPr="00F81C5B">
        <w:rPr>
          <w:rFonts w:ascii="Arial" w:hAnsi="Arial" w:cs="Arial"/>
          <w:iCs/>
          <w:color w:val="000000" w:themeColor="text1"/>
          <w:lang w:val="de-CH"/>
        </w:rPr>
        <w:t>Plant</w:t>
      </w:r>
      <w:r w:rsidRPr="00F81C5B">
        <w:rPr>
          <w:rFonts w:ascii="Arial" w:hAnsi="Arial" w:cs="Arial"/>
          <w:iCs/>
          <w:color w:val="000000" w:themeColor="text1"/>
          <w:spacing w:val="-1"/>
          <w:lang w:val="de-CH"/>
        </w:rPr>
        <w:t xml:space="preserve"> </w:t>
      </w:r>
      <w:r w:rsidRPr="00F81C5B">
        <w:rPr>
          <w:rFonts w:ascii="Arial" w:hAnsi="Arial" w:cs="Arial"/>
          <w:iCs/>
          <w:color w:val="000000" w:themeColor="text1"/>
          <w:lang w:val="de-CH"/>
        </w:rPr>
        <w:t>Sci</w:t>
      </w:r>
      <w:r w:rsidR="00C44F7E" w:rsidRPr="00F81C5B">
        <w:rPr>
          <w:rFonts w:ascii="Arial" w:hAnsi="Arial" w:cs="Arial"/>
          <w:iCs/>
          <w:color w:val="000000" w:themeColor="text1"/>
          <w:lang w:val="de-CH"/>
        </w:rPr>
        <w:t>.</w:t>
      </w:r>
      <w:r w:rsidRPr="00F81C5B">
        <w:rPr>
          <w:rFonts w:ascii="Arial" w:hAnsi="Arial" w:cs="Arial"/>
          <w:bCs/>
          <w:color w:val="000000" w:themeColor="text1"/>
          <w:lang w:val="de-CH"/>
        </w:rPr>
        <w:t>9</w:t>
      </w:r>
      <w:r w:rsidR="00C44F7E" w:rsidRPr="00F81C5B">
        <w:rPr>
          <w:rFonts w:ascii="Arial" w:hAnsi="Arial" w:cs="Arial"/>
          <w:color w:val="000000" w:themeColor="text1"/>
          <w:spacing w:val="-4"/>
          <w:lang w:val="de-CH"/>
        </w:rPr>
        <w:t>:</w:t>
      </w:r>
      <w:r w:rsidRPr="00F81C5B">
        <w:rPr>
          <w:rFonts w:ascii="Arial" w:hAnsi="Arial" w:cs="Arial"/>
          <w:color w:val="000000" w:themeColor="text1"/>
          <w:lang w:val="de-CH"/>
        </w:rPr>
        <w:t>1598.</w:t>
      </w:r>
    </w:p>
    <w:p w14:paraId="6ACE7A8F" w14:textId="77777777" w:rsidR="00AC04B3" w:rsidRPr="00F81C5B" w:rsidRDefault="00AC04B3" w:rsidP="00F81C5B">
      <w:pPr>
        <w:spacing w:line="480" w:lineRule="auto"/>
        <w:jc w:val="both"/>
        <w:rPr>
          <w:rFonts w:ascii="Arial" w:hAnsi="Arial" w:cs="Arial"/>
          <w:color w:val="000000" w:themeColor="text1"/>
          <w:lang w:val="de-CH"/>
        </w:rPr>
      </w:pPr>
      <w:bookmarkStart w:id="518" w:name="_bookmark65"/>
      <w:bookmarkEnd w:id="518"/>
    </w:p>
    <w:p w14:paraId="59DFF2F2" w14:textId="4524F323" w:rsidR="00AC04B3" w:rsidRPr="001421E2" w:rsidRDefault="00AC04B3" w:rsidP="00F81C5B">
      <w:pPr>
        <w:spacing w:line="480" w:lineRule="auto"/>
        <w:jc w:val="both"/>
        <w:rPr>
          <w:rFonts w:ascii="Arial" w:hAnsi="Arial" w:cs="Arial"/>
          <w:color w:val="000000" w:themeColor="text1"/>
        </w:rPr>
      </w:pPr>
      <w:r w:rsidRPr="00F81C5B">
        <w:rPr>
          <w:rFonts w:ascii="Arial" w:hAnsi="Arial" w:cs="Arial"/>
          <w:color w:val="000000" w:themeColor="text1"/>
          <w:lang w:val="de-DE"/>
        </w:rPr>
        <w:t>Schmidt,</w:t>
      </w:r>
      <w:r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S.,</w:t>
      </w:r>
      <w:r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Zietz,</w:t>
      </w:r>
      <w:r w:rsidRPr="00F81C5B">
        <w:rPr>
          <w:rFonts w:ascii="Arial" w:hAnsi="Arial" w:cs="Arial"/>
          <w:color w:val="000000" w:themeColor="text1"/>
          <w:spacing w:val="-9"/>
          <w:lang w:val="de-DE"/>
        </w:rPr>
        <w:t xml:space="preserve"> </w:t>
      </w:r>
      <w:r w:rsidR="00320F2C" w:rsidRPr="00F81C5B">
        <w:rPr>
          <w:rFonts w:ascii="Arial" w:hAnsi="Arial" w:cs="Arial"/>
          <w:color w:val="000000" w:themeColor="text1"/>
          <w:lang w:val="de-DE"/>
        </w:rPr>
        <w:t>M.,</w:t>
      </w:r>
      <w:r w:rsidR="00320F2C"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Schreiner</w:t>
      </w:r>
      <w:r w:rsidR="00320F2C" w:rsidRPr="00F81C5B">
        <w:rPr>
          <w:rFonts w:ascii="Arial" w:hAnsi="Arial" w:cs="Arial"/>
          <w:color w:val="000000" w:themeColor="text1"/>
          <w:lang w:val="de-DE"/>
        </w:rPr>
        <w:t>, M.</w:t>
      </w:r>
      <w:r w:rsidRPr="00F81C5B">
        <w:rPr>
          <w:rFonts w:ascii="Arial" w:hAnsi="Arial" w:cs="Arial"/>
          <w:color w:val="000000" w:themeColor="text1"/>
          <w:lang w:val="de-DE"/>
        </w:rPr>
        <w:t>,</w:t>
      </w:r>
      <w:r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Rohn,</w:t>
      </w:r>
      <w:r w:rsidRPr="00F81C5B">
        <w:rPr>
          <w:rFonts w:ascii="Arial" w:hAnsi="Arial" w:cs="Arial"/>
          <w:color w:val="000000" w:themeColor="text1"/>
          <w:spacing w:val="-9"/>
          <w:lang w:val="de-DE"/>
        </w:rPr>
        <w:t xml:space="preserve"> </w:t>
      </w:r>
      <w:r w:rsidR="00320F2C" w:rsidRPr="00F81C5B">
        <w:rPr>
          <w:rFonts w:ascii="Arial" w:hAnsi="Arial" w:cs="Arial"/>
          <w:color w:val="000000" w:themeColor="text1"/>
          <w:lang w:val="de-DE"/>
        </w:rPr>
        <w:t>S.,</w:t>
      </w:r>
      <w:r w:rsidR="00320F2C"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Kroh,</w:t>
      </w:r>
      <w:r w:rsidRPr="00F81C5B">
        <w:rPr>
          <w:rFonts w:ascii="Arial" w:hAnsi="Arial" w:cs="Arial"/>
          <w:color w:val="000000" w:themeColor="text1"/>
          <w:spacing w:val="-10"/>
          <w:lang w:val="de-DE"/>
        </w:rPr>
        <w:t xml:space="preserve"> </w:t>
      </w:r>
      <w:r w:rsidR="00320F2C" w:rsidRPr="00F81C5B">
        <w:rPr>
          <w:rFonts w:ascii="Arial" w:hAnsi="Arial" w:cs="Arial"/>
          <w:color w:val="000000" w:themeColor="text1"/>
          <w:lang w:val="de-DE"/>
        </w:rPr>
        <w:t>L.</w:t>
      </w:r>
      <w:r w:rsidR="00320F2C" w:rsidRPr="00F81C5B">
        <w:rPr>
          <w:rFonts w:ascii="Arial" w:hAnsi="Arial" w:cs="Arial"/>
          <w:color w:val="000000" w:themeColor="text1"/>
          <w:spacing w:val="-10"/>
          <w:lang w:val="de-DE"/>
        </w:rPr>
        <w:t xml:space="preserve"> </w:t>
      </w:r>
      <w:r w:rsidR="00320F2C" w:rsidRPr="00F81C5B">
        <w:rPr>
          <w:rFonts w:ascii="Arial" w:hAnsi="Arial" w:cs="Arial"/>
          <w:color w:val="000000" w:themeColor="text1"/>
          <w:lang w:val="de-DE"/>
        </w:rPr>
        <w:t>W.</w:t>
      </w:r>
      <w:r w:rsidR="00320F2C"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and</w:t>
      </w:r>
      <w:r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Krumbein,</w:t>
      </w:r>
      <w:r w:rsidRPr="00F81C5B">
        <w:rPr>
          <w:rFonts w:ascii="Arial" w:hAnsi="Arial" w:cs="Arial"/>
          <w:color w:val="000000" w:themeColor="text1"/>
          <w:spacing w:val="-9"/>
          <w:lang w:val="de-DE"/>
        </w:rPr>
        <w:t xml:space="preserve"> </w:t>
      </w:r>
      <w:r w:rsidR="00320F2C" w:rsidRPr="00F81C5B">
        <w:rPr>
          <w:rFonts w:ascii="Arial" w:hAnsi="Arial" w:cs="Arial"/>
          <w:color w:val="000000" w:themeColor="text1"/>
          <w:lang w:val="de-DE"/>
        </w:rPr>
        <w:t>A.</w:t>
      </w:r>
      <w:r w:rsidR="00320F2C" w:rsidRPr="00F81C5B">
        <w:rPr>
          <w:rFonts w:ascii="Arial" w:hAnsi="Arial" w:cs="Arial"/>
          <w:color w:val="000000" w:themeColor="text1"/>
          <w:spacing w:val="-10"/>
          <w:lang w:val="de-DE"/>
        </w:rPr>
        <w:t xml:space="preserve"> </w:t>
      </w:r>
      <w:r w:rsidRPr="00F81C5B">
        <w:rPr>
          <w:rFonts w:ascii="Arial" w:hAnsi="Arial" w:cs="Arial"/>
          <w:color w:val="000000" w:themeColor="text1"/>
          <w:lang w:val="de-DE"/>
        </w:rPr>
        <w:t>2010</w:t>
      </w:r>
      <w:r w:rsidR="00320F2C" w:rsidRPr="00F81C5B">
        <w:rPr>
          <w:rFonts w:ascii="Arial" w:hAnsi="Arial" w:cs="Arial"/>
          <w:color w:val="000000" w:themeColor="text1"/>
          <w:lang w:val="de-DE"/>
        </w:rPr>
        <w:t>.</w:t>
      </w:r>
      <w:r w:rsidRPr="00F81C5B">
        <w:rPr>
          <w:rFonts w:ascii="Arial" w:hAnsi="Arial" w:cs="Arial"/>
          <w:color w:val="000000" w:themeColor="text1"/>
          <w:spacing w:val="11"/>
          <w:lang w:val="de-DE"/>
        </w:rPr>
        <w:t xml:space="preserve"> </w:t>
      </w:r>
      <w:r w:rsidRPr="001421E2">
        <w:rPr>
          <w:rFonts w:ascii="Arial" w:hAnsi="Arial" w:cs="Arial"/>
          <w:color w:val="000000" w:themeColor="text1"/>
        </w:rPr>
        <w:t>Identifi</w:t>
      </w:r>
      <w:r w:rsidRPr="001421E2">
        <w:rPr>
          <w:rFonts w:ascii="Arial" w:hAnsi="Arial" w:cs="Arial"/>
          <w:color w:val="000000" w:themeColor="text1"/>
          <w:spacing w:val="-2"/>
        </w:rPr>
        <w:t>cation</w:t>
      </w:r>
      <w:r w:rsidRPr="001421E2">
        <w:rPr>
          <w:rFonts w:ascii="Arial" w:hAnsi="Arial" w:cs="Arial"/>
          <w:color w:val="000000" w:themeColor="text1"/>
          <w:spacing w:val="-8"/>
        </w:rPr>
        <w:t xml:space="preserve"> </w:t>
      </w:r>
      <w:r w:rsidRPr="001421E2">
        <w:rPr>
          <w:rFonts w:ascii="Arial" w:hAnsi="Arial" w:cs="Arial"/>
          <w:color w:val="000000" w:themeColor="text1"/>
          <w:spacing w:val="-2"/>
        </w:rPr>
        <w:t>of</w:t>
      </w:r>
      <w:r w:rsidRPr="001421E2">
        <w:rPr>
          <w:rFonts w:ascii="Arial" w:hAnsi="Arial" w:cs="Arial"/>
          <w:color w:val="000000" w:themeColor="text1"/>
          <w:spacing w:val="-8"/>
        </w:rPr>
        <w:t xml:space="preserve"> </w:t>
      </w:r>
      <w:r w:rsidRPr="001421E2">
        <w:rPr>
          <w:rFonts w:ascii="Arial" w:hAnsi="Arial" w:cs="Arial"/>
          <w:color w:val="000000" w:themeColor="text1"/>
          <w:spacing w:val="-2"/>
        </w:rPr>
        <w:t>complex,</w:t>
      </w:r>
      <w:r w:rsidRPr="001421E2">
        <w:rPr>
          <w:rFonts w:ascii="Arial" w:hAnsi="Arial" w:cs="Arial"/>
          <w:color w:val="000000" w:themeColor="text1"/>
          <w:spacing w:val="-8"/>
        </w:rPr>
        <w:t xml:space="preserve"> </w:t>
      </w:r>
      <w:r w:rsidRPr="001421E2">
        <w:rPr>
          <w:rFonts w:ascii="Arial" w:hAnsi="Arial" w:cs="Arial"/>
          <w:color w:val="000000" w:themeColor="text1"/>
          <w:spacing w:val="-2"/>
        </w:rPr>
        <w:t>naturally</w:t>
      </w:r>
      <w:r w:rsidRPr="001421E2">
        <w:rPr>
          <w:rFonts w:ascii="Arial" w:hAnsi="Arial" w:cs="Arial"/>
          <w:color w:val="000000" w:themeColor="text1"/>
          <w:spacing w:val="-8"/>
        </w:rPr>
        <w:t xml:space="preserve"> </w:t>
      </w:r>
      <w:r w:rsidRPr="001421E2">
        <w:rPr>
          <w:rFonts w:ascii="Arial" w:hAnsi="Arial" w:cs="Arial"/>
          <w:color w:val="000000" w:themeColor="text1"/>
          <w:spacing w:val="-2"/>
        </w:rPr>
        <w:t>occurring</w:t>
      </w:r>
      <w:r w:rsidRPr="001421E2">
        <w:rPr>
          <w:rFonts w:ascii="Arial" w:hAnsi="Arial" w:cs="Arial"/>
          <w:color w:val="000000" w:themeColor="text1"/>
          <w:spacing w:val="-8"/>
        </w:rPr>
        <w:t xml:space="preserve"> </w:t>
      </w:r>
      <w:r w:rsidRPr="001421E2">
        <w:rPr>
          <w:rFonts w:ascii="Arial" w:hAnsi="Arial" w:cs="Arial"/>
          <w:color w:val="000000" w:themeColor="text1"/>
          <w:spacing w:val="-2"/>
        </w:rPr>
        <w:t>flavonoid</w:t>
      </w:r>
      <w:r w:rsidRPr="001421E2">
        <w:rPr>
          <w:rFonts w:ascii="Arial" w:hAnsi="Arial" w:cs="Arial"/>
          <w:color w:val="000000" w:themeColor="text1"/>
          <w:spacing w:val="-8"/>
        </w:rPr>
        <w:t xml:space="preserve"> </w:t>
      </w:r>
      <w:r w:rsidRPr="001421E2">
        <w:rPr>
          <w:rFonts w:ascii="Arial" w:hAnsi="Arial" w:cs="Arial"/>
          <w:color w:val="000000" w:themeColor="text1"/>
          <w:spacing w:val="-2"/>
        </w:rPr>
        <w:t>glycosides</w:t>
      </w:r>
      <w:r w:rsidRPr="001421E2">
        <w:rPr>
          <w:rFonts w:ascii="Arial" w:hAnsi="Arial" w:cs="Arial"/>
          <w:color w:val="000000" w:themeColor="text1"/>
          <w:spacing w:val="-8"/>
        </w:rPr>
        <w:t xml:space="preserve"> </w:t>
      </w:r>
      <w:r w:rsidRPr="001421E2">
        <w:rPr>
          <w:rFonts w:ascii="Arial" w:hAnsi="Arial" w:cs="Arial"/>
          <w:color w:val="000000" w:themeColor="text1"/>
          <w:spacing w:val="-2"/>
        </w:rPr>
        <w:t>in</w:t>
      </w:r>
      <w:r w:rsidRPr="001421E2">
        <w:rPr>
          <w:rFonts w:ascii="Arial" w:hAnsi="Arial" w:cs="Arial"/>
          <w:color w:val="000000" w:themeColor="text1"/>
          <w:spacing w:val="-8"/>
        </w:rPr>
        <w:t xml:space="preserve"> </w:t>
      </w:r>
      <w:r w:rsidRPr="001421E2">
        <w:rPr>
          <w:rFonts w:ascii="Arial" w:hAnsi="Arial" w:cs="Arial"/>
          <w:color w:val="000000" w:themeColor="text1"/>
          <w:spacing w:val="-2"/>
        </w:rPr>
        <w:t>kale</w:t>
      </w:r>
      <w:r w:rsidRPr="001421E2">
        <w:rPr>
          <w:rFonts w:ascii="Arial" w:hAnsi="Arial" w:cs="Arial"/>
          <w:color w:val="000000" w:themeColor="text1"/>
          <w:spacing w:val="-8"/>
        </w:rPr>
        <w:t xml:space="preserve"> </w:t>
      </w:r>
      <w:r w:rsidRPr="001421E2">
        <w:rPr>
          <w:rFonts w:ascii="Arial" w:hAnsi="Arial" w:cs="Arial"/>
          <w:color w:val="000000" w:themeColor="text1"/>
          <w:spacing w:val="-2"/>
        </w:rPr>
        <w:t>(</w:t>
      </w:r>
      <w:r w:rsidRPr="001421E2">
        <w:rPr>
          <w:rFonts w:ascii="Arial" w:hAnsi="Arial" w:cs="Arial"/>
          <w:i/>
          <w:color w:val="000000" w:themeColor="text1"/>
          <w:spacing w:val="-2"/>
        </w:rPr>
        <w:t>Brassica</w:t>
      </w:r>
      <w:r w:rsidRPr="001421E2">
        <w:rPr>
          <w:rFonts w:ascii="Arial" w:hAnsi="Arial" w:cs="Arial"/>
          <w:i/>
          <w:color w:val="000000" w:themeColor="text1"/>
          <w:spacing w:val="-3"/>
        </w:rPr>
        <w:t xml:space="preserve"> </w:t>
      </w:r>
      <w:r w:rsidRPr="001421E2">
        <w:rPr>
          <w:rFonts w:ascii="Arial" w:hAnsi="Arial" w:cs="Arial"/>
          <w:i/>
          <w:color w:val="000000" w:themeColor="text1"/>
          <w:spacing w:val="-2"/>
        </w:rPr>
        <w:t xml:space="preserve">oleracea </w:t>
      </w:r>
      <w:r w:rsidRPr="001421E2">
        <w:rPr>
          <w:rFonts w:ascii="Arial" w:hAnsi="Arial" w:cs="Arial"/>
          <w:color w:val="000000" w:themeColor="text1"/>
          <w:spacing w:val="-2"/>
        </w:rPr>
        <w:t xml:space="preserve">var. </w:t>
      </w:r>
      <w:proofErr w:type="spellStart"/>
      <w:r w:rsidRPr="001421E2">
        <w:rPr>
          <w:rFonts w:ascii="Arial" w:hAnsi="Arial" w:cs="Arial"/>
          <w:i/>
          <w:color w:val="000000" w:themeColor="text1"/>
          <w:w w:val="95"/>
        </w:rPr>
        <w:t>sabellica</w:t>
      </w:r>
      <w:proofErr w:type="spellEnd"/>
      <w:r w:rsidRPr="001421E2">
        <w:rPr>
          <w:rFonts w:ascii="Arial" w:hAnsi="Arial" w:cs="Arial"/>
          <w:color w:val="000000" w:themeColor="text1"/>
          <w:w w:val="95"/>
        </w:rPr>
        <w:t>) by high-performance liquid chromatography diode</w:t>
      </w:r>
      <w:r w:rsidR="00D937FB" w:rsidRPr="001421E2">
        <w:rPr>
          <w:rFonts w:ascii="Arial" w:hAnsi="Arial" w:cs="Arial"/>
          <w:color w:val="000000" w:themeColor="text1"/>
          <w:w w:val="95"/>
        </w:rPr>
        <w:t>-</w:t>
      </w:r>
      <w:r w:rsidRPr="001421E2">
        <w:rPr>
          <w:rFonts w:ascii="Arial" w:hAnsi="Arial" w:cs="Arial"/>
          <w:color w:val="000000" w:themeColor="text1"/>
          <w:w w:val="95"/>
        </w:rPr>
        <w:t xml:space="preserve">array detection/electrospray </w:t>
      </w:r>
      <w:r w:rsidRPr="001421E2">
        <w:rPr>
          <w:rFonts w:ascii="Arial" w:hAnsi="Arial" w:cs="Arial"/>
          <w:color w:val="000000" w:themeColor="text1"/>
        </w:rPr>
        <w:t xml:space="preserve">ionization multi-stage mass spectrometry. </w:t>
      </w:r>
      <w:r w:rsidRPr="00F81C5B">
        <w:rPr>
          <w:rFonts w:ascii="Arial" w:hAnsi="Arial" w:cs="Arial"/>
          <w:iCs/>
          <w:color w:val="000000" w:themeColor="text1"/>
        </w:rPr>
        <w:t xml:space="preserve">Rapid </w:t>
      </w:r>
      <w:proofErr w:type="spellStart"/>
      <w:r w:rsidR="00320F2C" w:rsidRPr="00F81C5B">
        <w:rPr>
          <w:rFonts w:ascii="Arial" w:hAnsi="Arial" w:cs="Arial"/>
          <w:iCs/>
          <w:color w:val="000000" w:themeColor="text1"/>
        </w:rPr>
        <w:t>Commun</w:t>
      </w:r>
      <w:proofErr w:type="spellEnd"/>
      <w:r w:rsidR="00320F2C">
        <w:rPr>
          <w:rFonts w:ascii="Arial" w:hAnsi="Arial" w:cs="Arial"/>
          <w:iCs/>
          <w:color w:val="000000" w:themeColor="text1"/>
        </w:rPr>
        <w:t>.</w:t>
      </w:r>
      <w:r w:rsidR="00320F2C" w:rsidRPr="00F81C5B">
        <w:rPr>
          <w:rFonts w:ascii="Arial" w:hAnsi="Arial" w:cs="Arial"/>
          <w:iCs/>
          <w:color w:val="000000" w:themeColor="text1"/>
        </w:rPr>
        <w:t xml:space="preserve"> </w:t>
      </w:r>
      <w:r w:rsidRPr="00F81C5B">
        <w:rPr>
          <w:rFonts w:ascii="Arial" w:hAnsi="Arial" w:cs="Arial"/>
          <w:iCs/>
          <w:color w:val="000000" w:themeColor="text1"/>
        </w:rPr>
        <w:t xml:space="preserve">in Mass </w:t>
      </w:r>
      <w:proofErr w:type="spellStart"/>
      <w:r w:rsidR="00320F2C" w:rsidRPr="00F81C5B">
        <w:rPr>
          <w:rFonts w:ascii="Arial" w:hAnsi="Arial" w:cs="Arial"/>
          <w:iCs/>
          <w:color w:val="000000" w:themeColor="text1"/>
        </w:rPr>
        <w:t>Spectrom</w:t>
      </w:r>
      <w:proofErr w:type="spellEnd"/>
      <w:r w:rsidR="00320F2C">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24</w:t>
      </w:r>
      <w:r w:rsidR="00320F2C">
        <w:rPr>
          <w:rFonts w:ascii="Arial" w:hAnsi="Arial" w:cs="Arial"/>
          <w:bCs/>
          <w:color w:val="000000" w:themeColor="text1"/>
        </w:rPr>
        <w:t>:</w:t>
      </w:r>
      <w:r w:rsidRPr="001421E2">
        <w:rPr>
          <w:rFonts w:ascii="Arial" w:hAnsi="Arial" w:cs="Arial"/>
          <w:color w:val="000000" w:themeColor="text1"/>
        </w:rPr>
        <w:t xml:space="preserve"> 2009–2022.</w:t>
      </w:r>
    </w:p>
    <w:p w14:paraId="3D9461D0" w14:textId="77777777" w:rsidR="00D937FB" w:rsidRPr="001421E2" w:rsidRDefault="00D937FB" w:rsidP="00F81C5B">
      <w:pPr>
        <w:spacing w:line="480" w:lineRule="auto"/>
        <w:jc w:val="both"/>
        <w:rPr>
          <w:rFonts w:ascii="Arial" w:hAnsi="Arial" w:cs="Arial"/>
          <w:color w:val="000000" w:themeColor="text1"/>
        </w:rPr>
      </w:pPr>
      <w:bookmarkStart w:id="519" w:name="_bookmark66"/>
      <w:bookmarkEnd w:id="519"/>
    </w:p>
    <w:p w14:paraId="7F78044E" w14:textId="5D89924F" w:rsidR="00AC04B3" w:rsidRPr="001421E2" w:rsidRDefault="00AC04B3"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Scholes, J., Lee, </w:t>
      </w:r>
      <w:r w:rsidR="00320F2C" w:rsidRPr="001421E2">
        <w:rPr>
          <w:rFonts w:ascii="Arial" w:hAnsi="Arial" w:cs="Arial"/>
          <w:color w:val="000000" w:themeColor="text1"/>
        </w:rPr>
        <w:t>P.</w:t>
      </w:r>
      <w:r w:rsidR="00320F2C">
        <w:rPr>
          <w:rFonts w:ascii="Arial" w:hAnsi="Arial" w:cs="Arial"/>
          <w:color w:val="000000" w:themeColor="text1"/>
        </w:rPr>
        <w:t>,</w:t>
      </w:r>
      <w:r w:rsidR="00320F2C" w:rsidRPr="001421E2">
        <w:rPr>
          <w:rFonts w:ascii="Arial" w:hAnsi="Arial" w:cs="Arial"/>
          <w:color w:val="000000" w:themeColor="text1"/>
        </w:rPr>
        <w:t xml:space="preserve"> </w:t>
      </w:r>
      <w:r w:rsidRPr="001421E2">
        <w:rPr>
          <w:rFonts w:ascii="Arial" w:hAnsi="Arial" w:cs="Arial"/>
          <w:color w:val="000000" w:themeColor="text1"/>
        </w:rPr>
        <w:t xml:space="preserve">Horton, </w:t>
      </w:r>
      <w:r w:rsidR="00320F2C" w:rsidRPr="001421E2">
        <w:rPr>
          <w:rFonts w:ascii="Arial" w:hAnsi="Arial" w:cs="Arial"/>
          <w:color w:val="000000" w:themeColor="text1"/>
        </w:rPr>
        <w:t>P.</w:t>
      </w:r>
      <w:r w:rsidR="00320F2C">
        <w:rPr>
          <w:rFonts w:ascii="Arial" w:hAnsi="Arial" w:cs="Arial"/>
          <w:color w:val="000000" w:themeColor="text1"/>
        </w:rPr>
        <w:t>,</w:t>
      </w:r>
      <w:r w:rsidR="00320F2C" w:rsidRPr="001421E2">
        <w:rPr>
          <w:rFonts w:ascii="Arial" w:hAnsi="Arial" w:cs="Arial"/>
          <w:color w:val="000000" w:themeColor="text1"/>
        </w:rPr>
        <w:t xml:space="preserve"> </w:t>
      </w:r>
      <w:r w:rsidRPr="001421E2">
        <w:rPr>
          <w:rFonts w:ascii="Arial" w:hAnsi="Arial" w:cs="Arial"/>
          <w:color w:val="000000" w:themeColor="text1"/>
        </w:rPr>
        <w:t xml:space="preserve">and Lewis, </w:t>
      </w:r>
      <w:r w:rsidR="00320F2C" w:rsidRPr="001421E2">
        <w:rPr>
          <w:rFonts w:ascii="Arial" w:hAnsi="Arial" w:cs="Arial"/>
          <w:color w:val="000000" w:themeColor="text1"/>
        </w:rPr>
        <w:t xml:space="preserve">D. </w:t>
      </w:r>
      <w:r w:rsidRPr="001421E2">
        <w:rPr>
          <w:rFonts w:ascii="Arial" w:hAnsi="Arial" w:cs="Arial"/>
          <w:color w:val="000000" w:themeColor="text1"/>
        </w:rPr>
        <w:t>1994</w:t>
      </w:r>
      <w:r w:rsidR="00320F2C">
        <w:rPr>
          <w:rFonts w:ascii="Arial" w:hAnsi="Arial" w:cs="Arial"/>
          <w:color w:val="000000" w:themeColor="text1"/>
        </w:rPr>
        <w:t>.</w:t>
      </w:r>
      <w:r w:rsidR="00320F2C" w:rsidRPr="001421E2">
        <w:rPr>
          <w:rFonts w:ascii="Arial" w:hAnsi="Arial" w:cs="Arial"/>
          <w:color w:val="000000" w:themeColor="text1"/>
          <w:spacing w:val="40"/>
        </w:rPr>
        <w:t xml:space="preserve"> </w:t>
      </w:r>
      <w:r w:rsidRPr="001421E2">
        <w:rPr>
          <w:rFonts w:ascii="Arial" w:hAnsi="Arial" w:cs="Arial"/>
          <w:color w:val="000000" w:themeColor="text1"/>
        </w:rPr>
        <w:t>Invertase:</w:t>
      </w:r>
      <w:r w:rsidRPr="001421E2">
        <w:rPr>
          <w:rFonts w:ascii="Arial" w:hAnsi="Arial" w:cs="Arial"/>
          <w:color w:val="000000" w:themeColor="text1"/>
          <w:spacing w:val="40"/>
        </w:rPr>
        <w:t xml:space="preserve"> </w:t>
      </w:r>
      <w:r w:rsidRPr="001421E2">
        <w:rPr>
          <w:rFonts w:ascii="Arial" w:hAnsi="Arial" w:cs="Arial"/>
          <w:color w:val="000000" w:themeColor="text1"/>
        </w:rPr>
        <w:t xml:space="preserve">understanding changes in </w:t>
      </w:r>
      <w:r w:rsidRPr="001421E2">
        <w:rPr>
          <w:rFonts w:ascii="Arial" w:hAnsi="Arial" w:cs="Arial"/>
          <w:color w:val="000000" w:themeColor="text1"/>
          <w:w w:val="95"/>
        </w:rPr>
        <w:t xml:space="preserve">the photosynthetic and carbohydrate metabolism of barley leaves infected with powdery </w:t>
      </w:r>
      <w:r w:rsidRPr="001421E2">
        <w:rPr>
          <w:rFonts w:ascii="Arial" w:hAnsi="Arial" w:cs="Arial"/>
          <w:color w:val="000000" w:themeColor="text1"/>
        </w:rPr>
        <w:t xml:space="preserve">mildew. </w:t>
      </w:r>
      <w:r w:rsidRPr="00F81C5B">
        <w:rPr>
          <w:rFonts w:ascii="Arial" w:hAnsi="Arial" w:cs="Arial"/>
          <w:iCs/>
          <w:color w:val="000000" w:themeColor="text1"/>
        </w:rPr>
        <w:t>New Phytol</w:t>
      </w:r>
      <w:r w:rsidR="00320F2C">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126</w:t>
      </w:r>
      <w:r w:rsidR="00320F2C">
        <w:rPr>
          <w:rFonts w:ascii="Arial" w:hAnsi="Arial" w:cs="Arial"/>
          <w:bCs/>
          <w:color w:val="000000" w:themeColor="text1"/>
        </w:rPr>
        <w:t>:</w:t>
      </w:r>
      <w:r w:rsidRPr="001421E2">
        <w:rPr>
          <w:rFonts w:ascii="Arial" w:hAnsi="Arial" w:cs="Arial"/>
          <w:color w:val="000000" w:themeColor="text1"/>
        </w:rPr>
        <w:t>213–222.</w:t>
      </w:r>
    </w:p>
    <w:p w14:paraId="6FDF2BC7" w14:textId="77777777" w:rsidR="005C19F6" w:rsidRPr="001421E2" w:rsidRDefault="005C19F6" w:rsidP="00F81C5B">
      <w:pPr>
        <w:spacing w:line="480" w:lineRule="auto"/>
        <w:jc w:val="both"/>
        <w:rPr>
          <w:rFonts w:ascii="Arial" w:hAnsi="Arial" w:cs="Arial"/>
          <w:color w:val="000000" w:themeColor="text1"/>
          <w:w w:val="95"/>
        </w:rPr>
      </w:pPr>
      <w:bookmarkStart w:id="520" w:name="_bookmark67"/>
      <w:bookmarkEnd w:id="520"/>
    </w:p>
    <w:p w14:paraId="7F5F6E82" w14:textId="2443E2AC" w:rsidR="005C19F6" w:rsidRPr="00F81C5B" w:rsidRDefault="00AC04B3" w:rsidP="00F81C5B">
      <w:pPr>
        <w:spacing w:line="480" w:lineRule="auto"/>
        <w:jc w:val="both"/>
        <w:rPr>
          <w:rFonts w:ascii="Arial" w:hAnsi="Arial" w:cs="Arial"/>
          <w:color w:val="000000" w:themeColor="text1"/>
          <w:lang w:val="de-DE"/>
        </w:rPr>
      </w:pPr>
      <w:proofErr w:type="spellStart"/>
      <w:r w:rsidRPr="00DC000E">
        <w:rPr>
          <w:rFonts w:ascii="Arial" w:hAnsi="Arial" w:cs="Arial"/>
          <w:color w:val="000000" w:themeColor="text1"/>
          <w:w w:val="95"/>
        </w:rPr>
        <w:t>Schramowski</w:t>
      </w:r>
      <w:proofErr w:type="spellEnd"/>
      <w:r w:rsidRPr="00DC000E">
        <w:rPr>
          <w:rFonts w:ascii="Arial" w:hAnsi="Arial" w:cs="Arial"/>
          <w:color w:val="000000" w:themeColor="text1"/>
          <w:w w:val="95"/>
        </w:rPr>
        <w:t>, P.,</w:t>
      </w:r>
      <w:r w:rsidR="00320F2C" w:rsidRPr="00DC000E">
        <w:rPr>
          <w:rFonts w:ascii="Arial" w:hAnsi="Arial" w:cs="Arial"/>
          <w:color w:val="000000" w:themeColor="text1"/>
          <w:w w:val="95"/>
        </w:rPr>
        <w:t xml:space="preserve"> Stammer, W., </w:t>
      </w:r>
      <w:proofErr w:type="spellStart"/>
      <w:r w:rsidR="00320F2C" w:rsidRPr="00DC000E">
        <w:rPr>
          <w:rFonts w:ascii="Arial" w:hAnsi="Arial" w:cs="Arial"/>
          <w:color w:val="000000" w:themeColor="text1"/>
          <w:w w:val="95"/>
        </w:rPr>
        <w:t>Teso</w:t>
      </w:r>
      <w:proofErr w:type="spellEnd"/>
      <w:r w:rsidR="00320F2C" w:rsidRPr="00DC000E">
        <w:rPr>
          <w:rFonts w:ascii="Arial" w:hAnsi="Arial" w:cs="Arial"/>
          <w:color w:val="000000" w:themeColor="text1"/>
          <w:w w:val="95"/>
        </w:rPr>
        <w:t>, S., Brugger, A., Herbert, F.,</w:t>
      </w:r>
      <w:r w:rsidR="00320F2C" w:rsidRPr="00F81C5B">
        <w:rPr>
          <w:rFonts w:ascii="Arial" w:hAnsi="Arial" w:cs="Arial"/>
          <w:color w:val="000000" w:themeColor="text1"/>
          <w:w w:val="95"/>
        </w:rPr>
        <w:t xml:space="preserve"> Shao, X., </w:t>
      </w:r>
      <w:proofErr w:type="spellStart"/>
      <w:r w:rsidR="00320F2C" w:rsidRPr="00F81C5B">
        <w:rPr>
          <w:rFonts w:ascii="Arial" w:hAnsi="Arial" w:cs="Arial"/>
          <w:color w:val="000000" w:themeColor="text1"/>
          <w:w w:val="95"/>
        </w:rPr>
        <w:t>Luigs</w:t>
      </w:r>
      <w:proofErr w:type="spellEnd"/>
      <w:r w:rsidR="00320F2C" w:rsidRPr="00F81C5B">
        <w:rPr>
          <w:rFonts w:ascii="Arial" w:hAnsi="Arial" w:cs="Arial"/>
          <w:color w:val="000000" w:themeColor="text1"/>
          <w:w w:val="95"/>
        </w:rPr>
        <w:t>, H.-G., Mahlein, A.-K. and Kersting, K.</w:t>
      </w:r>
      <w:del w:id="521" w:author="Anna Brugger" w:date="2022-07-26T19:59:00Z">
        <w:r w:rsidR="00320F2C" w:rsidRPr="00DC000E" w:rsidDel="00F67C41">
          <w:rPr>
            <w:rFonts w:ascii="Arial" w:hAnsi="Arial" w:cs="Arial"/>
            <w:color w:val="000000" w:themeColor="text1"/>
            <w:w w:val="95"/>
          </w:rPr>
          <w:delText>.</w:delText>
        </w:r>
      </w:del>
      <w:r w:rsidRPr="00DC000E">
        <w:rPr>
          <w:rFonts w:ascii="Arial" w:hAnsi="Arial" w:cs="Arial"/>
          <w:color w:val="000000" w:themeColor="text1"/>
          <w:w w:val="95"/>
        </w:rPr>
        <w:t xml:space="preserve"> 2020</w:t>
      </w:r>
      <w:r w:rsidR="00320F2C" w:rsidRPr="00DC000E">
        <w:rPr>
          <w:rFonts w:ascii="Arial" w:hAnsi="Arial" w:cs="Arial"/>
          <w:color w:val="000000" w:themeColor="text1"/>
          <w:w w:val="95"/>
        </w:rPr>
        <w:t>.</w:t>
      </w:r>
      <w:r w:rsidRPr="00DC000E">
        <w:rPr>
          <w:rFonts w:ascii="Arial" w:hAnsi="Arial" w:cs="Arial"/>
          <w:color w:val="000000" w:themeColor="text1"/>
          <w:spacing w:val="27"/>
        </w:rPr>
        <w:t xml:space="preserve"> </w:t>
      </w:r>
      <w:r w:rsidRPr="001421E2">
        <w:rPr>
          <w:rFonts w:ascii="Arial" w:hAnsi="Arial" w:cs="Arial"/>
          <w:color w:val="000000" w:themeColor="text1"/>
          <w:w w:val="95"/>
        </w:rPr>
        <w:t>Making deep neural networks right for the right sci</w:t>
      </w:r>
      <w:r w:rsidRPr="001421E2">
        <w:rPr>
          <w:rFonts w:ascii="Arial" w:hAnsi="Arial" w:cs="Arial"/>
          <w:color w:val="000000" w:themeColor="text1"/>
        </w:rPr>
        <w:t>entific</w:t>
      </w:r>
      <w:r w:rsidRPr="001421E2">
        <w:rPr>
          <w:rFonts w:ascii="Arial" w:hAnsi="Arial" w:cs="Arial"/>
          <w:color w:val="000000" w:themeColor="text1"/>
          <w:spacing w:val="-5"/>
        </w:rPr>
        <w:t xml:space="preserve"> </w:t>
      </w:r>
      <w:r w:rsidRPr="001421E2">
        <w:rPr>
          <w:rFonts w:ascii="Arial" w:hAnsi="Arial" w:cs="Arial"/>
          <w:color w:val="000000" w:themeColor="text1"/>
        </w:rPr>
        <w:t>reasons</w:t>
      </w:r>
      <w:r w:rsidRPr="001421E2">
        <w:rPr>
          <w:rFonts w:ascii="Arial" w:hAnsi="Arial" w:cs="Arial"/>
          <w:color w:val="000000" w:themeColor="text1"/>
          <w:spacing w:val="-5"/>
        </w:rPr>
        <w:t xml:space="preserve"> </w:t>
      </w:r>
      <w:r w:rsidRPr="001421E2">
        <w:rPr>
          <w:rFonts w:ascii="Arial" w:hAnsi="Arial" w:cs="Arial"/>
          <w:color w:val="000000" w:themeColor="text1"/>
        </w:rPr>
        <w:t>by</w:t>
      </w:r>
      <w:r w:rsidRPr="001421E2">
        <w:rPr>
          <w:rFonts w:ascii="Arial" w:hAnsi="Arial" w:cs="Arial"/>
          <w:color w:val="000000" w:themeColor="text1"/>
          <w:spacing w:val="-5"/>
        </w:rPr>
        <w:t xml:space="preserve"> </w:t>
      </w:r>
      <w:r w:rsidRPr="001421E2">
        <w:rPr>
          <w:rFonts w:ascii="Arial" w:hAnsi="Arial" w:cs="Arial"/>
          <w:color w:val="000000" w:themeColor="text1"/>
        </w:rPr>
        <w:t>interacting</w:t>
      </w:r>
      <w:r w:rsidRPr="001421E2">
        <w:rPr>
          <w:rFonts w:ascii="Arial" w:hAnsi="Arial" w:cs="Arial"/>
          <w:color w:val="000000" w:themeColor="text1"/>
          <w:spacing w:val="-5"/>
        </w:rPr>
        <w:t xml:space="preserve"> </w:t>
      </w:r>
      <w:r w:rsidRPr="001421E2">
        <w:rPr>
          <w:rFonts w:ascii="Arial" w:hAnsi="Arial" w:cs="Arial"/>
          <w:color w:val="000000" w:themeColor="text1"/>
        </w:rPr>
        <w:t>with</w:t>
      </w:r>
      <w:r w:rsidRPr="001421E2">
        <w:rPr>
          <w:rFonts w:ascii="Arial" w:hAnsi="Arial" w:cs="Arial"/>
          <w:color w:val="000000" w:themeColor="text1"/>
          <w:spacing w:val="-5"/>
        </w:rPr>
        <w:t xml:space="preserve"> </w:t>
      </w:r>
      <w:r w:rsidRPr="001421E2">
        <w:rPr>
          <w:rFonts w:ascii="Arial" w:hAnsi="Arial" w:cs="Arial"/>
          <w:color w:val="000000" w:themeColor="text1"/>
        </w:rPr>
        <w:t>their</w:t>
      </w:r>
      <w:r w:rsidRPr="001421E2">
        <w:rPr>
          <w:rFonts w:ascii="Arial" w:hAnsi="Arial" w:cs="Arial"/>
          <w:color w:val="000000" w:themeColor="text1"/>
          <w:spacing w:val="-5"/>
        </w:rPr>
        <w:t xml:space="preserve"> </w:t>
      </w:r>
      <w:r w:rsidRPr="001421E2">
        <w:rPr>
          <w:rFonts w:ascii="Arial" w:hAnsi="Arial" w:cs="Arial"/>
          <w:color w:val="000000" w:themeColor="text1"/>
        </w:rPr>
        <w:t>explanations.</w:t>
      </w:r>
      <w:r w:rsidRPr="001421E2">
        <w:rPr>
          <w:rFonts w:ascii="Arial" w:hAnsi="Arial" w:cs="Arial"/>
          <w:color w:val="000000" w:themeColor="text1"/>
          <w:spacing w:val="-4"/>
        </w:rPr>
        <w:t xml:space="preserve"> </w:t>
      </w:r>
      <w:r w:rsidR="00320F2C" w:rsidRPr="00F81C5B">
        <w:rPr>
          <w:rFonts w:ascii="Arial" w:hAnsi="Arial" w:cs="Arial"/>
          <w:iCs/>
          <w:color w:val="000000" w:themeColor="text1"/>
          <w:lang w:val="de-CH"/>
        </w:rPr>
        <w:t xml:space="preserve">Nat. </w:t>
      </w:r>
      <w:r w:rsidR="00320F2C" w:rsidRPr="00F81C5B">
        <w:rPr>
          <w:rFonts w:ascii="Arial" w:hAnsi="Arial" w:cs="Arial"/>
          <w:iCs/>
          <w:color w:val="000000" w:themeColor="text1"/>
          <w:lang w:val="de-DE"/>
        </w:rPr>
        <w:t>Mach. Intell.</w:t>
      </w:r>
      <w:r w:rsidRPr="00F81C5B">
        <w:rPr>
          <w:rFonts w:ascii="Arial" w:hAnsi="Arial" w:cs="Arial"/>
          <w:iCs/>
          <w:color w:val="000000" w:themeColor="text1"/>
          <w:spacing w:val="-4"/>
          <w:lang w:val="de-DE"/>
        </w:rPr>
        <w:t xml:space="preserve"> </w:t>
      </w:r>
      <w:r w:rsidRPr="00F81C5B">
        <w:rPr>
          <w:rFonts w:ascii="Arial" w:hAnsi="Arial" w:cs="Arial"/>
          <w:bCs/>
          <w:color w:val="000000" w:themeColor="text1"/>
          <w:lang w:val="de-DE"/>
        </w:rPr>
        <w:t>2</w:t>
      </w:r>
      <w:r w:rsidR="00320F2C" w:rsidRPr="00F81C5B">
        <w:rPr>
          <w:rFonts w:ascii="Arial" w:hAnsi="Arial" w:cs="Arial"/>
          <w:bCs/>
          <w:color w:val="000000" w:themeColor="text1"/>
          <w:lang w:val="de-DE"/>
        </w:rPr>
        <w:t>:</w:t>
      </w:r>
      <w:r w:rsidRPr="00F81C5B">
        <w:rPr>
          <w:rFonts w:ascii="Arial" w:hAnsi="Arial" w:cs="Arial"/>
          <w:color w:val="000000" w:themeColor="text1"/>
          <w:spacing w:val="-2"/>
          <w:lang w:val="de-DE"/>
        </w:rPr>
        <w:t>476–486.</w:t>
      </w:r>
      <w:bookmarkStart w:id="522" w:name="_bookmark68"/>
      <w:bookmarkEnd w:id="522"/>
    </w:p>
    <w:p w14:paraId="501E7CFB" w14:textId="526E7A6E" w:rsidR="005C19F6" w:rsidRPr="00F81C5B" w:rsidDel="00D3318A" w:rsidRDefault="005C19F6" w:rsidP="00F81C5B">
      <w:pPr>
        <w:spacing w:line="480" w:lineRule="auto"/>
        <w:jc w:val="both"/>
        <w:rPr>
          <w:del w:id="523" w:author="Bock, Clive" w:date="2022-06-20T13:57:00Z"/>
          <w:rFonts w:ascii="Arial" w:hAnsi="Arial" w:cs="Arial"/>
          <w:color w:val="000000" w:themeColor="text1"/>
          <w:lang w:val="de-DE"/>
        </w:rPr>
      </w:pPr>
    </w:p>
    <w:p w14:paraId="48A03F2D" w14:textId="77777777" w:rsidR="005C19F6" w:rsidRPr="00F81C5B" w:rsidRDefault="005C19F6" w:rsidP="00F81C5B">
      <w:pPr>
        <w:spacing w:line="480" w:lineRule="auto"/>
        <w:jc w:val="both"/>
        <w:rPr>
          <w:rFonts w:ascii="Arial" w:hAnsi="Arial" w:cs="Arial"/>
          <w:color w:val="000000" w:themeColor="text1"/>
          <w:lang w:val="de-DE"/>
        </w:rPr>
      </w:pPr>
      <w:bookmarkStart w:id="524" w:name="_bookmark69"/>
      <w:bookmarkEnd w:id="524"/>
    </w:p>
    <w:p w14:paraId="71F0C10A" w14:textId="5258378C" w:rsidR="00AC04B3" w:rsidRPr="001421E2" w:rsidRDefault="00AC04B3" w:rsidP="00F81C5B">
      <w:pPr>
        <w:spacing w:line="480" w:lineRule="auto"/>
        <w:jc w:val="both"/>
        <w:rPr>
          <w:rFonts w:ascii="Arial" w:hAnsi="Arial" w:cs="Arial"/>
          <w:color w:val="000000" w:themeColor="text1"/>
          <w:spacing w:val="-2"/>
        </w:rPr>
      </w:pPr>
      <w:r w:rsidRPr="00F81C5B">
        <w:rPr>
          <w:rFonts w:ascii="Arial" w:hAnsi="Arial" w:cs="Arial"/>
          <w:color w:val="000000" w:themeColor="text1"/>
          <w:lang w:val="de-DE"/>
        </w:rPr>
        <w:t xml:space="preserve">Skadhauge, B., Thomsen, </w:t>
      </w:r>
      <w:r w:rsidR="00A920F7" w:rsidRPr="00F81C5B">
        <w:rPr>
          <w:rFonts w:ascii="Arial" w:hAnsi="Arial" w:cs="Arial"/>
          <w:color w:val="000000" w:themeColor="text1"/>
          <w:lang w:val="de-DE"/>
        </w:rPr>
        <w:t xml:space="preserve">K. K., </w:t>
      </w:r>
      <w:r w:rsidRPr="00F81C5B">
        <w:rPr>
          <w:rFonts w:ascii="Arial" w:hAnsi="Arial" w:cs="Arial"/>
          <w:color w:val="000000" w:themeColor="text1"/>
          <w:lang w:val="de-DE"/>
        </w:rPr>
        <w:t xml:space="preserve">and Von Wettstein, </w:t>
      </w:r>
      <w:r w:rsidR="00A920F7" w:rsidRPr="00F81C5B">
        <w:rPr>
          <w:rFonts w:ascii="Arial" w:hAnsi="Arial" w:cs="Arial"/>
          <w:color w:val="000000" w:themeColor="text1"/>
          <w:lang w:val="de-DE"/>
        </w:rPr>
        <w:t xml:space="preserve">D. </w:t>
      </w:r>
      <w:r w:rsidRPr="00F81C5B">
        <w:rPr>
          <w:rFonts w:ascii="Arial" w:hAnsi="Arial" w:cs="Arial"/>
          <w:color w:val="000000" w:themeColor="text1"/>
          <w:lang w:val="de-DE"/>
        </w:rPr>
        <w:t>1997</w:t>
      </w:r>
      <w:r w:rsidR="00F6153A" w:rsidRPr="00F81C5B">
        <w:rPr>
          <w:rFonts w:ascii="Arial" w:hAnsi="Arial" w:cs="Arial"/>
          <w:color w:val="000000" w:themeColor="text1"/>
          <w:lang w:val="de-DE"/>
        </w:rPr>
        <w:t>.</w:t>
      </w:r>
      <w:r w:rsidRPr="00F81C5B">
        <w:rPr>
          <w:rFonts w:ascii="Arial" w:hAnsi="Arial" w:cs="Arial"/>
          <w:color w:val="000000" w:themeColor="text1"/>
          <w:spacing w:val="38"/>
          <w:lang w:val="de-DE"/>
        </w:rPr>
        <w:t xml:space="preserve"> </w:t>
      </w:r>
      <w:r w:rsidRPr="001421E2">
        <w:rPr>
          <w:rFonts w:ascii="Arial" w:hAnsi="Arial" w:cs="Arial"/>
          <w:color w:val="000000" w:themeColor="text1"/>
        </w:rPr>
        <w:t xml:space="preserve">The role of the barley </w:t>
      </w:r>
      <w:proofErr w:type="spellStart"/>
      <w:r w:rsidRPr="001421E2">
        <w:rPr>
          <w:rFonts w:ascii="Arial" w:hAnsi="Arial" w:cs="Arial"/>
          <w:color w:val="000000" w:themeColor="text1"/>
        </w:rPr>
        <w:t>testa</w:t>
      </w:r>
      <w:proofErr w:type="spellEnd"/>
      <w:r w:rsidRPr="001421E2">
        <w:rPr>
          <w:rFonts w:ascii="Arial" w:hAnsi="Arial" w:cs="Arial"/>
          <w:color w:val="000000" w:themeColor="text1"/>
        </w:rPr>
        <w:t xml:space="preserve"> layer and its flavonoid content in resistance to fusarium infections. </w:t>
      </w:r>
      <w:proofErr w:type="spellStart"/>
      <w:r w:rsidRPr="00F81C5B">
        <w:rPr>
          <w:rFonts w:ascii="Arial" w:hAnsi="Arial" w:cs="Arial"/>
          <w:iCs/>
          <w:color w:val="000000" w:themeColor="text1"/>
        </w:rPr>
        <w:t>Hereditas</w:t>
      </w:r>
      <w:proofErr w:type="spellEnd"/>
      <w:r w:rsidR="00F6153A">
        <w:rPr>
          <w:rFonts w:ascii="Arial" w:hAnsi="Arial" w:cs="Arial"/>
          <w:iCs/>
          <w:color w:val="000000" w:themeColor="text1"/>
        </w:rPr>
        <w:t>.</w:t>
      </w:r>
      <w:r w:rsidRPr="001421E2">
        <w:rPr>
          <w:rFonts w:ascii="Arial" w:hAnsi="Arial" w:cs="Arial"/>
          <w:color w:val="000000" w:themeColor="text1"/>
        </w:rPr>
        <w:t xml:space="preserve"> </w:t>
      </w:r>
      <w:r w:rsidRPr="00F81C5B">
        <w:rPr>
          <w:rFonts w:ascii="Arial" w:hAnsi="Arial" w:cs="Arial"/>
          <w:bCs/>
          <w:color w:val="000000" w:themeColor="text1"/>
        </w:rPr>
        <w:t>126</w:t>
      </w:r>
      <w:r w:rsidR="00F6153A">
        <w:rPr>
          <w:rFonts w:ascii="Arial" w:hAnsi="Arial" w:cs="Arial"/>
          <w:color w:val="000000" w:themeColor="text1"/>
        </w:rPr>
        <w:t>:</w:t>
      </w:r>
      <w:r w:rsidRPr="001421E2">
        <w:rPr>
          <w:rFonts w:ascii="Arial" w:hAnsi="Arial" w:cs="Arial"/>
          <w:color w:val="000000" w:themeColor="text1"/>
          <w:spacing w:val="-2"/>
        </w:rPr>
        <w:t>147–160.</w:t>
      </w:r>
    </w:p>
    <w:p w14:paraId="5A7C050C" w14:textId="62DA74A6" w:rsidR="005C19F6" w:rsidRPr="001421E2" w:rsidRDefault="005C19F6" w:rsidP="00F81C5B">
      <w:pPr>
        <w:spacing w:line="480" w:lineRule="auto"/>
        <w:jc w:val="both"/>
        <w:rPr>
          <w:rFonts w:ascii="Arial" w:hAnsi="Arial" w:cs="Arial"/>
          <w:color w:val="000000" w:themeColor="text1"/>
          <w:spacing w:val="-2"/>
        </w:rPr>
      </w:pPr>
    </w:p>
    <w:p w14:paraId="060FBAA3" w14:textId="2D86E3B4"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w w:val="95"/>
        </w:rPr>
        <w:lastRenderedPageBreak/>
        <w:t>Taniguchi,</w:t>
      </w:r>
      <w:r w:rsidRPr="001421E2">
        <w:rPr>
          <w:rFonts w:ascii="Arial" w:hAnsi="Arial" w:cs="Arial"/>
          <w:color w:val="000000" w:themeColor="text1"/>
          <w:spacing w:val="18"/>
        </w:rPr>
        <w:t xml:space="preserve"> </w:t>
      </w:r>
      <w:r w:rsidRPr="001421E2">
        <w:rPr>
          <w:rFonts w:ascii="Arial" w:hAnsi="Arial" w:cs="Arial"/>
          <w:color w:val="000000" w:themeColor="text1"/>
          <w:w w:val="95"/>
        </w:rPr>
        <w:t>M.,</w:t>
      </w:r>
      <w:r w:rsidRPr="001421E2">
        <w:rPr>
          <w:rFonts w:ascii="Arial" w:hAnsi="Arial" w:cs="Arial"/>
          <w:color w:val="000000" w:themeColor="text1"/>
          <w:spacing w:val="18"/>
        </w:rPr>
        <w:t xml:space="preserve"> </w:t>
      </w:r>
      <w:r w:rsidRPr="001421E2">
        <w:rPr>
          <w:rFonts w:ascii="Arial" w:hAnsi="Arial" w:cs="Arial"/>
          <w:color w:val="000000" w:themeColor="text1"/>
          <w:w w:val="95"/>
        </w:rPr>
        <w:t>and</w:t>
      </w:r>
      <w:r w:rsidRPr="001421E2">
        <w:rPr>
          <w:rFonts w:ascii="Arial" w:hAnsi="Arial" w:cs="Arial"/>
          <w:color w:val="000000" w:themeColor="text1"/>
          <w:spacing w:val="17"/>
        </w:rPr>
        <w:t xml:space="preserve"> </w:t>
      </w:r>
      <w:r w:rsidRPr="001421E2">
        <w:rPr>
          <w:rFonts w:ascii="Arial" w:hAnsi="Arial" w:cs="Arial"/>
          <w:color w:val="000000" w:themeColor="text1"/>
          <w:w w:val="95"/>
        </w:rPr>
        <w:t>J.</w:t>
      </w:r>
      <w:r w:rsidRPr="001421E2">
        <w:rPr>
          <w:rFonts w:ascii="Arial" w:hAnsi="Arial" w:cs="Arial"/>
          <w:color w:val="000000" w:themeColor="text1"/>
          <w:spacing w:val="17"/>
        </w:rPr>
        <w:t xml:space="preserve"> </w:t>
      </w:r>
      <w:r w:rsidRPr="001421E2">
        <w:rPr>
          <w:rFonts w:ascii="Arial" w:hAnsi="Arial" w:cs="Arial"/>
          <w:color w:val="000000" w:themeColor="text1"/>
          <w:w w:val="95"/>
        </w:rPr>
        <w:t>S.</w:t>
      </w:r>
      <w:r w:rsidRPr="001421E2">
        <w:rPr>
          <w:rFonts w:ascii="Arial" w:hAnsi="Arial" w:cs="Arial"/>
          <w:color w:val="000000" w:themeColor="text1"/>
          <w:spacing w:val="17"/>
        </w:rPr>
        <w:t xml:space="preserve"> </w:t>
      </w:r>
      <w:r w:rsidRPr="001421E2">
        <w:rPr>
          <w:rFonts w:ascii="Arial" w:hAnsi="Arial" w:cs="Arial"/>
          <w:color w:val="000000" w:themeColor="text1"/>
          <w:w w:val="95"/>
        </w:rPr>
        <w:t>Lindsey</w:t>
      </w:r>
      <w:r w:rsidR="00A920F7">
        <w:rPr>
          <w:rFonts w:ascii="Arial" w:hAnsi="Arial" w:cs="Arial"/>
          <w:color w:val="000000" w:themeColor="text1"/>
          <w:w w:val="95"/>
        </w:rPr>
        <w:t>.</w:t>
      </w:r>
      <w:r w:rsidR="00A920F7" w:rsidRPr="001421E2">
        <w:rPr>
          <w:rFonts w:ascii="Arial" w:hAnsi="Arial" w:cs="Arial"/>
          <w:color w:val="000000" w:themeColor="text1"/>
          <w:spacing w:val="18"/>
        </w:rPr>
        <w:t xml:space="preserve"> </w:t>
      </w:r>
      <w:r w:rsidRPr="001421E2">
        <w:rPr>
          <w:rFonts w:ascii="Arial" w:hAnsi="Arial" w:cs="Arial"/>
          <w:color w:val="000000" w:themeColor="text1"/>
          <w:w w:val="95"/>
        </w:rPr>
        <w:t>2018</w:t>
      </w:r>
      <w:r w:rsidR="00A920F7">
        <w:rPr>
          <w:rFonts w:ascii="Arial" w:hAnsi="Arial" w:cs="Arial"/>
          <w:color w:val="000000" w:themeColor="text1"/>
          <w:w w:val="95"/>
        </w:rPr>
        <w:t>.</w:t>
      </w:r>
      <w:r w:rsidR="00A920F7" w:rsidRPr="001421E2">
        <w:rPr>
          <w:rFonts w:ascii="Arial" w:hAnsi="Arial" w:cs="Arial"/>
          <w:color w:val="000000" w:themeColor="text1"/>
          <w:spacing w:val="46"/>
        </w:rPr>
        <w:t xml:space="preserve"> </w:t>
      </w:r>
      <w:r w:rsidRPr="001421E2">
        <w:rPr>
          <w:rFonts w:ascii="Arial" w:hAnsi="Arial" w:cs="Arial"/>
          <w:color w:val="000000" w:themeColor="text1"/>
          <w:w w:val="95"/>
        </w:rPr>
        <w:t>Database</w:t>
      </w:r>
      <w:r w:rsidRPr="001421E2">
        <w:rPr>
          <w:rFonts w:ascii="Arial" w:hAnsi="Arial" w:cs="Arial"/>
          <w:color w:val="000000" w:themeColor="text1"/>
          <w:spacing w:val="17"/>
        </w:rPr>
        <w:t xml:space="preserve"> </w:t>
      </w:r>
      <w:r w:rsidRPr="001421E2">
        <w:rPr>
          <w:rFonts w:ascii="Arial" w:hAnsi="Arial" w:cs="Arial"/>
          <w:color w:val="000000" w:themeColor="text1"/>
          <w:w w:val="95"/>
        </w:rPr>
        <w:t>of</w:t>
      </w:r>
      <w:r w:rsidRPr="001421E2">
        <w:rPr>
          <w:rFonts w:ascii="Arial" w:hAnsi="Arial" w:cs="Arial"/>
          <w:color w:val="000000" w:themeColor="text1"/>
          <w:spacing w:val="17"/>
        </w:rPr>
        <w:t xml:space="preserve"> </w:t>
      </w:r>
      <w:r w:rsidRPr="001421E2">
        <w:rPr>
          <w:rFonts w:ascii="Arial" w:hAnsi="Arial" w:cs="Arial"/>
          <w:color w:val="000000" w:themeColor="text1"/>
          <w:w w:val="95"/>
        </w:rPr>
        <w:t>absorption</w:t>
      </w:r>
      <w:r w:rsidRPr="001421E2">
        <w:rPr>
          <w:rFonts w:ascii="Arial" w:hAnsi="Arial" w:cs="Arial"/>
          <w:color w:val="000000" w:themeColor="text1"/>
          <w:spacing w:val="17"/>
        </w:rPr>
        <w:t xml:space="preserve"> </w:t>
      </w:r>
      <w:r w:rsidRPr="001421E2">
        <w:rPr>
          <w:rFonts w:ascii="Arial" w:hAnsi="Arial" w:cs="Arial"/>
          <w:color w:val="000000" w:themeColor="text1"/>
          <w:w w:val="95"/>
        </w:rPr>
        <w:t>and</w:t>
      </w:r>
      <w:r w:rsidRPr="001421E2">
        <w:rPr>
          <w:rFonts w:ascii="Arial" w:hAnsi="Arial" w:cs="Arial"/>
          <w:color w:val="000000" w:themeColor="text1"/>
          <w:spacing w:val="17"/>
        </w:rPr>
        <w:t xml:space="preserve"> </w:t>
      </w:r>
      <w:r w:rsidRPr="001421E2">
        <w:rPr>
          <w:rFonts w:ascii="Arial" w:hAnsi="Arial" w:cs="Arial"/>
          <w:color w:val="000000" w:themeColor="text1"/>
          <w:w w:val="95"/>
        </w:rPr>
        <w:t>fluorescence</w:t>
      </w:r>
      <w:r w:rsidRPr="001421E2">
        <w:rPr>
          <w:rFonts w:ascii="Arial" w:hAnsi="Arial" w:cs="Arial"/>
          <w:color w:val="000000" w:themeColor="text1"/>
          <w:spacing w:val="17"/>
        </w:rPr>
        <w:t xml:space="preserve"> </w:t>
      </w:r>
      <w:r w:rsidRPr="001421E2">
        <w:rPr>
          <w:rFonts w:ascii="Arial" w:hAnsi="Arial" w:cs="Arial"/>
          <w:color w:val="000000" w:themeColor="text1"/>
          <w:w w:val="95"/>
        </w:rPr>
        <w:t>spectra</w:t>
      </w:r>
      <w:r w:rsidRPr="001421E2">
        <w:rPr>
          <w:rFonts w:ascii="Arial" w:hAnsi="Arial" w:cs="Arial"/>
          <w:color w:val="000000" w:themeColor="text1"/>
          <w:spacing w:val="17"/>
        </w:rPr>
        <w:t xml:space="preserve"> </w:t>
      </w:r>
      <w:r w:rsidRPr="001421E2">
        <w:rPr>
          <w:rFonts w:ascii="Arial" w:hAnsi="Arial" w:cs="Arial"/>
          <w:color w:val="000000" w:themeColor="text1"/>
          <w:spacing w:val="-5"/>
          <w:w w:val="95"/>
        </w:rPr>
        <w:t>of</w:t>
      </w:r>
    </w:p>
    <w:p w14:paraId="2477C0C7" w14:textId="4B6575C2" w:rsidR="005C19F6" w:rsidRPr="00A920F7" w:rsidRDefault="005C19F6" w:rsidP="00F81C5B">
      <w:pPr>
        <w:spacing w:line="480" w:lineRule="auto"/>
        <w:jc w:val="both"/>
        <w:rPr>
          <w:rFonts w:ascii="Arial" w:hAnsi="Arial" w:cs="Arial"/>
          <w:iCs/>
          <w:color w:val="000000" w:themeColor="text1"/>
        </w:rPr>
      </w:pPr>
      <w:r w:rsidRPr="001421E2">
        <w:rPr>
          <w:rFonts w:ascii="Arial" w:hAnsi="Arial" w:cs="Arial"/>
          <w:color w:val="000000" w:themeColor="text1"/>
          <w:w w:val="95"/>
        </w:rPr>
        <w:t>&gt;300</w:t>
      </w:r>
      <w:r w:rsidRPr="001421E2">
        <w:rPr>
          <w:rFonts w:ascii="Arial" w:hAnsi="Arial" w:cs="Arial"/>
          <w:color w:val="000000" w:themeColor="text1"/>
          <w:spacing w:val="23"/>
        </w:rPr>
        <w:t xml:space="preserve"> </w:t>
      </w:r>
      <w:r w:rsidRPr="001421E2">
        <w:rPr>
          <w:rFonts w:ascii="Arial" w:hAnsi="Arial" w:cs="Arial"/>
          <w:color w:val="000000" w:themeColor="text1"/>
          <w:w w:val="95"/>
        </w:rPr>
        <w:t>common</w:t>
      </w:r>
      <w:r w:rsidRPr="001421E2">
        <w:rPr>
          <w:rFonts w:ascii="Arial" w:hAnsi="Arial" w:cs="Arial"/>
          <w:color w:val="000000" w:themeColor="text1"/>
          <w:spacing w:val="22"/>
        </w:rPr>
        <w:t xml:space="preserve"> </w:t>
      </w:r>
      <w:r w:rsidRPr="001421E2">
        <w:rPr>
          <w:rFonts w:ascii="Arial" w:hAnsi="Arial" w:cs="Arial"/>
          <w:color w:val="000000" w:themeColor="text1"/>
          <w:w w:val="95"/>
        </w:rPr>
        <w:t>compounds</w:t>
      </w:r>
      <w:r w:rsidRPr="001421E2">
        <w:rPr>
          <w:rFonts w:ascii="Arial" w:hAnsi="Arial" w:cs="Arial"/>
          <w:color w:val="000000" w:themeColor="text1"/>
          <w:spacing w:val="23"/>
        </w:rPr>
        <w:t xml:space="preserve"> </w:t>
      </w:r>
      <w:r w:rsidRPr="001421E2">
        <w:rPr>
          <w:rFonts w:ascii="Arial" w:hAnsi="Arial" w:cs="Arial"/>
          <w:color w:val="000000" w:themeColor="text1"/>
          <w:w w:val="95"/>
        </w:rPr>
        <w:t>for</w:t>
      </w:r>
      <w:r w:rsidRPr="001421E2">
        <w:rPr>
          <w:rFonts w:ascii="Arial" w:hAnsi="Arial" w:cs="Arial"/>
          <w:color w:val="000000" w:themeColor="text1"/>
          <w:spacing w:val="22"/>
        </w:rPr>
        <w:t xml:space="preserve"> </w:t>
      </w:r>
      <w:r w:rsidRPr="001421E2">
        <w:rPr>
          <w:rFonts w:ascii="Arial" w:hAnsi="Arial" w:cs="Arial"/>
          <w:color w:val="000000" w:themeColor="text1"/>
          <w:w w:val="95"/>
        </w:rPr>
        <w:t>use</w:t>
      </w:r>
      <w:r w:rsidRPr="001421E2">
        <w:rPr>
          <w:rFonts w:ascii="Arial" w:hAnsi="Arial" w:cs="Arial"/>
          <w:color w:val="000000" w:themeColor="text1"/>
          <w:spacing w:val="22"/>
        </w:rPr>
        <w:t xml:space="preserve"> </w:t>
      </w:r>
      <w:r w:rsidRPr="001421E2">
        <w:rPr>
          <w:rFonts w:ascii="Arial" w:hAnsi="Arial" w:cs="Arial"/>
          <w:color w:val="000000" w:themeColor="text1"/>
          <w:w w:val="95"/>
        </w:rPr>
        <w:t>in</w:t>
      </w:r>
      <w:r w:rsidRPr="001421E2">
        <w:rPr>
          <w:rFonts w:ascii="Arial" w:hAnsi="Arial" w:cs="Arial"/>
          <w:color w:val="000000" w:themeColor="text1"/>
          <w:spacing w:val="22"/>
        </w:rPr>
        <w:t xml:space="preserve"> </w:t>
      </w:r>
      <w:proofErr w:type="spellStart"/>
      <w:r w:rsidRPr="001421E2">
        <w:rPr>
          <w:rFonts w:ascii="Arial" w:hAnsi="Arial" w:cs="Arial"/>
          <w:color w:val="000000" w:themeColor="text1"/>
          <w:w w:val="95"/>
        </w:rPr>
        <w:t>photochem</w:t>
      </w:r>
      <w:proofErr w:type="spellEnd"/>
      <w:r w:rsidRPr="001421E2">
        <w:rPr>
          <w:rFonts w:ascii="Arial" w:hAnsi="Arial" w:cs="Arial"/>
          <w:color w:val="000000" w:themeColor="text1"/>
          <w:spacing w:val="22"/>
        </w:rPr>
        <w:t xml:space="preserve"> </w:t>
      </w:r>
      <w:r w:rsidRPr="001421E2">
        <w:rPr>
          <w:rFonts w:ascii="Arial" w:hAnsi="Arial" w:cs="Arial"/>
          <w:color w:val="000000" w:themeColor="text1"/>
          <w:w w:val="95"/>
        </w:rPr>
        <w:t>CAD.</w:t>
      </w:r>
      <w:r w:rsidRPr="001421E2">
        <w:rPr>
          <w:rFonts w:ascii="Arial" w:hAnsi="Arial" w:cs="Arial"/>
          <w:color w:val="000000" w:themeColor="text1"/>
          <w:spacing w:val="22"/>
        </w:rPr>
        <w:t xml:space="preserve"> </w:t>
      </w:r>
      <w:proofErr w:type="spellStart"/>
      <w:r w:rsidRPr="00F81C5B">
        <w:rPr>
          <w:rFonts w:ascii="Arial" w:hAnsi="Arial" w:cs="Arial"/>
          <w:iCs/>
          <w:color w:val="000000" w:themeColor="text1"/>
          <w:w w:val="95"/>
        </w:rPr>
        <w:t>Photochem</w:t>
      </w:r>
      <w:proofErr w:type="spellEnd"/>
      <w:r w:rsidR="00A920F7">
        <w:rPr>
          <w:rFonts w:ascii="Arial" w:hAnsi="Arial" w:cs="Arial"/>
          <w:iCs/>
          <w:color w:val="000000" w:themeColor="text1"/>
          <w:w w:val="95"/>
        </w:rPr>
        <w:t>.</w:t>
      </w:r>
      <w:r w:rsidRPr="00F81C5B">
        <w:rPr>
          <w:rFonts w:ascii="Arial" w:hAnsi="Arial" w:cs="Arial"/>
          <w:iCs/>
          <w:color w:val="000000" w:themeColor="text1"/>
          <w:spacing w:val="28"/>
        </w:rPr>
        <w:t xml:space="preserve"> </w:t>
      </w:r>
      <w:r w:rsidRPr="00F81C5B">
        <w:rPr>
          <w:rFonts w:ascii="Arial" w:hAnsi="Arial" w:cs="Arial"/>
          <w:iCs/>
          <w:color w:val="000000" w:themeColor="text1"/>
          <w:w w:val="95"/>
        </w:rPr>
        <w:t>and</w:t>
      </w:r>
      <w:r w:rsidRPr="00F81C5B">
        <w:rPr>
          <w:rFonts w:ascii="Arial" w:hAnsi="Arial" w:cs="Arial"/>
          <w:iCs/>
          <w:color w:val="000000" w:themeColor="text1"/>
          <w:spacing w:val="29"/>
        </w:rPr>
        <w:t xml:space="preserve"> </w:t>
      </w:r>
      <w:proofErr w:type="spellStart"/>
      <w:r w:rsidRPr="00F81C5B">
        <w:rPr>
          <w:rFonts w:ascii="Arial" w:hAnsi="Arial" w:cs="Arial"/>
          <w:iCs/>
          <w:color w:val="000000" w:themeColor="text1"/>
          <w:spacing w:val="-2"/>
          <w:w w:val="95"/>
        </w:rPr>
        <w:t>Photobiol</w:t>
      </w:r>
      <w:proofErr w:type="spellEnd"/>
      <w:r w:rsidR="00A920F7">
        <w:rPr>
          <w:rFonts w:ascii="Arial" w:hAnsi="Arial" w:cs="Arial"/>
          <w:iCs/>
          <w:color w:val="000000" w:themeColor="text1"/>
          <w:spacing w:val="-2"/>
          <w:w w:val="95"/>
        </w:rPr>
        <w:t>.</w:t>
      </w:r>
      <w:del w:id="525" w:author="Anna Brugger" w:date="2022-07-26T19:59:00Z">
        <w:r w:rsidR="00A920F7" w:rsidDel="00F67C41">
          <w:rPr>
            <w:rFonts w:ascii="Arial" w:hAnsi="Arial" w:cs="Arial"/>
            <w:iCs/>
            <w:color w:val="000000" w:themeColor="text1"/>
            <w:spacing w:val="-2"/>
            <w:w w:val="95"/>
          </w:rPr>
          <w:delText>.</w:delText>
        </w:r>
      </w:del>
    </w:p>
    <w:p w14:paraId="212B69A9" w14:textId="27D8B4D2" w:rsidR="005C19F6" w:rsidRPr="001421E2" w:rsidRDefault="005C19F6" w:rsidP="00F81C5B">
      <w:pPr>
        <w:spacing w:line="480" w:lineRule="auto"/>
        <w:jc w:val="both"/>
        <w:rPr>
          <w:rFonts w:ascii="Arial" w:hAnsi="Arial" w:cs="Arial"/>
          <w:color w:val="000000" w:themeColor="text1"/>
        </w:rPr>
      </w:pPr>
      <w:r w:rsidRPr="00F81C5B">
        <w:rPr>
          <w:rFonts w:ascii="Arial" w:hAnsi="Arial" w:cs="Arial"/>
          <w:bCs/>
          <w:color w:val="000000" w:themeColor="text1"/>
          <w:w w:val="105"/>
        </w:rPr>
        <w:t>94</w:t>
      </w:r>
      <w:r w:rsidR="00A920F7">
        <w:rPr>
          <w:rFonts w:ascii="Arial" w:hAnsi="Arial" w:cs="Arial"/>
          <w:bCs/>
          <w:color w:val="000000" w:themeColor="text1"/>
          <w:w w:val="105"/>
        </w:rPr>
        <w:t>:</w:t>
      </w:r>
      <w:r w:rsidRPr="001421E2">
        <w:rPr>
          <w:rFonts w:ascii="Arial" w:hAnsi="Arial" w:cs="Arial"/>
          <w:color w:val="000000" w:themeColor="text1"/>
          <w:spacing w:val="-2"/>
          <w:w w:val="105"/>
        </w:rPr>
        <w:t>290–327.</w:t>
      </w:r>
    </w:p>
    <w:p w14:paraId="19814A4B" w14:textId="77777777" w:rsidR="005C19F6" w:rsidRPr="001421E2" w:rsidRDefault="005C19F6" w:rsidP="00F81C5B">
      <w:pPr>
        <w:spacing w:line="480" w:lineRule="auto"/>
        <w:jc w:val="both"/>
        <w:rPr>
          <w:rFonts w:ascii="Arial" w:hAnsi="Arial" w:cs="Arial"/>
          <w:color w:val="000000" w:themeColor="text1"/>
        </w:rPr>
      </w:pPr>
    </w:p>
    <w:p w14:paraId="100BE72E" w14:textId="04B74EF8" w:rsidR="005C19F6" w:rsidRPr="001421E2" w:rsidRDefault="005C19F6" w:rsidP="00F81C5B">
      <w:pPr>
        <w:spacing w:line="480" w:lineRule="auto"/>
        <w:jc w:val="both"/>
        <w:rPr>
          <w:rFonts w:ascii="Arial" w:hAnsi="Arial" w:cs="Arial"/>
          <w:color w:val="000000" w:themeColor="text1"/>
        </w:rPr>
      </w:pPr>
      <w:bookmarkStart w:id="526" w:name="_bookmark71"/>
      <w:bookmarkEnd w:id="526"/>
      <w:proofErr w:type="spellStart"/>
      <w:r w:rsidRPr="001421E2">
        <w:rPr>
          <w:rFonts w:ascii="Arial" w:hAnsi="Arial" w:cs="Arial"/>
          <w:color w:val="000000" w:themeColor="text1"/>
        </w:rPr>
        <w:t>Treutter</w:t>
      </w:r>
      <w:proofErr w:type="spellEnd"/>
      <w:r w:rsidRPr="001421E2">
        <w:rPr>
          <w:rFonts w:ascii="Arial" w:hAnsi="Arial" w:cs="Arial"/>
          <w:color w:val="000000" w:themeColor="text1"/>
        </w:rPr>
        <w:t>, D. 2006</w:t>
      </w:r>
      <w:r w:rsidR="00A920F7">
        <w:rPr>
          <w:rFonts w:ascii="Arial" w:hAnsi="Arial" w:cs="Arial"/>
          <w:color w:val="000000" w:themeColor="text1"/>
        </w:rPr>
        <w:t>.</w:t>
      </w:r>
      <w:r w:rsidR="00A920F7" w:rsidRPr="001421E2">
        <w:rPr>
          <w:rFonts w:ascii="Arial" w:hAnsi="Arial" w:cs="Arial"/>
          <w:color w:val="000000" w:themeColor="text1"/>
        </w:rPr>
        <w:t xml:space="preserve"> </w:t>
      </w:r>
      <w:r w:rsidRPr="001421E2">
        <w:rPr>
          <w:rFonts w:ascii="Arial" w:hAnsi="Arial" w:cs="Arial"/>
          <w:color w:val="000000" w:themeColor="text1"/>
        </w:rPr>
        <w:t>Significance</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Pr="001421E2">
        <w:rPr>
          <w:rFonts w:ascii="Arial" w:hAnsi="Arial" w:cs="Arial"/>
          <w:color w:val="000000" w:themeColor="text1"/>
        </w:rPr>
        <w:t>flavonoids</w:t>
      </w:r>
      <w:r w:rsidRPr="001421E2">
        <w:rPr>
          <w:rFonts w:ascii="Arial" w:hAnsi="Arial" w:cs="Arial"/>
          <w:color w:val="000000" w:themeColor="text1"/>
          <w:spacing w:val="-2"/>
        </w:rPr>
        <w:t xml:space="preserve"> </w:t>
      </w:r>
      <w:r w:rsidRPr="001421E2">
        <w:rPr>
          <w:rFonts w:ascii="Arial" w:hAnsi="Arial" w:cs="Arial"/>
          <w:color w:val="000000" w:themeColor="text1"/>
        </w:rPr>
        <w:t>in</w:t>
      </w:r>
      <w:r w:rsidRPr="001421E2">
        <w:rPr>
          <w:rFonts w:ascii="Arial" w:hAnsi="Arial" w:cs="Arial"/>
          <w:color w:val="000000" w:themeColor="text1"/>
          <w:spacing w:val="-2"/>
        </w:rPr>
        <w:t xml:space="preserve"> </w:t>
      </w:r>
      <w:r w:rsidRPr="001421E2">
        <w:rPr>
          <w:rFonts w:ascii="Arial" w:hAnsi="Arial" w:cs="Arial"/>
          <w:color w:val="000000" w:themeColor="text1"/>
        </w:rPr>
        <w:t>plant</w:t>
      </w:r>
      <w:r w:rsidRPr="001421E2">
        <w:rPr>
          <w:rFonts w:ascii="Arial" w:hAnsi="Arial" w:cs="Arial"/>
          <w:color w:val="000000" w:themeColor="text1"/>
          <w:spacing w:val="-2"/>
        </w:rPr>
        <w:t xml:space="preserve"> </w:t>
      </w:r>
      <w:r w:rsidRPr="001421E2">
        <w:rPr>
          <w:rFonts w:ascii="Arial" w:hAnsi="Arial" w:cs="Arial"/>
          <w:color w:val="000000" w:themeColor="text1"/>
        </w:rPr>
        <w:t>resistance: a</w:t>
      </w:r>
      <w:r w:rsidRPr="001421E2">
        <w:rPr>
          <w:rFonts w:ascii="Arial" w:hAnsi="Arial" w:cs="Arial"/>
          <w:color w:val="000000" w:themeColor="text1"/>
          <w:spacing w:val="-2"/>
        </w:rPr>
        <w:t xml:space="preserve"> </w:t>
      </w:r>
      <w:r w:rsidRPr="001421E2">
        <w:rPr>
          <w:rFonts w:ascii="Arial" w:hAnsi="Arial" w:cs="Arial"/>
          <w:color w:val="000000" w:themeColor="text1"/>
        </w:rPr>
        <w:t>review.</w:t>
      </w:r>
      <w:r w:rsidRPr="001421E2">
        <w:rPr>
          <w:rFonts w:ascii="Arial" w:hAnsi="Arial" w:cs="Arial"/>
          <w:color w:val="000000" w:themeColor="text1"/>
          <w:spacing w:val="-1"/>
        </w:rPr>
        <w:t xml:space="preserve"> </w:t>
      </w:r>
      <w:proofErr w:type="spellStart"/>
      <w:r w:rsidRPr="00F81C5B">
        <w:rPr>
          <w:rFonts w:ascii="Arial" w:hAnsi="Arial" w:cs="Arial"/>
          <w:iCs/>
          <w:color w:val="000000" w:themeColor="text1"/>
        </w:rPr>
        <w:t>Environ</w:t>
      </w:r>
      <w:r w:rsidR="00725EB4">
        <w:rPr>
          <w:rFonts w:ascii="Arial" w:hAnsi="Arial" w:cs="Arial"/>
          <w:iCs/>
          <w:color w:val="000000" w:themeColor="text1"/>
        </w:rPr>
        <w:t>.</w:t>
      </w:r>
      <w:r w:rsidRPr="00F81C5B">
        <w:rPr>
          <w:rFonts w:ascii="Arial" w:hAnsi="Arial" w:cs="Arial"/>
          <w:iCs/>
          <w:color w:val="000000" w:themeColor="text1"/>
        </w:rPr>
        <w:t>l</w:t>
      </w:r>
      <w:proofErr w:type="spellEnd"/>
      <w:r w:rsidRPr="00F81C5B">
        <w:rPr>
          <w:rFonts w:ascii="Arial" w:hAnsi="Arial" w:cs="Arial"/>
          <w:iCs/>
          <w:color w:val="000000" w:themeColor="text1"/>
        </w:rPr>
        <w:t xml:space="preserve"> Chem</w:t>
      </w:r>
      <w:r w:rsidR="00725EB4">
        <w:rPr>
          <w:rFonts w:ascii="Arial" w:hAnsi="Arial" w:cs="Arial"/>
          <w:iCs/>
          <w:color w:val="000000" w:themeColor="text1"/>
        </w:rPr>
        <w:t>.</w:t>
      </w:r>
      <w:r w:rsidRPr="00F81C5B">
        <w:rPr>
          <w:rFonts w:ascii="Arial" w:hAnsi="Arial" w:cs="Arial"/>
          <w:iCs/>
          <w:color w:val="000000" w:themeColor="text1"/>
          <w:spacing w:val="40"/>
        </w:rPr>
        <w:t xml:space="preserve"> </w:t>
      </w:r>
      <w:r w:rsidRPr="00F81C5B">
        <w:rPr>
          <w:rFonts w:ascii="Arial" w:hAnsi="Arial" w:cs="Arial"/>
          <w:iCs/>
          <w:color w:val="000000" w:themeColor="text1"/>
        </w:rPr>
        <w:t>Lett</w:t>
      </w:r>
      <w:r w:rsidR="00A920F7">
        <w:rPr>
          <w:rFonts w:ascii="Arial" w:hAnsi="Arial" w:cs="Arial"/>
          <w:iCs/>
          <w:color w:val="000000" w:themeColor="text1"/>
        </w:rPr>
        <w:t>.</w:t>
      </w:r>
      <w:r w:rsidRPr="00F81C5B">
        <w:rPr>
          <w:rFonts w:ascii="Arial" w:hAnsi="Arial" w:cs="Arial"/>
          <w:bCs/>
          <w:color w:val="000000" w:themeColor="text1"/>
        </w:rPr>
        <w:t>4</w:t>
      </w:r>
      <w:r w:rsidR="00A920F7">
        <w:rPr>
          <w:rFonts w:ascii="Arial" w:hAnsi="Arial" w:cs="Arial"/>
          <w:bCs/>
          <w:color w:val="000000" w:themeColor="text1"/>
        </w:rPr>
        <w:t>:</w:t>
      </w:r>
      <w:r w:rsidRPr="001421E2">
        <w:rPr>
          <w:rFonts w:ascii="Arial" w:hAnsi="Arial" w:cs="Arial"/>
          <w:color w:val="000000" w:themeColor="text1"/>
        </w:rPr>
        <w:t>147.</w:t>
      </w:r>
    </w:p>
    <w:p w14:paraId="4362A848" w14:textId="77777777" w:rsidR="005C19F6" w:rsidRPr="00F81C5B" w:rsidRDefault="005C19F6" w:rsidP="00F81C5B">
      <w:pPr>
        <w:spacing w:line="480" w:lineRule="auto"/>
        <w:jc w:val="both"/>
        <w:rPr>
          <w:rFonts w:ascii="Arial" w:hAnsi="Arial" w:cs="Arial"/>
          <w:color w:val="000000" w:themeColor="text1"/>
        </w:rPr>
      </w:pPr>
      <w:bookmarkStart w:id="527" w:name="_bookmark72"/>
      <w:bookmarkStart w:id="528" w:name="_bookmark73"/>
      <w:bookmarkEnd w:id="527"/>
      <w:bookmarkEnd w:id="528"/>
    </w:p>
    <w:p w14:paraId="17CD8148" w14:textId="5486F106" w:rsidR="005C19F6" w:rsidRPr="00F81C5B" w:rsidRDefault="005C19F6" w:rsidP="00F81C5B">
      <w:pPr>
        <w:spacing w:line="480" w:lineRule="auto"/>
        <w:jc w:val="both"/>
        <w:rPr>
          <w:rFonts w:ascii="Arial" w:hAnsi="Arial" w:cs="Arial"/>
          <w:color w:val="000000" w:themeColor="text1"/>
          <w:lang w:val="de-CH"/>
        </w:rPr>
      </w:pPr>
      <w:r w:rsidRPr="00261666">
        <w:rPr>
          <w:rFonts w:ascii="Arial" w:hAnsi="Arial" w:cs="Arial"/>
          <w:color w:val="000000" w:themeColor="text1"/>
        </w:rPr>
        <w:t xml:space="preserve">Trocha, P., </w:t>
      </w:r>
      <w:r w:rsidRPr="002F738D">
        <w:rPr>
          <w:rFonts w:ascii="Arial" w:hAnsi="Arial" w:cs="Arial"/>
          <w:color w:val="000000" w:themeColor="text1"/>
        </w:rPr>
        <w:t xml:space="preserve">Daly, </w:t>
      </w:r>
      <w:r w:rsidR="00031856" w:rsidRPr="002F738D">
        <w:rPr>
          <w:rFonts w:ascii="Arial" w:hAnsi="Arial" w:cs="Arial"/>
          <w:color w:val="000000" w:themeColor="text1"/>
          <w:w w:val="105"/>
        </w:rPr>
        <w:t xml:space="preserve">J. </w:t>
      </w:r>
      <w:r w:rsidRPr="002F738D">
        <w:rPr>
          <w:rFonts w:ascii="Arial" w:hAnsi="Arial" w:cs="Arial"/>
          <w:color w:val="000000" w:themeColor="text1"/>
        </w:rPr>
        <w:t xml:space="preserve">and </w:t>
      </w:r>
      <w:proofErr w:type="spellStart"/>
      <w:r w:rsidRPr="002F738D">
        <w:rPr>
          <w:rFonts w:ascii="Arial" w:hAnsi="Arial" w:cs="Arial"/>
          <w:color w:val="000000" w:themeColor="text1"/>
        </w:rPr>
        <w:t>Langenbach</w:t>
      </w:r>
      <w:proofErr w:type="spellEnd"/>
      <w:r w:rsidRPr="002F738D">
        <w:rPr>
          <w:rFonts w:ascii="Arial" w:hAnsi="Arial" w:cs="Arial"/>
          <w:color w:val="000000" w:themeColor="text1"/>
        </w:rPr>
        <w:t xml:space="preserve">, </w:t>
      </w:r>
      <w:r w:rsidR="00031856" w:rsidRPr="002F738D">
        <w:rPr>
          <w:rFonts w:ascii="Arial" w:hAnsi="Arial" w:cs="Arial"/>
          <w:color w:val="000000" w:themeColor="text1"/>
        </w:rPr>
        <w:t xml:space="preserve">R. </w:t>
      </w:r>
      <w:r w:rsidRPr="002F738D">
        <w:rPr>
          <w:rFonts w:ascii="Arial" w:hAnsi="Arial" w:cs="Arial"/>
          <w:color w:val="000000" w:themeColor="text1"/>
        </w:rPr>
        <w:t>1974</w:t>
      </w:r>
      <w:r w:rsidR="00031856" w:rsidRPr="002F738D">
        <w:rPr>
          <w:rFonts w:ascii="Arial" w:hAnsi="Arial" w:cs="Arial"/>
          <w:color w:val="000000" w:themeColor="text1"/>
        </w:rPr>
        <w:t>.</w:t>
      </w:r>
      <w:r w:rsidR="00031856" w:rsidRPr="002F738D">
        <w:rPr>
          <w:rFonts w:ascii="Arial" w:hAnsi="Arial" w:cs="Arial"/>
          <w:color w:val="000000" w:themeColor="text1"/>
          <w:spacing w:val="40"/>
        </w:rPr>
        <w:t xml:space="preserve"> </w:t>
      </w:r>
      <w:r w:rsidRPr="001421E2">
        <w:rPr>
          <w:rFonts w:ascii="Arial" w:hAnsi="Arial" w:cs="Arial"/>
          <w:color w:val="000000" w:themeColor="text1"/>
        </w:rPr>
        <w:t xml:space="preserve">Cell walls of germinating </w:t>
      </w:r>
      <w:proofErr w:type="spellStart"/>
      <w:r w:rsidRPr="001421E2">
        <w:rPr>
          <w:rFonts w:ascii="Arial" w:hAnsi="Arial" w:cs="Arial"/>
          <w:color w:val="000000" w:themeColor="text1"/>
        </w:rPr>
        <w:t>uredospores</w:t>
      </w:r>
      <w:proofErr w:type="spellEnd"/>
      <w:r w:rsidRPr="001421E2">
        <w:rPr>
          <w:rFonts w:ascii="Arial" w:hAnsi="Arial" w:cs="Arial"/>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 xml:space="preserve">I. amino acid and carbohydrate constituents. </w:t>
      </w:r>
      <w:r w:rsidRPr="00F81C5B">
        <w:rPr>
          <w:rFonts w:ascii="Arial" w:hAnsi="Arial" w:cs="Arial"/>
          <w:iCs/>
          <w:color w:val="000000" w:themeColor="text1"/>
          <w:lang w:val="de-CH"/>
        </w:rPr>
        <w:t>Plant Physiol</w:t>
      </w:r>
      <w:r w:rsidR="00031856" w:rsidRPr="00F81C5B">
        <w:rPr>
          <w:rFonts w:ascii="Arial" w:hAnsi="Arial" w:cs="Arial"/>
          <w:color w:val="000000" w:themeColor="text1"/>
          <w:lang w:val="de-CH"/>
        </w:rPr>
        <w:t>.</w:t>
      </w:r>
      <w:r w:rsidRPr="00F81C5B">
        <w:rPr>
          <w:rFonts w:ascii="Arial" w:hAnsi="Arial" w:cs="Arial"/>
          <w:bCs/>
          <w:color w:val="000000" w:themeColor="text1"/>
          <w:lang w:val="de-CH"/>
        </w:rPr>
        <w:t>53</w:t>
      </w:r>
      <w:r w:rsidR="00031856" w:rsidRPr="00F81C5B">
        <w:rPr>
          <w:rFonts w:ascii="Arial" w:hAnsi="Arial" w:cs="Arial"/>
          <w:bCs/>
          <w:color w:val="000000" w:themeColor="text1"/>
          <w:lang w:val="de-CH"/>
        </w:rPr>
        <w:t>:</w:t>
      </w:r>
      <w:r w:rsidRPr="00F81C5B">
        <w:rPr>
          <w:rFonts w:ascii="Arial" w:hAnsi="Arial" w:cs="Arial"/>
          <w:color w:val="000000" w:themeColor="text1"/>
          <w:lang w:val="de-CH"/>
        </w:rPr>
        <w:t>519–526.</w:t>
      </w:r>
    </w:p>
    <w:p w14:paraId="0DB52D93" w14:textId="77777777" w:rsidR="005C19F6" w:rsidRPr="00F81C5B" w:rsidRDefault="005C19F6" w:rsidP="00F81C5B">
      <w:pPr>
        <w:spacing w:line="480" w:lineRule="auto"/>
        <w:jc w:val="both"/>
        <w:rPr>
          <w:rFonts w:ascii="Arial" w:hAnsi="Arial" w:cs="Arial"/>
          <w:color w:val="000000" w:themeColor="text1"/>
          <w:lang w:val="de-CH"/>
        </w:rPr>
      </w:pPr>
      <w:bookmarkStart w:id="529" w:name="_bookmark74"/>
      <w:bookmarkEnd w:id="529"/>
    </w:p>
    <w:p w14:paraId="41E56892" w14:textId="324AD371" w:rsidR="005C19F6" w:rsidRPr="001421E2" w:rsidRDefault="005C19F6" w:rsidP="00F81C5B">
      <w:pPr>
        <w:spacing w:line="480" w:lineRule="auto"/>
        <w:jc w:val="both"/>
        <w:rPr>
          <w:rFonts w:ascii="Arial" w:hAnsi="Arial" w:cs="Arial"/>
          <w:color w:val="000000" w:themeColor="text1"/>
        </w:rPr>
      </w:pPr>
      <w:r w:rsidRPr="00F81C5B">
        <w:rPr>
          <w:rFonts w:ascii="Arial" w:hAnsi="Arial" w:cs="Arial"/>
          <w:color w:val="000000" w:themeColor="text1"/>
          <w:lang w:val="de-DE"/>
        </w:rPr>
        <w:t xml:space="preserve">Vergara-Diaz, O., Vatter, </w:t>
      </w:r>
      <w:r w:rsidR="00031856" w:rsidRPr="00F81C5B">
        <w:rPr>
          <w:rFonts w:ascii="Arial" w:hAnsi="Arial" w:cs="Arial"/>
          <w:color w:val="000000" w:themeColor="text1"/>
          <w:lang w:val="de-DE"/>
        </w:rPr>
        <w:t xml:space="preserve">T., </w:t>
      </w:r>
      <w:r w:rsidRPr="00F81C5B">
        <w:rPr>
          <w:rFonts w:ascii="Arial" w:hAnsi="Arial" w:cs="Arial"/>
          <w:color w:val="000000" w:themeColor="text1"/>
          <w:lang w:val="de-DE"/>
        </w:rPr>
        <w:t xml:space="preserve">Kefauver, </w:t>
      </w:r>
      <w:r w:rsidR="00031856" w:rsidRPr="00F81C5B">
        <w:rPr>
          <w:rFonts w:ascii="Arial" w:hAnsi="Arial" w:cs="Arial"/>
          <w:color w:val="000000" w:themeColor="text1"/>
          <w:lang w:val="de-DE"/>
        </w:rPr>
        <w:t xml:space="preserve">S. C., </w:t>
      </w:r>
      <w:r w:rsidRPr="00F81C5B">
        <w:rPr>
          <w:rFonts w:ascii="Arial" w:hAnsi="Arial" w:cs="Arial"/>
          <w:color w:val="000000" w:themeColor="text1"/>
          <w:lang w:val="de-DE"/>
        </w:rPr>
        <w:t xml:space="preserve">Obata, </w:t>
      </w:r>
      <w:r w:rsidR="00031856" w:rsidRPr="00F81C5B">
        <w:rPr>
          <w:rFonts w:ascii="Arial" w:hAnsi="Arial" w:cs="Arial"/>
          <w:color w:val="000000" w:themeColor="text1"/>
          <w:lang w:val="de-DE"/>
        </w:rPr>
        <w:t xml:space="preserve">T., </w:t>
      </w:r>
      <w:r w:rsidRPr="00F81C5B">
        <w:rPr>
          <w:rFonts w:ascii="Arial" w:hAnsi="Arial" w:cs="Arial"/>
          <w:color w:val="000000" w:themeColor="text1"/>
          <w:lang w:val="de-DE"/>
        </w:rPr>
        <w:t xml:space="preserve">Fernie, </w:t>
      </w:r>
      <w:r w:rsidR="00031856" w:rsidRPr="00F81C5B">
        <w:rPr>
          <w:rFonts w:ascii="Arial" w:hAnsi="Arial" w:cs="Arial"/>
          <w:color w:val="000000" w:themeColor="text1"/>
          <w:lang w:val="de-DE"/>
        </w:rPr>
        <w:t xml:space="preserve">A. R., </w:t>
      </w:r>
      <w:r w:rsidRPr="00F81C5B">
        <w:rPr>
          <w:rFonts w:ascii="Arial" w:hAnsi="Arial" w:cs="Arial"/>
          <w:color w:val="000000" w:themeColor="text1"/>
          <w:lang w:val="de-DE"/>
        </w:rPr>
        <w:t xml:space="preserve">and Araus, </w:t>
      </w:r>
      <w:r w:rsidR="00031856" w:rsidRPr="00F81C5B">
        <w:rPr>
          <w:rFonts w:ascii="Arial" w:hAnsi="Arial" w:cs="Arial"/>
          <w:color w:val="000000" w:themeColor="text1"/>
          <w:w w:val="110"/>
          <w:lang w:val="de-DE"/>
        </w:rPr>
        <w:t>J.</w:t>
      </w:r>
      <w:r w:rsidR="00031856" w:rsidRPr="00F81C5B">
        <w:rPr>
          <w:rFonts w:ascii="Arial" w:hAnsi="Arial" w:cs="Arial"/>
          <w:color w:val="000000" w:themeColor="text1"/>
          <w:spacing w:val="-2"/>
          <w:w w:val="110"/>
          <w:lang w:val="de-DE"/>
        </w:rPr>
        <w:t xml:space="preserve"> </w:t>
      </w:r>
      <w:r w:rsidR="00031856" w:rsidRPr="00F81C5B">
        <w:rPr>
          <w:rFonts w:ascii="Arial" w:hAnsi="Arial" w:cs="Arial"/>
          <w:color w:val="000000" w:themeColor="text1"/>
          <w:lang w:val="de-DE"/>
        </w:rPr>
        <w:t xml:space="preserve">L. </w:t>
      </w:r>
      <w:r w:rsidRPr="00F81C5B">
        <w:rPr>
          <w:rFonts w:ascii="Arial" w:hAnsi="Arial" w:cs="Arial"/>
          <w:color w:val="000000" w:themeColor="text1"/>
          <w:lang w:val="de-DE"/>
        </w:rPr>
        <w:t>2020</w:t>
      </w:r>
      <w:r w:rsidR="00031856" w:rsidRPr="00F81C5B">
        <w:rPr>
          <w:rFonts w:ascii="Arial" w:hAnsi="Arial" w:cs="Arial"/>
          <w:color w:val="000000" w:themeColor="text1"/>
          <w:lang w:val="de-DE"/>
        </w:rPr>
        <w:t xml:space="preserve">. </w:t>
      </w:r>
      <w:r w:rsidRPr="001421E2">
        <w:rPr>
          <w:rFonts w:ascii="Arial" w:hAnsi="Arial" w:cs="Arial"/>
          <w:color w:val="000000" w:themeColor="text1"/>
          <w:w w:val="95"/>
        </w:rPr>
        <w:t>Assessing</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durum</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wheat</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ear</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and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leaf</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metabolomes</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in</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the</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field</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through</w:t>
      </w:r>
      <w:r w:rsidRPr="001421E2">
        <w:rPr>
          <w:rFonts w:ascii="Arial" w:hAnsi="Arial" w:cs="Arial"/>
          <w:color w:val="000000" w:themeColor="text1"/>
          <w:spacing w:val="-2"/>
          <w:w w:val="95"/>
        </w:rPr>
        <w:t xml:space="preserve"> </w:t>
      </w:r>
      <w:r w:rsidRPr="001421E2">
        <w:rPr>
          <w:rFonts w:ascii="Arial" w:hAnsi="Arial" w:cs="Arial"/>
          <w:color w:val="000000" w:themeColor="text1"/>
          <w:w w:val="95"/>
        </w:rPr>
        <w:t>hyperspectral</w:t>
      </w:r>
      <w:r w:rsidRPr="001421E2">
        <w:rPr>
          <w:rFonts w:ascii="Arial" w:hAnsi="Arial" w:cs="Arial"/>
          <w:color w:val="000000" w:themeColor="text1"/>
          <w:spacing w:val="-1"/>
          <w:w w:val="95"/>
        </w:rPr>
        <w:t xml:space="preserve"> </w:t>
      </w:r>
      <w:r w:rsidRPr="001421E2">
        <w:rPr>
          <w:rFonts w:ascii="Arial" w:hAnsi="Arial" w:cs="Arial"/>
          <w:color w:val="000000" w:themeColor="text1"/>
          <w:w w:val="95"/>
        </w:rPr>
        <w:t xml:space="preserve">data. </w:t>
      </w:r>
      <w:r w:rsidRPr="00F81C5B">
        <w:rPr>
          <w:rFonts w:ascii="Arial" w:hAnsi="Arial" w:cs="Arial"/>
          <w:iCs/>
          <w:color w:val="000000" w:themeColor="text1"/>
        </w:rPr>
        <w:t>The</w:t>
      </w:r>
      <w:r w:rsidRPr="00F81C5B">
        <w:rPr>
          <w:rFonts w:ascii="Arial" w:hAnsi="Arial" w:cs="Arial"/>
          <w:iCs/>
          <w:color w:val="000000" w:themeColor="text1"/>
          <w:spacing w:val="40"/>
        </w:rPr>
        <w:t xml:space="preserve"> </w:t>
      </w:r>
      <w:r w:rsidRPr="00F81C5B">
        <w:rPr>
          <w:rFonts w:ascii="Arial" w:hAnsi="Arial" w:cs="Arial"/>
          <w:iCs/>
          <w:color w:val="000000" w:themeColor="text1"/>
        </w:rPr>
        <w:t>Plant</w:t>
      </w:r>
      <w:r w:rsidRPr="00F81C5B">
        <w:rPr>
          <w:rFonts w:ascii="Arial" w:hAnsi="Arial" w:cs="Arial"/>
          <w:iCs/>
          <w:color w:val="000000" w:themeColor="text1"/>
          <w:spacing w:val="40"/>
        </w:rPr>
        <w:t xml:space="preserve"> </w:t>
      </w:r>
      <w:r w:rsidRPr="00F81C5B">
        <w:rPr>
          <w:rFonts w:ascii="Arial" w:hAnsi="Arial" w:cs="Arial"/>
          <w:iCs/>
          <w:color w:val="000000" w:themeColor="text1"/>
        </w:rPr>
        <w:t>Journal</w:t>
      </w:r>
      <w:r w:rsidR="00031856">
        <w:rPr>
          <w:rFonts w:ascii="Arial" w:hAnsi="Arial" w:cs="Arial"/>
          <w:iCs/>
          <w:color w:val="000000" w:themeColor="text1"/>
        </w:rPr>
        <w:t>.</w:t>
      </w:r>
      <w:r w:rsidR="00031856" w:rsidRPr="00031856">
        <w:rPr>
          <w:rFonts w:ascii="Arial" w:hAnsi="Arial" w:cs="Arial"/>
          <w:iCs/>
          <w:color w:val="000000" w:themeColor="text1"/>
          <w:spacing w:val="40"/>
        </w:rPr>
        <w:t xml:space="preserve"> </w:t>
      </w:r>
      <w:r w:rsidRPr="00F81C5B">
        <w:rPr>
          <w:rFonts w:ascii="Arial" w:hAnsi="Arial" w:cs="Arial"/>
          <w:bCs/>
          <w:color w:val="000000" w:themeColor="text1"/>
        </w:rPr>
        <w:t>102</w:t>
      </w:r>
      <w:r w:rsidR="00031856">
        <w:rPr>
          <w:rFonts w:ascii="Arial" w:hAnsi="Arial" w:cs="Arial"/>
          <w:bCs/>
          <w:color w:val="000000" w:themeColor="text1"/>
          <w:w w:val="110"/>
        </w:rPr>
        <w:t>:</w:t>
      </w:r>
      <w:r w:rsidRPr="001421E2">
        <w:rPr>
          <w:rFonts w:ascii="Arial" w:hAnsi="Arial" w:cs="Arial"/>
          <w:color w:val="000000" w:themeColor="text1"/>
        </w:rPr>
        <w:t>615–630.</w:t>
      </w:r>
    </w:p>
    <w:p w14:paraId="3A6527EF" w14:textId="63331C8A" w:rsidR="005C19F6" w:rsidRPr="001421E2" w:rsidDel="00D3318A" w:rsidRDefault="005C19F6" w:rsidP="00F81C5B">
      <w:pPr>
        <w:spacing w:line="480" w:lineRule="auto"/>
        <w:jc w:val="both"/>
        <w:rPr>
          <w:del w:id="530" w:author="Bock, Clive" w:date="2022-06-20T13:57:00Z"/>
          <w:rFonts w:ascii="Arial" w:hAnsi="Arial" w:cs="Arial"/>
          <w:color w:val="000000" w:themeColor="text1"/>
        </w:rPr>
      </w:pPr>
      <w:bookmarkStart w:id="531" w:name="_bookmark75"/>
      <w:bookmarkEnd w:id="531"/>
    </w:p>
    <w:p w14:paraId="51A35655" w14:textId="48DC18CF" w:rsidR="005C19F6" w:rsidRPr="002F738D" w:rsidDel="00D3318A" w:rsidRDefault="005C19F6" w:rsidP="00F81C5B">
      <w:pPr>
        <w:spacing w:line="480" w:lineRule="auto"/>
        <w:jc w:val="both"/>
        <w:rPr>
          <w:del w:id="532" w:author="Bock, Clive" w:date="2022-06-20T13:57:00Z"/>
          <w:rFonts w:ascii="Arial" w:hAnsi="Arial" w:cs="Arial"/>
          <w:color w:val="000000" w:themeColor="text1"/>
        </w:rPr>
      </w:pPr>
      <w:bookmarkStart w:id="533" w:name="_bookmark76"/>
      <w:bookmarkEnd w:id="533"/>
    </w:p>
    <w:p w14:paraId="1843B63A" w14:textId="77777777" w:rsidR="005C19F6" w:rsidRPr="001421E2" w:rsidRDefault="005C19F6" w:rsidP="00F81C5B">
      <w:pPr>
        <w:spacing w:line="480" w:lineRule="auto"/>
        <w:jc w:val="both"/>
        <w:rPr>
          <w:rFonts w:ascii="Arial" w:hAnsi="Arial" w:cs="Arial"/>
          <w:color w:val="000000" w:themeColor="text1"/>
        </w:rPr>
      </w:pPr>
      <w:bookmarkStart w:id="534" w:name="_bookmark77"/>
      <w:bookmarkEnd w:id="534"/>
    </w:p>
    <w:p w14:paraId="7F6ED67A" w14:textId="6E0BAC5F" w:rsidR="005C19F6" w:rsidRPr="00142730" w:rsidRDefault="005C19F6" w:rsidP="00F81C5B">
      <w:pPr>
        <w:spacing w:line="480" w:lineRule="auto"/>
        <w:jc w:val="both"/>
        <w:rPr>
          <w:rFonts w:ascii="Arial" w:hAnsi="Arial" w:cs="Arial"/>
          <w:iCs/>
          <w:color w:val="000000" w:themeColor="text1"/>
        </w:rPr>
      </w:pPr>
      <w:r w:rsidRPr="00F6153A">
        <w:rPr>
          <w:rFonts w:ascii="Arial" w:hAnsi="Arial" w:cs="Arial"/>
          <w:color w:val="000000" w:themeColor="text1"/>
        </w:rPr>
        <w:t>Wang,</w:t>
      </w:r>
      <w:r w:rsidRPr="00F6153A">
        <w:rPr>
          <w:rFonts w:ascii="Arial" w:hAnsi="Arial" w:cs="Arial"/>
          <w:color w:val="000000" w:themeColor="text1"/>
          <w:spacing w:val="-11"/>
        </w:rPr>
        <w:t xml:space="preserve"> </w:t>
      </w:r>
      <w:r w:rsidRPr="00F6153A">
        <w:rPr>
          <w:rFonts w:ascii="Arial" w:hAnsi="Arial" w:cs="Arial"/>
          <w:color w:val="000000" w:themeColor="text1"/>
        </w:rPr>
        <w:t>Z.,</w:t>
      </w:r>
      <w:r w:rsidRPr="00F6153A">
        <w:rPr>
          <w:rFonts w:ascii="Arial" w:hAnsi="Arial" w:cs="Arial"/>
          <w:color w:val="000000" w:themeColor="text1"/>
          <w:spacing w:val="-11"/>
        </w:rPr>
        <w:t xml:space="preserve"> </w:t>
      </w:r>
      <w:proofErr w:type="spellStart"/>
      <w:r w:rsidR="00F6153A" w:rsidRPr="00F6153A">
        <w:rPr>
          <w:rFonts w:ascii="Arial" w:hAnsi="Arial" w:cs="Arial"/>
          <w:color w:val="000000" w:themeColor="text1"/>
          <w:spacing w:val="-11"/>
        </w:rPr>
        <w:t>Chlus</w:t>
      </w:r>
      <w:proofErr w:type="spellEnd"/>
      <w:r w:rsidR="00F6153A" w:rsidRPr="00F6153A">
        <w:rPr>
          <w:rFonts w:ascii="Arial" w:hAnsi="Arial" w:cs="Arial"/>
          <w:color w:val="000000" w:themeColor="text1"/>
          <w:spacing w:val="-11"/>
        </w:rPr>
        <w:t xml:space="preserve">, A., </w:t>
      </w:r>
      <w:proofErr w:type="spellStart"/>
      <w:r w:rsidR="00F6153A" w:rsidRPr="00F6153A">
        <w:rPr>
          <w:rFonts w:ascii="Arial" w:hAnsi="Arial" w:cs="Arial"/>
          <w:color w:val="000000" w:themeColor="text1"/>
          <w:spacing w:val="-11"/>
        </w:rPr>
        <w:t>Gey</w:t>
      </w:r>
      <w:r w:rsidR="00F6153A" w:rsidRPr="00F81C5B">
        <w:rPr>
          <w:rFonts w:ascii="Arial" w:hAnsi="Arial" w:cs="Arial"/>
          <w:color w:val="000000" w:themeColor="text1"/>
          <w:spacing w:val="-11"/>
        </w:rPr>
        <w:t>gan</w:t>
      </w:r>
      <w:proofErr w:type="spellEnd"/>
      <w:r w:rsidR="00F6153A" w:rsidRPr="00F81C5B">
        <w:rPr>
          <w:rFonts w:ascii="Arial" w:hAnsi="Arial" w:cs="Arial"/>
          <w:color w:val="000000" w:themeColor="text1"/>
          <w:spacing w:val="-11"/>
        </w:rPr>
        <w:t>, R., Ye, Z.</w:t>
      </w:r>
      <w:r w:rsidR="00F6153A">
        <w:rPr>
          <w:rFonts w:ascii="Arial" w:hAnsi="Arial" w:cs="Arial"/>
          <w:color w:val="000000" w:themeColor="text1"/>
          <w:spacing w:val="-11"/>
        </w:rPr>
        <w:t xml:space="preserve">, Zheng, T., Singh, A., Couture, J. J., Cavender-Bares, J., Kruger, E. L. and Townsend, P. A. </w:t>
      </w:r>
      <w:r w:rsidRPr="00F6153A">
        <w:rPr>
          <w:rFonts w:ascii="Arial" w:hAnsi="Arial" w:cs="Arial"/>
          <w:color w:val="000000" w:themeColor="text1"/>
        </w:rPr>
        <w:t>2020</w:t>
      </w:r>
      <w:r w:rsidR="00A920F7" w:rsidRPr="00F6153A">
        <w:rPr>
          <w:rFonts w:ascii="Arial" w:hAnsi="Arial" w:cs="Arial"/>
          <w:color w:val="000000" w:themeColor="text1"/>
        </w:rPr>
        <w:t>.</w:t>
      </w:r>
      <w:r w:rsidR="00A920F7" w:rsidRPr="00F6153A">
        <w:rPr>
          <w:rFonts w:ascii="Arial" w:hAnsi="Arial" w:cs="Arial"/>
          <w:color w:val="000000" w:themeColor="text1"/>
          <w:spacing w:val="8"/>
        </w:rPr>
        <w:t xml:space="preserve"> </w:t>
      </w:r>
      <w:r w:rsidRPr="001421E2">
        <w:rPr>
          <w:rFonts w:ascii="Arial" w:hAnsi="Arial" w:cs="Arial"/>
          <w:color w:val="000000" w:themeColor="text1"/>
        </w:rPr>
        <w:t>Foliar</w:t>
      </w:r>
      <w:r w:rsidRPr="001421E2">
        <w:rPr>
          <w:rFonts w:ascii="Arial" w:hAnsi="Arial" w:cs="Arial"/>
          <w:color w:val="000000" w:themeColor="text1"/>
          <w:spacing w:val="-13"/>
        </w:rPr>
        <w:t xml:space="preserve"> </w:t>
      </w:r>
      <w:r w:rsidRPr="001421E2">
        <w:rPr>
          <w:rFonts w:ascii="Arial" w:hAnsi="Arial" w:cs="Arial"/>
          <w:color w:val="000000" w:themeColor="text1"/>
        </w:rPr>
        <w:t>functional</w:t>
      </w:r>
      <w:r w:rsidRPr="001421E2">
        <w:rPr>
          <w:rFonts w:ascii="Arial" w:hAnsi="Arial" w:cs="Arial"/>
          <w:color w:val="000000" w:themeColor="text1"/>
          <w:spacing w:val="-13"/>
        </w:rPr>
        <w:t xml:space="preserve"> </w:t>
      </w:r>
      <w:r w:rsidRPr="001421E2">
        <w:rPr>
          <w:rFonts w:ascii="Arial" w:hAnsi="Arial" w:cs="Arial"/>
          <w:color w:val="000000" w:themeColor="text1"/>
        </w:rPr>
        <w:t>traits</w:t>
      </w:r>
      <w:r w:rsidRPr="001421E2">
        <w:rPr>
          <w:rFonts w:ascii="Arial" w:hAnsi="Arial" w:cs="Arial"/>
          <w:color w:val="000000" w:themeColor="text1"/>
          <w:spacing w:val="-13"/>
        </w:rPr>
        <w:t xml:space="preserve"> </w:t>
      </w:r>
      <w:r w:rsidRPr="001421E2">
        <w:rPr>
          <w:rFonts w:ascii="Arial" w:hAnsi="Arial" w:cs="Arial"/>
          <w:color w:val="000000" w:themeColor="text1"/>
        </w:rPr>
        <w:t>from</w:t>
      </w:r>
      <w:r w:rsidRPr="001421E2">
        <w:rPr>
          <w:rFonts w:ascii="Arial" w:hAnsi="Arial" w:cs="Arial"/>
          <w:color w:val="000000" w:themeColor="text1"/>
          <w:spacing w:val="-13"/>
        </w:rPr>
        <w:t xml:space="preserve"> </w:t>
      </w:r>
      <w:r w:rsidRPr="001421E2">
        <w:rPr>
          <w:rFonts w:ascii="Arial" w:hAnsi="Arial" w:cs="Arial"/>
          <w:color w:val="000000" w:themeColor="text1"/>
        </w:rPr>
        <w:t>imaging</w:t>
      </w:r>
      <w:r w:rsidRPr="001421E2">
        <w:rPr>
          <w:rFonts w:ascii="Arial" w:hAnsi="Arial" w:cs="Arial"/>
          <w:color w:val="000000" w:themeColor="text1"/>
          <w:spacing w:val="-13"/>
        </w:rPr>
        <w:t xml:space="preserve"> </w:t>
      </w:r>
      <w:r w:rsidRPr="001421E2">
        <w:rPr>
          <w:rFonts w:ascii="Arial" w:hAnsi="Arial" w:cs="Arial"/>
          <w:color w:val="000000" w:themeColor="text1"/>
        </w:rPr>
        <w:t>spectroscopy</w:t>
      </w:r>
      <w:r w:rsidRPr="001421E2">
        <w:rPr>
          <w:rFonts w:ascii="Arial" w:hAnsi="Arial" w:cs="Arial"/>
          <w:color w:val="000000" w:themeColor="text1"/>
          <w:spacing w:val="-13"/>
        </w:rPr>
        <w:t xml:space="preserve"> </w:t>
      </w:r>
      <w:r w:rsidRPr="001421E2">
        <w:rPr>
          <w:rFonts w:ascii="Arial" w:hAnsi="Arial" w:cs="Arial"/>
          <w:color w:val="000000" w:themeColor="text1"/>
        </w:rPr>
        <w:t xml:space="preserve">across biomes in eastern North America. </w:t>
      </w:r>
      <w:r w:rsidRPr="00F81C5B">
        <w:rPr>
          <w:rFonts w:ascii="Arial" w:hAnsi="Arial" w:cs="Arial"/>
          <w:iCs/>
          <w:color w:val="000000" w:themeColor="text1"/>
        </w:rPr>
        <w:t xml:space="preserve">New </w:t>
      </w:r>
      <w:r w:rsidR="00142730" w:rsidRPr="00F81C5B">
        <w:rPr>
          <w:rFonts w:ascii="Arial" w:hAnsi="Arial" w:cs="Arial"/>
          <w:iCs/>
          <w:color w:val="000000" w:themeColor="text1"/>
        </w:rPr>
        <w:t>Phytol</w:t>
      </w:r>
      <w:r w:rsidR="00142730">
        <w:rPr>
          <w:rFonts w:ascii="Arial" w:hAnsi="Arial" w:cs="Arial"/>
          <w:iCs/>
          <w:color w:val="000000" w:themeColor="text1"/>
        </w:rPr>
        <w:t>.</w:t>
      </w:r>
      <w:r w:rsidRPr="00142730">
        <w:rPr>
          <w:rFonts w:ascii="Arial" w:hAnsi="Arial" w:cs="Arial"/>
          <w:iCs/>
          <w:color w:val="000000" w:themeColor="text1"/>
        </w:rPr>
        <w:t xml:space="preserve"> </w:t>
      </w:r>
      <w:r w:rsidRPr="00F81C5B">
        <w:rPr>
          <w:rFonts w:ascii="Arial" w:hAnsi="Arial" w:cs="Arial"/>
          <w:iCs/>
          <w:color w:val="000000" w:themeColor="text1"/>
        </w:rPr>
        <w:t>228</w:t>
      </w:r>
      <w:r w:rsidR="00142730">
        <w:rPr>
          <w:rFonts w:ascii="Arial" w:hAnsi="Arial" w:cs="Arial"/>
          <w:iCs/>
          <w:color w:val="000000" w:themeColor="text1"/>
        </w:rPr>
        <w:t>:</w:t>
      </w:r>
      <w:r w:rsidRPr="00142730">
        <w:rPr>
          <w:rFonts w:ascii="Arial" w:hAnsi="Arial" w:cs="Arial"/>
          <w:iCs/>
          <w:color w:val="000000" w:themeColor="text1"/>
        </w:rPr>
        <w:t>494–511.</w:t>
      </w:r>
    </w:p>
    <w:p w14:paraId="2ACCCF07" w14:textId="0E2F096D" w:rsidR="005C19F6" w:rsidRPr="001421E2" w:rsidRDefault="005C19F6" w:rsidP="00F81C5B">
      <w:pPr>
        <w:spacing w:line="480" w:lineRule="auto"/>
        <w:jc w:val="both"/>
        <w:rPr>
          <w:rFonts w:ascii="Arial" w:hAnsi="Arial" w:cs="Arial"/>
          <w:color w:val="000000" w:themeColor="text1"/>
        </w:rPr>
      </w:pPr>
    </w:p>
    <w:p w14:paraId="5814BA1B" w14:textId="3D70FF78"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rPr>
        <w:t>Whetten,</w:t>
      </w:r>
      <w:r w:rsidRPr="001421E2">
        <w:rPr>
          <w:rFonts w:ascii="Arial" w:hAnsi="Arial" w:cs="Arial"/>
          <w:color w:val="000000" w:themeColor="text1"/>
          <w:spacing w:val="7"/>
        </w:rPr>
        <w:t xml:space="preserve"> </w:t>
      </w:r>
      <w:r w:rsidRPr="001421E2">
        <w:rPr>
          <w:rFonts w:ascii="Arial" w:hAnsi="Arial" w:cs="Arial"/>
          <w:color w:val="000000" w:themeColor="text1"/>
        </w:rPr>
        <w:t>R.,</w:t>
      </w:r>
      <w:r w:rsidRPr="001421E2">
        <w:rPr>
          <w:rFonts w:ascii="Arial" w:hAnsi="Arial" w:cs="Arial"/>
          <w:color w:val="000000" w:themeColor="text1"/>
          <w:spacing w:val="7"/>
        </w:rPr>
        <w:t xml:space="preserve"> </w:t>
      </w:r>
      <w:r w:rsidRPr="001421E2">
        <w:rPr>
          <w:rFonts w:ascii="Arial" w:hAnsi="Arial" w:cs="Arial"/>
          <w:color w:val="000000" w:themeColor="text1"/>
        </w:rPr>
        <w:t>and</w:t>
      </w:r>
      <w:r w:rsidRPr="001421E2">
        <w:rPr>
          <w:rFonts w:ascii="Arial" w:hAnsi="Arial" w:cs="Arial"/>
          <w:color w:val="000000" w:themeColor="text1"/>
          <w:spacing w:val="8"/>
        </w:rPr>
        <w:t xml:space="preserve"> </w:t>
      </w:r>
      <w:proofErr w:type="spellStart"/>
      <w:r w:rsidRPr="001421E2">
        <w:rPr>
          <w:rFonts w:ascii="Arial" w:hAnsi="Arial" w:cs="Arial"/>
          <w:color w:val="000000" w:themeColor="text1"/>
        </w:rPr>
        <w:t>Sederoff</w:t>
      </w:r>
      <w:proofErr w:type="spellEnd"/>
      <w:r w:rsidRPr="001421E2">
        <w:rPr>
          <w:rFonts w:ascii="Arial" w:hAnsi="Arial" w:cs="Arial"/>
          <w:color w:val="000000" w:themeColor="text1"/>
        </w:rPr>
        <w:t>,</w:t>
      </w:r>
      <w:r w:rsidRPr="001421E2">
        <w:rPr>
          <w:rFonts w:ascii="Arial" w:hAnsi="Arial" w:cs="Arial"/>
          <w:color w:val="000000" w:themeColor="text1"/>
          <w:spacing w:val="8"/>
        </w:rPr>
        <w:t xml:space="preserve"> </w:t>
      </w:r>
      <w:r w:rsidR="00142730" w:rsidRPr="001421E2">
        <w:rPr>
          <w:rFonts w:ascii="Arial" w:hAnsi="Arial" w:cs="Arial"/>
          <w:color w:val="000000" w:themeColor="text1"/>
        </w:rPr>
        <w:t>R.</w:t>
      </w:r>
      <w:r w:rsidR="00142730" w:rsidRPr="001421E2">
        <w:rPr>
          <w:rFonts w:ascii="Arial" w:hAnsi="Arial" w:cs="Arial"/>
          <w:color w:val="000000" w:themeColor="text1"/>
          <w:spacing w:val="8"/>
        </w:rPr>
        <w:t xml:space="preserve"> </w:t>
      </w:r>
      <w:r w:rsidRPr="001421E2">
        <w:rPr>
          <w:rFonts w:ascii="Arial" w:hAnsi="Arial" w:cs="Arial"/>
          <w:color w:val="000000" w:themeColor="text1"/>
        </w:rPr>
        <w:t>1995</w:t>
      </w:r>
      <w:r w:rsidR="00142730">
        <w:rPr>
          <w:rFonts w:ascii="Arial" w:hAnsi="Arial" w:cs="Arial"/>
          <w:color w:val="000000" w:themeColor="text1"/>
        </w:rPr>
        <w:t>.</w:t>
      </w:r>
      <w:r w:rsidRPr="001421E2">
        <w:rPr>
          <w:rFonts w:ascii="Arial" w:hAnsi="Arial" w:cs="Arial"/>
          <w:color w:val="000000" w:themeColor="text1"/>
          <w:spacing w:val="31"/>
        </w:rPr>
        <w:t xml:space="preserve"> </w:t>
      </w:r>
      <w:r w:rsidRPr="001421E2">
        <w:rPr>
          <w:rFonts w:ascii="Arial" w:hAnsi="Arial" w:cs="Arial"/>
          <w:color w:val="000000" w:themeColor="text1"/>
        </w:rPr>
        <w:t>Lignin</w:t>
      </w:r>
      <w:r w:rsidRPr="001421E2">
        <w:rPr>
          <w:rFonts w:ascii="Arial" w:hAnsi="Arial" w:cs="Arial"/>
          <w:color w:val="000000" w:themeColor="text1"/>
          <w:spacing w:val="7"/>
        </w:rPr>
        <w:t xml:space="preserve"> </w:t>
      </w:r>
      <w:r w:rsidRPr="001421E2">
        <w:rPr>
          <w:rFonts w:ascii="Arial" w:hAnsi="Arial" w:cs="Arial"/>
          <w:color w:val="000000" w:themeColor="text1"/>
        </w:rPr>
        <w:t>biosynthesis.</w:t>
      </w:r>
      <w:r w:rsidRPr="001421E2">
        <w:rPr>
          <w:rFonts w:ascii="Arial" w:hAnsi="Arial" w:cs="Arial"/>
          <w:color w:val="000000" w:themeColor="text1"/>
          <w:spacing w:val="8"/>
        </w:rPr>
        <w:t xml:space="preserve"> </w:t>
      </w:r>
      <w:r w:rsidRPr="00F81C5B">
        <w:rPr>
          <w:rFonts w:ascii="Arial" w:hAnsi="Arial" w:cs="Arial"/>
          <w:iCs/>
          <w:color w:val="000000" w:themeColor="text1"/>
        </w:rPr>
        <w:t>Plant</w:t>
      </w:r>
      <w:r w:rsidRPr="00F81C5B">
        <w:rPr>
          <w:rFonts w:ascii="Arial" w:hAnsi="Arial" w:cs="Arial"/>
          <w:iCs/>
          <w:color w:val="000000" w:themeColor="text1"/>
          <w:spacing w:val="12"/>
        </w:rPr>
        <w:t xml:space="preserve"> </w:t>
      </w:r>
      <w:r w:rsidRPr="00F81C5B">
        <w:rPr>
          <w:rFonts w:ascii="Arial" w:hAnsi="Arial" w:cs="Arial"/>
          <w:iCs/>
          <w:color w:val="000000" w:themeColor="text1"/>
        </w:rPr>
        <w:t>Cell</w:t>
      </w:r>
      <w:r w:rsidR="00142730">
        <w:rPr>
          <w:rFonts w:ascii="Arial" w:hAnsi="Arial" w:cs="Arial"/>
          <w:iCs/>
          <w:color w:val="000000" w:themeColor="text1"/>
        </w:rPr>
        <w:t>.</w:t>
      </w:r>
      <w:r w:rsidRPr="001421E2">
        <w:rPr>
          <w:rFonts w:ascii="Arial" w:hAnsi="Arial" w:cs="Arial"/>
          <w:color w:val="000000" w:themeColor="text1"/>
          <w:spacing w:val="8"/>
        </w:rPr>
        <w:t xml:space="preserve"> </w:t>
      </w:r>
      <w:r w:rsidRPr="00F81C5B">
        <w:rPr>
          <w:rFonts w:ascii="Arial" w:hAnsi="Arial" w:cs="Arial"/>
          <w:bCs/>
          <w:color w:val="000000" w:themeColor="text1"/>
        </w:rPr>
        <w:t>7</w:t>
      </w:r>
      <w:r w:rsidR="00142730">
        <w:rPr>
          <w:rFonts w:ascii="Arial" w:hAnsi="Arial" w:cs="Arial"/>
          <w:bCs/>
          <w:color w:val="000000" w:themeColor="text1"/>
        </w:rPr>
        <w:t>:</w:t>
      </w:r>
      <w:r w:rsidRPr="001421E2">
        <w:rPr>
          <w:rFonts w:ascii="Arial" w:hAnsi="Arial" w:cs="Arial"/>
          <w:color w:val="000000" w:themeColor="text1"/>
          <w:spacing w:val="-2"/>
        </w:rPr>
        <w:t>1001.</w:t>
      </w:r>
    </w:p>
    <w:p w14:paraId="2E348F54" w14:textId="77777777" w:rsidR="005C19F6" w:rsidRPr="001421E2" w:rsidRDefault="005C19F6" w:rsidP="00F81C5B">
      <w:pPr>
        <w:spacing w:line="480" w:lineRule="auto"/>
        <w:jc w:val="both"/>
        <w:rPr>
          <w:rFonts w:ascii="Arial" w:hAnsi="Arial" w:cs="Arial"/>
          <w:color w:val="000000" w:themeColor="text1"/>
        </w:rPr>
      </w:pPr>
    </w:p>
    <w:p w14:paraId="316B441C" w14:textId="752651BD" w:rsidR="005C19F6" w:rsidRPr="001421E2" w:rsidRDefault="005C19F6" w:rsidP="00F81C5B">
      <w:pPr>
        <w:spacing w:line="480" w:lineRule="auto"/>
        <w:jc w:val="both"/>
        <w:rPr>
          <w:rFonts w:ascii="Arial" w:hAnsi="Arial" w:cs="Arial"/>
          <w:color w:val="000000" w:themeColor="text1"/>
        </w:rPr>
      </w:pPr>
      <w:bookmarkStart w:id="535" w:name="_bookmark79"/>
      <w:bookmarkEnd w:id="535"/>
      <w:proofErr w:type="spellStart"/>
      <w:r w:rsidRPr="001421E2">
        <w:rPr>
          <w:rFonts w:ascii="Arial" w:hAnsi="Arial" w:cs="Arial"/>
          <w:color w:val="000000" w:themeColor="text1"/>
        </w:rPr>
        <w:t>Windels</w:t>
      </w:r>
      <w:proofErr w:type="spellEnd"/>
      <w:r w:rsidRPr="001421E2">
        <w:rPr>
          <w:rFonts w:ascii="Arial" w:hAnsi="Arial" w:cs="Arial"/>
          <w:color w:val="000000" w:themeColor="text1"/>
        </w:rPr>
        <w:t>,</w:t>
      </w:r>
      <w:r w:rsidRPr="001421E2">
        <w:rPr>
          <w:rFonts w:ascii="Arial" w:hAnsi="Arial" w:cs="Arial"/>
          <w:color w:val="000000" w:themeColor="text1"/>
          <w:spacing w:val="-7"/>
        </w:rPr>
        <w:t xml:space="preserve"> </w:t>
      </w:r>
      <w:r w:rsidRPr="001421E2">
        <w:rPr>
          <w:rFonts w:ascii="Arial" w:hAnsi="Arial" w:cs="Arial"/>
          <w:color w:val="000000" w:themeColor="text1"/>
        </w:rPr>
        <w:t>C.</w:t>
      </w:r>
      <w:r w:rsidRPr="001421E2">
        <w:rPr>
          <w:rFonts w:ascii="Arial" w:hAnsi="Arial" w:cs="Arial"/>
          <w:color w:val="000000" w:themeColor="text1"/>
          <w:spacing w:val="-7"/>
        </w:rPr>
        <w:t xml:space="preserve"> </w:t>
      </w:r>
      <w:r w:rsidRPr="001421E2">
        <w:rPr>
          <w:rFonts w:ascii="Arial" w:hAnsi="Arial" w:cs="Arial"/>
          <w:color w:val="000000" w:themeColor="text1"/>
        </w:rPr>
        <w:t>E.,</w:t>
      </w:r>
      <w:r w:rsidRPr="001421E2">
        <w:rPr>
          <w:rFonts w:ascii="Arial" w:hAnsi="Arial" w:cs="Arial"/>
          <w:color w:val="000000" w:themeColor="text1"/>
          <w:spacing w:val="-7"/>
        </w:rPr>
        <w:t xml:space="preserve"> </w:t>
      </w:r>
      <w:proofErr w:type="spellStart"/>
      <w:r w:rsidRPr="001421E2">
        <w:rPr>
          <w:rFonts w:ascii="Arial" w:hAnsi="Arial" w:cs="Arial"/>
          <w:color w:val="000000" w:themeColor="text1"/>
        </w:rPr>
        <w:t>Lamey</w:t>
      </w:r>
      <w:proofErr w:type="spellEnd"/>
      <w:r w:rsidRPr="001421E2">
        <w:rPr>
          <w:rFonts w:ascii="Arial" w:hAnsi="Arial" w:cs="Arial"/>
          <w:color w:val="000000" w:themeColor="text1"/>
        </w:rPr>
        <w:t>,</w:t>
      </w:r>
      <w:r w:rsidRPr="001421E2">
        <w:rPr>
          <w:rFonts w:ascii="Arial" w:hAnsi="Arial" w:cs="Arial"/>
          <w:color w:val="000000" w:themeColor="text1"/>
          <w:spacing w:val="-7"/>
        </w:rPr>
        <w:t xml:space="preserve"> </w:t>
      </w:r>
      <w:r w:rsidR="00142730" w:rsidRPr="001421E2">
        <w:rPr>
          <w:rFonts w:ascii="Arial" w:hAnsi="Arial" w:cs="Arial"/>
          <w:color w:val="000000" w:themeColor="text1"/>
        </w:rPr>
        <w:t>H.</w:t>
      </w:r>
      <w:r w:rsidR="00142730" w:rsidRPr="001421E2">
        <w:rPr>
          <w:rFonts w:ascii="Arial" w:hAnsi="Arial" w:cs="Arial"/>
          <w:color w:val="000000" w:themeColor="text1"/>
          <w:spacing w:val="-7"/>
        </w:rPr>
        <w:t xml:space="preserve"> </w:t>
      </w:r>
      <w:r w:rsidR="00142730" w:rsidRPr="001421E2">
        <w:rPr>
          <w:rFonts w:ascii="Arial" w:hAnsi="Arial" w:cs="Arial"/>
          <w:color w:val="000000" w:themeColor="text1"/>
        </w:rPr>
        <w:t>A.</w:t>
      </w:r>
      <w:r w:rsidR="00142730">
        <w:rPr>
          <w:rFonts w:ascii="Arial" w:hAnsi="Arial" w:cs="Arial"/>
          <w:color w:val="000000" w:themeColor="text1"/>
        </w:rPr>
        <w:t>,</w:t>
      </w:r>
      <w:r w:rsidR="00142730" w:rsidRPr="001421E2">
        <w:rPr>
          <w:rFonts w:ascii="Arial" w:hAnsi="Arial" w:cs="Arial"/>
          <w:color w:val="000000" w:themeColor="text1"/>
          <w:spacing w:val="-7"/>
        </w:rPr>
        <w:t xml:space="preserve"> </w:t>
      </w:r>
      <w:r w:rsidRPr="001421E2">
        <w:rPr>
          <w:rFonts w:ascii="Arial" w:hAnsi="Arial" w:cs="Arial"/>
          <w:color w:val="000000" w:themeColor="text1"/>
        </w:rPr>
        <w:t>Hilde,</w:t>
      </w:r>
      <w:r w:rsidRPr="001421E2">
        <w:rPr>
          <w:rFonts w:ascii="Arial" w:hAnsi="Arial" w:cs="Arial"/>
          <w:color w:val="000000" w:themeColor="text1"/>
          <w:spacing w:val="-7"/>
        </w:rPr>
        <w:t xml:space="preserve"> </w:t>
      </w:r>
      <w:r w:rsidR="00142730" w:rsidRPr="001421E2">
        <w:rPr>
          <w:rFonts w:ascii="Arial" w:hAnsi="Arial" w:cs="Arial"/>
          <w:color w:val="000000" w:themeColor="text1"/>
        </w:rPr>
        <w:t>D.</w:t>
      </w:r>
      <w:r w:rsidR="00142730">
        <w:rPr>
          <w:rFonts w:ascii="Arial" w:hAnsi="Arial" w:cs="Arial"/>
          <w:color w:val="000000" w:themeColor="text1"/>
        </w:rPr>
        <w:t>,</w:t>
      </w:r>
      <w:r w:rsidR="00142730" w:rsidRPr="001421E2">
        <w:rPr>
          <w:rFonts w:ascii="Arial" w:hAnsi="Arial" w:cs="Arial"/>
          <w:color w:val="000000" w:themeColor="text1"/>
          <w:spacing w:val="-7"/>
        </w:rPr>
        <w:t xml:space="preserve"> </w:t>
      </w:r>
      <w:proofErr w:type="spellStart"/>
      <w:r w:rsidRPr="001421E2">
        <w:rPr>
          <w:rFonts w:ascii="Arial" w:hAnsi="Arial" w:cs="Arial"/>
          <w:color w:val="000000" w:themeColor="text1"/>
        </w:rPr>
        <w:t>Widner</w:t>
      </w:r>
      <w:proofErr w:type="spellEnd"/>
      <w:r w:rsidRPr="001421E2">
        <w:rPr>
          <w:rFonts w:ascii="Arial" w:hAnsi="Arial" w:cs="Arial"/>
          <w:color w:val="000000" w:themeColor="text1"/>
        </w:rPr>
        <w:t>,</w:t>
      </w:r>
      <w:r w:rsidRPr="001421E2">
        <w:rPr>
          <w:rFonts w:ascii="Arial" w:hAnsi="Arial" w:cs="Arial"/>
          <w:color w:val="000000" w:themeColor="text1"/>
          <w:spacing w:val="-7"/>
        </w:rPr>
        <w:t xml:space="preserve"> </w:t>
      </w:r>
      <w:r w:rsidR="00142730" w:rsidRPr="001421E2">
        <w:rPr>
          <w:rFonts w:ascii="Arial" w:hAnsi="Arial" w:cs="Arial"/>
          <w:color w:val="000000" w:themeColor="text1"/>
          <w:w w:val="110"/>
        </w:rPr>
        <w:t>J.</w:t>
      </w:r>
      <w:r w:rsidR="00142730">
        <w:rPr>
          <w:rFonts w:ascii="Arial" w:hAnsi="Arial" w:cs="Arial"/>
          <w:color w:val="000000" w:themeColor="text1"/>
          <w:w w:val="110"/>
        </w:rPr>
        <w:t>,</w:t>
      </w:r>
      <w:r w:rsidR="00142730" w:rsidRPr="001421E2">
        <w:rPr>
          <w:rFonts w:ascii="Arial" w:hAnsi="Arial" w:cs="Arial"/>
          <w:color w:val="000000" w:themeColor="text1"/>
          <w:spacing w:val="-13"/>
          <w:w w:val="110"/>
        </w:rPr>
        <w:t xml:space="preserve"> </w:t>
      </w:r>
      <w:r w:rsidRPr="001421E2">
        <w:rPr>
          <w:rFonts w:ascii="Arial" w:hAnsi="Arial" w:cs="Arial"/>
          <w:color w:val="000000" w:themeColor="text1"/>
        </w:rPr>
        <w:t>and</w:t>
      </w:r>
      <w:r w:rsidRPr="001421E2">
        <w:rPr>
          <w:rFonts w:ascii="Arial" w:hAnsi="Arial" w:cs="Arial"/>
          <w:color w:val="000000" w:themeColor="text1"/>
          <w:spacing w:val="-7"/>
        </w:rPr>
        <w:t xml:space="preserve"> </w:t>
      </w:r>
      <w:r w:rsidRPr="001421E2">
        <w:rPr>
          <w:rFonts w:ascii="Arial" w:hAnsi="Arial" w:cs="Arial"/>
          <w:color w:val="000000" w:themeColor="text1"/>
        </w:rPr>
        <w:t>Knudsen,</w:t>
      </w:r>
      <w:r w:rsidRPr="001421E2">
        <w:rPr>
          <w:rFonts w:ascii="Arial" w:hAnsi="Arial" w:cs="Arial"/>
          <w:color w:val="000000" w:themeColor="text1"/>
          <w:spacing w:val="-7"/>
        </w:rPr>
        <w:t xml:space="preserve"> </w:t>
      </w:r>
      <w:r w:rsidR="00142730" w:rsidRPr="001421E2">
        <w:rPr>
          <w:rFonts w:ascii="Arial" w:hAnsi="Arial" w:cs="Arial"/>
          <w:color w:val="000000" w:themeColor="text1"/>
        </w:rPr>
        <w:t>T.</w:t>
      </w:r>
      <w:r w:rsidR="00142730" w:rsidRPr="001421E2">
        <w:rPr>
          <w:rFonts w:ascii="Arial" w:hAnsi="Arial" w:cs="Arial"/>
          <w:color w:val="000000" w:themeColor="text1"/>
          <w:spacing w:val="-7"/>
        </w:rPr>
        <w:t xml:space="preserve"> </w:t>
      </w:r>
      <w:r w:rsidRPr="001421E2">
        <w:rPr>
          <w:rFonts w:ascii="Arial" w:hAnsi="Arial" w:cs="Arial"/>
          <w:color w:val="000000" w:themeColor="text1"/>
        </w:rPr>
        <w:t>1998</w:t>
      </w:r>
      <w:r w:rsidR="00142730">
        <w:rPr>
          <w:rFonts w:ascii="Arial" w:hAnsi="Arial" w:cs="Arial"/>
          <w:color w:val="000000" w:themeColor="text1"/>
        </w:rPr>
        <w:t>.</w:t>
      </w:r>
      <w:r w:rsidR="00142730" w:rsidRPr="001421E2">
        <w:rPr>
          <w:rFonts w:ascii="Arial" w:hAnsi="Arial" w:cs="Arial"/>
          <w:color w:val="000000" w:themeColor="text1"/>
        </w:rPr>
        <w:t xml:space="preserve"> </w:t>
      </w:r>
      <w:r w:rsidRPr="001421E2">
        <w:rPr>
          <w:rFonts w:ascii="Arial" w:hAnsi="Arial" w:cs="Arial"/>
          <w:color w:val="000000" w:themeColor="text1"/>
        </w:rPr>
        <w:t>A</w:t>
      </w:r>
      <w:r w:rsidRPr="001421E2">
        <w:rPr>
          <w:rFonts w:ascii="Arial" w:hAnsi="Arial" w:cs="Arial"/>
          <w:color w:val="000000" w:themeColor="text1"/>
          <w:spacing w:val="-7"/>
        </w:rPr>
        <w:t xml:space="preserve"> </w:t>
      </w:r>
      <w:proofErr w:type="spellStart"/>
      <w:r w:rsidRPr="001421E2">
        <w:rPr>
          <w:rFonts w:ascii="Arial" w:hAnsi="Arial" w:cs="Arial"/>
          <w:color w:val="000000" w:themeColor="text1"/>
        </w:rPr>
        <w:t>cerospora</w:t>
      </w:r>
      <w:proofErr w:type="spellEnd"/>
      <w:r w:rsidRPr="001421E2">
        <w:rPr>
          <w:rFonts w:ascii="Arial" w:hAnsi="Arial" w:cs="Arial"/>
          <w:color w:val="000000" w:themeColor="text1"/>
          <w:spacing w:val="-7"/>
        </w:rPr>
        <w:t xml:space="preserve"> </w:t>
      </w:r>
      <w:r w:rsidRPr="001421E2">
        <w:rPr>
          <w:rFonts w:ascii="Arial" w:hAnsi="Arial" w:cs="Arial"/>
          <w:color w:val="000000" w:themeColor="text1"/>
        </w:rPr>
        <w:t>leaf spot model for sugar beet:</w:t>
      </w:r>
      <w:r w:rsidRPr="001421E2">
        <w:rPr>
          <w:rFonts w:ascii="Arial" w:hAnsi="Arial" w:cs="Arial"/>
          <w:color w:val="000000" w:themeColor="text1"/>
          <w:spacing w:val="38"/>
        </w:rPr>
        <w:t xml:space="preserve"> </w:t>
      </w:r>
      <w:r w:rsidRPr="001421E2">
        <w:rPr>
          <w:rFonts w:ascii="Arial" w:hAnsi="Arial" w:cs="Arial"/>
          <w:color w:val="000000" w:themeColor="text1"/>
        </w:rPr>
        <w:t xml:space="preserve">in practice by an industry. </w:t>
      </w:r>
      <w:r w:rsidRPr="00F81C5B">
        <w:rPr>
          <w:rFonts w:ascii="Arial" w:hAnsi="Arial" w:cs="Arial"/>
          <w:iCs/>
          <w:color w:val="000000" w:themeColor="text1"/>
        </w:rPr>
        <w:t xml:space="preserve">Plant </w:t>
      </w:r>
      <w:r w:rsidR="00142730" w:rsidRPr="00F81C5B">
        <w:rPr>
          <w:rFonts w:ascii="Arial" w:hAnsi="Arial" w:cs="Arial"/>
          <w:iCs/>
          <w:color w:val="000000" w:themeColor="text1"/>
        </w:rPr>
        <w:t>Dis.</w:t>
      </w:r>
      <w:r w:rsidRPr="001421E2">
        <w:rPr>
          <w:rFonts w:ascii="Arial" w:hAnsi="Arial" w:cs="Arial"/>
          <w:color w:val="000000" w:themeColor="text1"/>
        </w:rPr>
        <w:t xml:space="preserve"> </w:t>
      </w:r>
      <w:r w:rsidRPr="00F81C5B">
        <w:rPr>
          <w:rFonts w:ascii="Arial" w:hAnsi="Arial" w:cs="Arial"/>
          <w:bCs/>
          <w:color w:val="000000" w:themeColor="text1"/>
        </w:rPr>
        <w:t>82</w:t>
      </w:r>
      <w:r w:rsidR="00142730">
        <w:rPr>
          <w:rFonts w:ascii="Arial" w:hAnsi="Arial" w:cs="Arial"/>
          <w:bCs/>
          <w:color w:val="000000" w:themeColor="text1"/>
        </w:rPr>
        <w:t>:</w:t>
      </w:r>
      <w:r w:rsidRPr="001421E2">
        <w:rPr>
          <w:rFonts w:ascii="Arial" w:hAnsi="Arial" w:cs="Arial"/>
          <w:color w:val="000000" w:themeColor="text1"/>
        </w:rPr>
        <w:t>716–726.</w:t>
      </w:r>
    </w:p>
    <w:p w14:paraId="7B979FD2" w14:textId="77777777" w:rsidR="005C19F6" w:rsidRPr="001421E2" w:rsidRDefault="005C19F6" w:rsidP="00F81C5B">
      <w:pPr>
        <w:spacing w:line="480" w:lineRule="auto"/>
        <w:jc w:val="both"/>
        <w:rPr>
          <w:rFonts w:ascii="Arial" w:hAnsi="Arial" w:cs="Arial"/>
          <w:color w:val="000000" w:themeColor="text1"/>
        </w:rPr>
      </w:pPr>
      <w:bookmarkStart w:id="536" w:name="_bookmark80"/>
      <w:bookmarkEnd w:id="536"/>
    </w:p>
    <w:p w14:paraId="7B20C1A8" w14:textId="2F707196"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rPr>
        <w:t xml:space="preserve">Yahya, M., Saeed, </w:t>
      </w:r>
      <w:r w:rsidR="00DE6EBC" w:rsidRPr="001421E2">
        <w:rPr>
          <w:rFonts w:ascii="Arial" w:hAnsi="Arial" w:cs="Arial"/>
          <w:color w:val="000000" w:themeColor="text1"/>
        </w:rPr>
        <w:t>N. A.</w:t>
      </w:r>
      <w:r w:rsidR="00DE6EBC">
        <w:rPr>
          <w:rFonts w:ascii="Arial" w:hAnsi="Arial" w:cs="Arial"/>
          <w:color w:val="000000" w:themeColor="text1"/>
        </w:rPr>
        <w:t>,</w:t>
      </w:r>
      <w:r w:rsidR="00DE6EBC" w:rsidRPr="001421E2">
        <w:rPr>
          <w:rFonts w:ascii="Arial" w:hAnsi="Arial" w:cs="Arial"/>
          <w:color w:val="000000" w:themeColor="text1"/>
        </w:rPr>
        <w:t xml:space="preserve"> </w:t>
      </w:r>
      <w:r w:rsidRPr="001421E2">
        <w:rPr>
          <w:rFonts w:ascii="Arial" w:hAnsi="Arial" w:cs="Arial"/>
          <w:color w:val="000000" w:themeColor="text1"/>
        </w:rPr>
        <w:t>Nadeem</w:t>
      </w:r>
      <w:r w:rsidR="00DE6EBC">
        <w:rPr>
          <w:rFonts w:ascii="Arial" w:hAnsi="Arial" w:cs="Arial"/>
          <w:color w:val="000000" w:themeColor="text1"/>
        </w:rPr>
        <w:t>,</w:t>
      </w:r>
      <w:r w:rsidR="00DE6EBC" w:rsidRPr="00DE6EBC">
        <w:rPr>
          <w:rFonts w:ascii="Arial" w:hAnsi="Arial" w:cs="Arial"/>
          <w:color w:val="000000" w:themeColor="text1"/>
        </w:rPr>
        <w:t xml:space="preserve"> </w:t>
      </w:r>
      <w:r w:rsidR="00DE6EBC" w:rsidRPr="001421E2">
        <w:rPr>
          <w:rFonts w:ascii="Arial" w:hAnsi="Arial" w:cs="Arial"/>
          <w:color w:val="000000" w:themeColor="text1"/>
        </w:rPr>
        <w:t>S.</w:t>
      </w:r>
      <w:r w:rsidRPr="001421E2">
        <w:rPr>
          <w:rFonts w:ascii="Arial" w:hAnsi="Arial" w:cs="Arial"/>
          <w:color w:val="000000" w:themeColor="text1"/>
        </w:rPr>
        <w:t xml:space="preserve">, Hamed, </w:t>
      </w:r>
      <w:r w:rsidR="00DE6EBC" w:rsidRPr="001421E2">
        <w:rPr>
          <w:rFonts w:ascii="Arial" w:hAnsi="Arial" w:cs="Arial"/>
          <w:color w:val="000000" w:themeColor="text1"/>
        </w:rPr>
        <w:t>M.</w:t>
      </w:r>
      <w:r w:rsidR="00DE6EBC">
        <w:rPr>
          <w:rFonts w:ascii="Arial" w:hAnsi="Arial" w:cs="Arial"/>
          <w:color w:val="000000" w:themeColor="text1"/>
        </w:rPr>
        <w:t>,</w:t>
      </w:r>
      <w:r w:rsidR="00DE6EBC" w:rsidRPr="001421E2">
        <w:rPr>
          <w:rFonts w:ascii="Arial" w:hAnsi="Arial" w:cs="Arial"/>
          <w:color w:val="000000" w:themeColor="text1"/>
        </w:rPr>
        <w:t xml:space="preserve"> </w:t>
      </w:r>
      <w:r w:rsidRPr="001421E2">
        <w:rPr>
          <w:rFonts w:ascii="Arial" w:hAnsi="Arial" w:cs="Arial"/>
          <w:color w:val="000000" w:themeColor="text1"/>
        </w:rPr>
        <w:t xml:space="preserve">and Saleem, </w:t>
      </w:r>
      <w:r w:rsidR="00DE6EBC" w:rsidRPr="001421E2">
        <w:rPr>
          <w:rFonts w:ascii="Arial" w:hAnsi="Arial" w:cs="Arial"/>
          <w:color w:val="000000" w:themeColor="text1"/>
        </w:rPr>
        <w:t xml:space="preserve">K. </w:t>
      </w:r>
      <w:r w:rsidRPr="001421E2">
        <w:rPr>
          <w:rFonts w:ascii="Arial" w:hAnsi="Arial" w:cs="Arial"/>
          <w:color w:val="000000" w:themeColor="text1"/>
        </w:rPr>
        <w:t>2020</w:t>
      </w:r>
      <w:r w:rsidR="00DE6EBC">
        <w:rPr>
          <w:rFonts w:ascii="Arial" w:hAnsi="Arial" w:cs="Arial"/>
          <w:color w:val="000000" w:themeColor="text1"/>
        </w:rPr>
        <w:t>.</w:t>
      </w:r>
      <w:r w:rsidR="00DE6EBC" w:rsidRPr="001421E2">
        <w:rPr>
          <w:rFonts w:ascii="Arial" w:hAnsi="Arial" w:cs="Arial"/>
          <w:color w:val="000000" w:themeColor="text1"/>
          <w:spacing w:val="38"/>
        </w:rPr>
        <w:t xml:space="preserve"> </w:t>
      </w:r>
      <w:r w:rsidRPr="001421E2">
        <w:rPr>
          <w:rFonts w:ascii="Arial" w:hAnsi="Arial" w:cs="Arial"/>
          <w:color w:val="000000" w:themeColor="text1"/>
        </w:rPr>
        <w:t xml:space="preserve">Effect of leaf rust </w:t>
      </w:r>
      <w:r w:rsidRPr="001421E2">
        <w:rPr>
          <w:rFonts w:ascii="Arial" w:hAnsi="Arial" w:cs="Arial"/>
          <w:color w:val="000000" w:themeColor="text1"/>
          <w:spacing w:val="-2"/>
        </w:rPr>
        <w:t>disease</w:t>
      </w:r>
      <w:r w:rsidRPr="001421E2">
        <w:rPr>
          <w:rFonts w:ascii="Arial" w:hAnsi="Arial" w:cs="Arial"/>
          <w:color w:val="000000" w:themeColor="text1"/>
          <w:spacing w:val="-13"/>
        </w:rPr>
        <w:t xml:space="preserve"> </w:t>
      </w:r>
      <w:r w:rsidRPr="001421E2">
        <w:rPr>
          <w:rFonts w:ascii="Arial" w:hAnsi="Arial" w:cs="Arial"/>
          <w:color w:val="000000" w:themeColor="text1"/>
          <w:spacing w:val="-2"/>
        </w:rPr>
        <w:lastRenderedPageBreak/>
        <w:t>on</w:t>
      </w:r>
      <w:r w:rsidRPr="001421E2">
        <w:rPr>
          <w:rFonts w:ascii="Arial" w:hAnsi="Arial" w:cs="Arial"/>
          <w:color w:val="000000" w:themeColor="text1"/>
          <w:spacing w:val="-13"/>
        </w:rPr>
        <w:t xml:space="preserve"> </w:t>
      </w:r>
      <w:r w:rsidRPr="001421E2">
        <w:rPr>
          <w:rFonts w:ascii="Arial" w:hAnsi="Arial" w:cs="Arial"/>
          <w:color w:val="000000" w:themeColor="text1"/>
          <w:spacing w:val="-2"/>
        </w:rPr>
        <w:t>photosynthetic</w:t>
      </w:r>
      <w:r w:rsidRPr="001421E2">
        <w:rPr>
          <w:rFonts w:ascii="Arial" w:hAnsi="Arial" w:cs="Arial"/>
          <w:color w:val="000000" w:themeColor="text1"/>
          <w:spacing w:val="-13"/>
        </w:rPr>
        <w:t xml:space="preserve"> </w:t>
      </w:r>
      <w:r w:rsidRPr="001421E2">
        <w:rPr>
          <w:rFonts w:ascii="Arial" w:hAnsi="Arial" w:cs="Arial"/>
          <w:color w:val="000000" w:themeColor="text1"/>
          <w:spacing w:val="-2"/>
        </w:rPr>
        <w:t>rate,</w:t>
      </w:r>
      <w:r w:rsidRPr="001421E2">
        <w:rPr>
          <w:rFonts w:ascii="Arial" w:hAnsi="Arial" w:cs="Arial"/>
          <w:color w:val="000000" w:themeColor="text1"/>
          <w:spacing w:val="-13"/>
        </w:rPr>
        <w:t xml:space="preserve"> </w:t>
      </w:r>
      <w:r w:rsidRPr="001421E2">
        <w:rPr>
          <w:rFonts w:ascii="Arial" w:hAnsi="Arial" w:cs="Arial"/>
          <w:color w:val="000000" w:themeColor="text1"/>
          <w:spacing w:val="-2"/>
        </w:rPr>
        <w:t>chlorophyll</w:t>
      </w:r>
      <w:r w:rsidRPr="001421E2">
        <w:rPr>
          <w:rFonts w:ascii="Arial" w:hAnsi="Arial" w:cs="Arial"/>
          <w:color w:val="000000" w:themeColor="text1"/>
          <w:spacing w:val="-13"/>
        </w:rPr>
        <w:t xml:space="preserve"> </w:t>
      </w:r>
      <w:r w:rsidRPr="001421E2">
        <w:rPr>
          <w:rFonts w:ascii="Arial" w:hAnsi="Arial" w:cs="Arial"/>
          <w:color w:val="000000" w:themeColor="text1"/>
          <w:spacing w:val="-2"/>
        </w:rPr>
        <w:t>contents</w:t>
      </w:r>
      <w:r w:rsidRPr="001421E2">
        <w:rPr>
          <w:rFonts w:ascii="Arial" w:hAnsi="Arial" w:cs="Arial"/>
          <w:color w:val="000000" w:themeColor="text1"/>
          <w:spacing w:val="-13"/>
        </w:rPr>
        <w:t xml:space="preserve"> </w:t>
      </w:r>
      <w:r w:rsidRPr="001421E2">
        <w:rPr>
          <w:rFonts w:ascii="Arial" w:hAnsi="Arial" w:cs="Arial"/>
          <w:color w:val="000000" w:themeColor="text1"/>
          <w:spacing w:val="-2"/>
        </w:rPr>
        <w:t>and</w:t>
      </w:r>
      <w:r w:rsidRPr="001421E2">
        <w:rPr>
          <w:rFonts w:ascii="Arial" w:hAnsi="Arial" w:cs="Arial"/>
          <w:color w:val="000000" w:themeColor="text1"/>
          <w:spacing w:val="-13"/>
        </w:rPr>
        <w:t xml:space="preserve"> </w:t>
      </w:r>
      <w:r w:rsidRPr="001421E2">
        <w:rPr>
          <w:rFonts w:ascii="Arial" w:hAnsi="Arial" w:cs="Arial"/>
          <w:color w:val="000000" w:themeColor="text1"/>
          <w:spacing w:val="-2"/>
        </w:rPr>
        <w:t>grain</w:t>
      </w:r>
      <w:r w:rsidRPr="001421E2">
        <w:rPr>
          <w:rFonts w:ascii="Arial" w:hAnsi="Arial" w:cs="Arial"/>
          <w:color w:val="000000" w:themeColor="text1"/>
          <w:spacing w:val="-13"/>
        </w:rPr>
        <w:t xml:space="preserve"> </w:t>
      </w:r>
      <w:r w:rsidRPr="001421E2">
        <w:rPr>
          <w:rFonts w:ascii="Arial" w:hAnsi="Arial" w:cs="Arial"/>
          <w:color w:val="000000" w:themeColor="text1"/>
          <w:spacing w:val="-2"/>
        </w:rPr>
        <w:t>yield</w:t>
      </w:r>
      <w:r w:rsidRPr="001421E2">
        <w:rPr>
          <w:rFonts w:ascii="Arial" w:hAnsi="Arial" w:cs="Arial"/>
          <w:color w:val="000000" w:themeColor="text1"/>
          <w:spacing w:val="-13"/>
        </w:rPr>
        <w:t xml:space="preserve"> </w:t>
      </w:r>
      <w:r w:rsidRPr="001421E2">
        <w:rPr>
          <w:rFonts w:ascii="Arial" w:hAnsi="Arial" w:cs="Arial"/>
          <w:color w:val="000000" w:themeColor="text1"/>
          <w:spacing w:val="-2"/>
        </w:rPr>
        <w:t>of</w:t>
      </w:r>
      <w:r w:rsidRPr="001421E2">
        <w:rPr>
          <w:rFonts w:ascii="Arial" w:hAnsi="Arial" w:cs="Arial"/>
          <w:color w:val="000000" w:themeColor="text1"/>
          <w:spacing w:val="-13"/>
        </w:rPr>
        <w:t xml:space="preserve"> </w:t>
      </w:r>
      <w:r w:rsidRPr="001421E2">
        <w:rPr>
          <w:rFonts w:ascii="Arial" w:hAnsi="Arial" w:cs="Arial"/>
          <w:color w:val="000000" w:themeColor="text1"/>
          <w:spacing w:val="-2"/>
        </w:rPr>
        <w:t>wheat.</w:t>
      </w:r>
      <w:r w:rsidRPr="001421E2">
        <w:rPr>
          <w:rFonts w:ascii="Arial" w:hAnsi="Arial" w:cs="Arial"/>
          <w:color w:val="000000" w:themeColor="text1"/>
          <w:spacing w:val="-12"/>
        </w:rPr>
        <w:t xml:space="preserve"> </w:t>
      </w:r>
      <w:r w:rsidRPr="00F81C5B">
        <w:rPr>
          <w:rFonts w:ascii="Arial" w:hAnsi="Arial" w:cs="Arial"/>
          <w:iCs/>
          <w:color w:val="000000" w:themeColor="text1"/>
          <w:spacing w:val="-2"/>
        </w:rPr>
        <w:t>Arch</w:t>
      </w:r>
      <w:r w:rsidR="00725EB4">
        <w:rPr>
          <w:rFonts w:ascii="Arial" w:hAnsi="Arial" w:cs="Arial"/>
          <w:iCs/>
          <w:color w:val="000000" w:themeColor="text1"/>
          <w:spacing w:val="-2"/>
        </w:rPr>
        <w:t>.</w:t>
      </w:r>
      <w:r w:rsidRPr="00F81C5B">
        <w:rPr>
          <w:rFonts w:ascii="Arial" w:hAnsi="Arial" w:cs="Arial"/>
          <w:iCs/>
          <w:color w:val="000000" w:themeColor="text1"/>
          <w:spacing w:val="-2"/>
        </w:rPr>
        <w:t xml:space="preserve"> </w:t>
      </w:r>
      <w:proofErr w:type="spellStart"/>
      <w:r w:rsidRPr="00F81C5B">
        <w:rPr>
          <w:rFonts w:ascii="Arial" w:hAnsi="Arial" w:cs="Arial"/>
          <w:iCs/>
          <w:color w:val="000000" w:themeColor="text1"/>
        </w:rPr>
        <w:t>Phytopathol</w:t>
      </w:r>
      <w:proofErr w:type="spellEnd"/>
      <w:r w:rsidR="00725EB4">
        <w:rPr>
          <w:rFonts w:ascii="Arial" w:hAnsi="Arial" w:cs="Arial"/>
          <w:iCs/>
          <w:color w:val="000000" w:themeColor="text1"/>
        </w:rPr>
        <w:t>.</w:t>
      </w:r>
      <w:r w:rsidRPr="00F81C5B">
        <w:rPr>
          <w:rFonts w:ascii="Arial" w:hAnsi="Arial" w:cs="Arial"/>
          <w:iCs/>
          <w:color w:val="000000" w:themeColor="text1"/>
          <w:spacing w:val="40"/>
        </w:rPr>
        <w:t xml:space="preserve"> </w:t>
      </w:r>
      <w:r w:rsidRPr="00F81C5B">
        <w:rPr>
          <w:rFonts w:ascii="Arial" w:hAnsi="Arial" w:cs="Arial"/>
          <w:iCs/>
          <w:color w:val="000000" w:themeColor="text1"/>
        </w:rPr>
        <w:t>Plant</w:t>
      </w:r>
      <w:r w:rsidRPr="00F81C5B">
        <w:rPr>
          <w:rFonts w:ascii="Arial" w:hAnsi="Arial" w:cs="Arial"/>
          <w:iCs/>
          <w:color w:val="000000" w:themeColor="text1"/>
          <w:spacing w:val="40"/>
        </w:rPr>
        <w:t xml:space="preserve"> </w:t>
      </w:r>
      <w:r w:rsidRPr="00F81C5B">
        <w:rPr>
          <w:rFonts w:ascii="Arial" w:hAnsi="Arial" w:cs="Arial"/>
          <w:iCs/>
          <w:color w:val="000000" w:themeColor="text1"/>
        </w:rPr>
        <w:t>Prot</w:t>
      </w:r>
      <w:r w:rsidR="00031856">
        <w:rPr>
          <w:rFonts w:ascii="Arial" w:hAnsi="Arial" w:cs="Arial"/>
          <w:iCs/>
          <w:color w:val="000000" w:themeColor="text1"/>
        </w:rPr>
        <w:t>.</w:t>
      </w:r>
      <w:r w:rsidR="00031856" w:rsidRPr="001421E2">
        <w:rPr>
          <w:rFonts w:ascii="Arial" w:hAnsi="Arial" w:cs="Arial"/>
          <w:color w:val="000000" w:themeColor="text1"/>
          <w:spacing w:val="40"/>
        </w:rPr>
        <w:t xml:space="preserve"> </w:t>
      </w:r>
      <w:r w:rsidRPr="00F81C5B">
        <w:rPr>
          <w:rFonts w:ascii="Arial" w:hAnsi="Arial" w:cs="Arial"/>
          <w:bCs/>
          <w:color w:val="000000" w:themeColor="text1"/>
        </w:rPr>
        <w:t>53</w:t>
      </w:r>
      <w:r w:rsidR="00DE6EBC">
        <w:rPr>
          <w:rFonts w:ascii="Arial" w:hAnsi="Arial" w:cs="Arial"/>
          <w:bCs/>
          <w:color w:val="000000" w:themeColor="text1"/>
        </w:rPr>
        <w:t>:</w:t>
      </w:r>
      <w:r w:rsidRPr="001421E2">
        <w:rPr>
          <w:rFonts w:ascii="Arial" w:hAnsi="Arial" w:cs="Arial"/>
          <w:color w:val="000000" w:themeColor="text1"/>
          <w:spacing w:val="40"/>
        </w:rPr>
        <w:t xml:space="preserve"> </w:t>
      </w:r>
      <w:r w:rsidRPr="001421E2">
        <w:rPr>
          <w:rFonts w:ascii="Arial" w:hAnsi="Arial" w:cs="Arial"/>
          <w:color w:val="000000" w:themeColor="text1"/>
        </w:rPr>
        <w:t>425–439.</w:t>
      </w:r>
    </w:p>
    <w:p w14:paraId="3D8951D2" w14:textId="77777777" w:rsidR="005C19F6" w:rsidRPr="001421E2" w:rsidRDefault="005C19F6" w:rsidP="00F81C5B">
      <w:pPr>
        <w:spacing w:line="480" w:lineRule="auto"/>
        <w:jc w:val="both"/>
        <w:rPr>
          <w:rFonts w:ascii="Arial" w:hAnsi="Arial" w:cs="Arial"/>
          <w:color w:val="000000" w:themeColor="text1"/>
        </w:rPr>
      </w:pPr>
    </w:p>
    <w:p w14:paraId="71B9F598" w14:textId="77777777" w:rsidR="005C19F6" w:rsidRPr="001421E2" w:rsidRDefault="005C19F6" w:rsidP="00F81C5B">
      <w:pPr>
        <w:spacing w:line="480" w:lineRule="auto"/>
        <w:jc w:val="both"/>
        <w:rPr>
          <w:rFonts w:ascii="Arial" w:hAnsi="Arial" w:cs="Arial"/>
          <w:color w:val="000000" w:themeColor="text1"/>
        </w:rPr>
      </w:pPr>
    </w:p>
    <w:p w14:paraId="0FFD4251" w14:textId="2C07A75E" w:rsidR="00AC04B3" w:rsidRPr="001421E2" w:rsidRDefault="00AC04B3" w:rsidP="00F81C5B">
      <w:pPr>
        <w:spacing w:line="480" w:lineRule="auto"/>
        <w:jc w:val="both"/>
        <w:rPr>
          <w:rFonts w:ascii="Arial" w:hAnsi="Arial" w:cs="Arial"/>
          <w:color w:val="000000" w:themeColor="text1"/>
        </w:rPr>
        <w:sectPr w:rsidR="00AC04B3" w:rsidRPr="001421E2" w:rsidSect="00F81C5B">
          <w:footerReference w:type="default" r:id="rId17"/>
          <w:pgSz w:w="12240" w:h="15840"/>
          <w:pgMar w:top="1440" w:right="1220" w:bottom="1660" w:left="1320" w:header="0" w:footer="1465" w:gutter="0"/>
          <w:lnNumType w:countBy="1" w:restart="continuous"/>
          <w:cols w:space="720"/>
          <w:docGrid w:linePitch="299"/>
        </w:sectPr>
      </w:pPr>
    </w:p>
    <w:p w14:paraId="136B8CA5" w14:textId="6B6DD41E" w:rsidR="005C19F6" w:rsidRPr="001421E2" w:rsidRDefault="005C19F6" w:rsidP="00F81C5B">
      <w:pPr>
        <w:spacing w:line="480" w:lineRule="auto"/>
        <w:jc w:val="both"/>
        <w:rPr>
          <w:rFonts w:ascii="Arial" w:hAnsi="Arial" w:cs="Arial"/>
          <w:color w:val="000000" w:themeColor="text1"/>
        </w:rPr>
      </w:pPr>
      <w:r w:rsidRPr="001421E2">
        <w:rPr>
          <w:rFonts w:ascii="Arial" w:hAnsi="Arial" w:cs="Arial"/>
          <w:noProof/>
          <w:color w:val="000000" w:themeColor="text1"/>
          <w:lang w:val="de-DE" w:eastAsia="de-DE"/>
        </w:rPr>
        <w:lastRenderedPageBreak/>
        <w:drawing>
          <wp:anchor distT="0" distB="0" distL="114300" distR="114300" simplePos="0" relativeHeight="251657728" behindDoc="0" locked="0" layoutInCell="1" allowOverlap="1" wp14:anchorId="08C4CFAB" wp14:editId="72E989AC">
            <wp:simplePos x="0" y="0"/>
            <wp:positionH relativeFrom="column">
              <wp:posOffset>727456</wp:posOffset>
            </wp:positionH>
            <wp:positionV relativeFrom="paragraph">
              <wp:posOffset>43891</wp:posOffset>
            </wp:positionV>
            <wp:extent cx="4464557" cy="6110478"/>
            <wp:effectExtent l="0" t="0" r="0" b="508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4557" cy="6110478"/>
                    </a:xfrm>
                    <a:prstGeom prst="rect">
                      <a:avLst/>
                    </a:prstGeom>
                  </pic:spPr>
                </pic:pic>
              </a:graphicData>
            </a:graphic>
          </wp:anchor>
        </w:drawing>
      </w:r>
      <w:r w:rsidR="00696F19">
        <w:rPr>
          <w:rFonts w:ascii="Arial" w:hAnsi="Arial" w:cs="Arial"/>
          <w:noProof/>
          <w:color w:val="000000" w:themeColor="text1"/>
        </w:rPr>
        <w:t xml:space="preserve"> </w:t>
      </w:r>
    </w:p>
    <w:p w14:paraId="14FF87EC" w14:textId="1D1F29EF" w:rsidR="005C19F6" w:rsidRPr="001421E2" w:rsidRDefault="005C19F6" w:rsidP="00F81C5B">
      <w:pPr>
        <w:spacing w:line="480" w:lineRule="auto"/>
        <w:jc w:val="both"/>
        <w:rPr>
          <w:rFonts w:ascii="Arial" w:hAnsi="Arial" w:cs="Arial"/>
          <w:color w:val="000000" w:themeColor="text1"/>
        </w:rPr>
      </w:pPr>
      <w:r w:rsidRPr="00F81C5B">
        <w:rPr>
          <w:rFonts w:ascii="Arial" w:hAnsi="Arial" w:cs="Arial"/>
          <w:b/>
          <w:bCs/>
          <w:color w:val="000000" w:themeColor="text1"/>
        </w:rPr>
        <w:t>Fig</w:t>
      </w:r>
      <w:r w:rsidR="00E74A57" w:rsidRPr="00F81C5B">
        <w:rPr>
          <w:rFonts w:ascii="Arial" w:hAnsi="Arial" w:cs="Arial"/>
          <w:b/>
          <w:bCs/>
          <w:color w:val="000000" w:themeColor="text1"/>
        </w:rPr>
        <w:t>.</w:t>
      </w:r>
      <w:r w:rsidRPr="00F81C5B">
        <w:rPr>
          <w:rFonts w:ascii="Arial" w:hAnsi="Arial" w:cs="Arial"/>
          <w:b/>
          <w:bCs/>
          <w:color w:val="000000" w:themeColor="text1"/>
          <w:spacing w:val="-2"/>
        </w:rPr>
        <w:t xml:space="preserve"> </w:t>
      </w:r>
      <w:r w:rsidR="002F738D">
        <w:rPr>
          <w:rFonts w:ascii="Arial" w:hAnsi="Arial" w:cs="Arial"/>
          <w:b/>
          <w:bCs/>
          <w:color w:val="000000" w:themeColor="text1"/>
        </w:rPr>
        <w:t>7</w:t>
      </w:r>
      <w:r w:rsidR="00E74A57" w:rsidRPr="00F81C5B">
        <w:rPr>
          <w:rFonts w:ascii="Arial" w:hAnsi="Arial" w:cs="Arial"/>
          <w:b/>
          <w:bCs/>
          <w:color w:val="000000" w:themeColor="text1"/>
        </w:rPr>
        <w:t>.</w:t>
      </w:r>
      <w:r w:rsidRPr="001421E2">
        <w:rPr>
          <w:rFonts w:ascii="Arial" w:hAnsi="Arial" w:cs="Arial"/>
          <w:color w:val="000000" w:themeColor="text1"/>
          <w:spacing w:val="22"/>
        </w:rPr>
        <w:t xml:space="preserve"> </w:t>
      </w:r>
      <w:bookmarkStart w:id="537" w:name="_Hlk105942039"/>
      <w:r w:rsidRPr="001421E2">
        <w:rPr>
          <w:rFonts w:ascii="Arial" w:hAnsi="Arial" w:cs="Arial"/>
          <w:color w:val="000000" w:themeColor="text1"/>
        </w:rPr>
        <w:t>Feature</w:t>
      </w:r>
      <w:r w:rsidRPr="001421E2">
        <w:rPr>
          <w:rFonts w:ascii="Arial" w:hAnsi="Arial" w:cs="Arial"/>
          <w:color w:val="000000" w:themeColor="text1"/>
          <w:spacing w:val="-2"/>
        </w:rPr>
        <w:t xml:space="preserve"> </w:t>
      </w:r>
      <w:r w:rsidRPr="001421E2">
        <w:rPr>
          <w:rFonts w:ascii="Arial" w:hAnsi="Arial" w:cs="Arial"/>
          <w:color w:val="000000" w:themeColor="text1"/>
        </w:rPr>
        <w:t>importance</w:t>
      </w:r>
      <w:r w:rsidRPr="001421E2">
        <w:rPr>
          <w:rFonts w:ascii="Arial" w:hAnsi="Arial" w:cs="Arial"/>
          <w:color w:val="000000" w:themeColor="text1"/>
          <w:spacing w:val="-2"/>
        </w:rPr>
        <w:t xml:space="preserve"> </w:t>
      </w:r>
      <w:r w:rsidR="00E74A57">
        <w:rPr>
          <w:rFonts w:ascii="Arial" w:hAnsi="Arial" w:cs="Arial"/>
          <w:color w:val="000000" w:themeColor="text1"/>
        </w:rPr>
        <w:t>for</w:t>
      </w:r>
      <w:r w:rsidR="00E74A57" w:rsidRPr="001421E2">
        <w:rPr>
          <w:rFonts w:ascii="Arial" w:hAnsi="Arial" w:cs="Arial"/>
          <w:color w:val="000000" w:themeColor="text1"/>
          <w:spacing w:val="-2"/>
        </w:rPr>
        <w:t xml:space="preserve"> </w:t>
      </w:r>
      <w:r w:rsidR="00E74A57">
        <w:rPr>
          <w:rFonts w:ascii="Arial" w:hAnsi="Arial" w:cs="Arial"/>
          <w:color w:val="000000" w:themeColor="text1"/>
          <w:spacing w:val="-2"/>
        </w:rPr>
        <w:t xml:space="preserve">identifying </w:t>
      </w:r>
      <w:r w:rsidRPr="001421E2">
        <w:rPr>
          <w:rFonts w:ascii="Arial" w:hAnsi="Arial" w:cs="Arial"/>
          <w:color w:val="000000" w:themeColor="text1"/>
        </w:rPr>
        <w:t>different</w:t>
      </w:r>
      <w:r w:rsidRPr="001421E2">
        <w:rPr>
          <w:rFonts w:ascii="Arial" w:hAnsi="Arial" w:cs="Arial"/>
          <w:color w:val="000000" w:themeColor="text1"/>
          <w:spacing w:val="-2"/>
        </w:rPr>
        <w:t xml:space="preserve"> </w:t>
      </w:r>
      <w:r w:rsidRPr="001421E2">
        <w:rPr>
          <w:rFonts w:ascii="Arial" w:hAnsi="Arial" w:cs="Arial"/>
          <w:color w:val="000000" w:themeColor="text1"/>
        </w:rPr>
        <w:t>classes</w:t>
      </w:r>
      <w:r w:rsidRPr="001421E2">
        <w:rPr>
          <w:rFonts w:ascii="Arial" w:hAnsi="Arial" w:cs="Arial"/>
          <w:color w:val="000000" w:themeColor="text1"/>
          <w:spacing w:val="-2"/>
        </w:rPr>
        <w:t xml:space="preserve"> </w:t>
      </w:r>
      <w:r w:rsidRPr="001421E2">
        <w:rPr>
          <w:rFonts w:ascii="Arial" w:hAnsi="Arial" w:cs="Arial"/>
          <w:color w:val="000000" w:themeColor="text1"/>
        </w:rPr>
        <w:t>of</w:t>
      </w:r>
      <w:r w:rsidRPr="001421E2">
        <w:rPr>
          <w:rFonts w:ascii="Arial" w:hAnsi="Arial" w:cs="Arial"/>
          <w:color w:val="000000" w:themeColor="text1"/>
          <w:spacing w:val="-2"/>
        </w:rPr>
        <w:t xml:space="preserve"> </w:t>
      </w:r>
      <w:r w:rsidR="00E74A57">
        <w:rPr>
          <w:rFonts w:ascii="Arial" w:hAnsi="Arial" w:cs="Arial"/>
          <w:color w:val="000000" w:themeColor="text1"/>
        </w:rPr>
        <w:t xml:space="preserve">disease symptoms </w:t>
      </w:r>
      <w:r w:rsidRPr="001421E2">
        <w:rPr>
          <w:rFonts w:ascii="Arial" w:hAnsi="Arial" w:cs="Arial"/>
          <w:color w:val="000000" w:themeColor="text1"/>
        </w:rPr>
        <w:t>of</w:t>
      </w:r>
      <w:r w:rsidRPr="001421E2">
        <w:rPr>
          <w:rFonts w:ascii="Arial" w:hAnsi="Arial" w:cs="Arial"/>
          <w:color w:val="000000" w:themeColor="text1"/>
          <w:spacing w:val="-2"/>
        </w:rPr>
        <w:t xml:space="preserve"> </w:t>
      </w:r>
      <w:proofErr w:type="spellStart"/>
      <w:r w:rsidR="00E74A57">
        <w:rPr>
          <w:rFonts w:ascii="Arial" w:hAnsi="Arial" w:cs="Arial"/>
          <w:color w:val="000000" w:themeColor="text1"/>
          <w:spacing w:val="-2"/>
        </w:rPr>
        <w:t>Cercospora</w:t>
      </w:r>
      <w:proofErr w:type="spellEnd"/>
      <w:r w:rsidR="00E74A57">
        <w:rPr>
          <w:rFonts w:ascii="Arial" w:hAnsi="Arial" w:cs="Arial"/>
          <w:color w:val="000000" w:themeColor="text1"/>
          <w:spacing w:val="-2"/>
        </w:rPr>
        <w:t xml:space="preserve"> leaf spot (</w:t>
      </w:r>
      <w:r w:rsidRPr="001421E2">
        <w:rPr>
          <w:rFonts w:ascii="Arial" w:hAnsi="Arial" w:cs="Arial"/>
          <w:color w:val="000000" w:themeColor="text1"/>
        </w:rPr>
        <w:t>CLS</w:t>
      </w:r>
      <w:r w:rsidR="00E74A57">
        <w:rPr>
          <w:rFonts w:ascii="Arial" w:hAnsi="Arial" w:cs="Arial"/>
          <w:color w:val="000000" w:themeColor="text1"/>
        </w:rPr>
        <w:t>)</w:t>
      </w:r>
      <w:r w:rsidRPr="001421E2">
        <w:rPr>
          <w:rFonts w:ascii="Arial" w:hAnsi="Arial" w:cs="Arial"/>
          <w:color w:val="000000" w:themeColor="text1"/>
          <w:spacing w:val="-2"/>
        </w:rPr>
        <w:t xml:space="preserve"> </w:t>
      </w:r>
      <w:r w:rsidRPr="001421E2">
        <w:rPr>
          <w:rFonts w:ascii="Arial" w:hAnsi="Arial" w:cs="Arial"/>
          <w:color w:val="000000" w:themeColor="text1"/>
        </w:rPr>
        <w:t>and</w:t>
      </w:r>
      <w:r w:rsidRPr="001421E2">
        <w:rPr>
          <w:rFonts w:ascii="Arial" w:hAnsi="Arial" w:cs="Arial"/>
          <w:color w:val="000000" w:themeColor="text1"/>
          <w:spacing w:val="-2"/>
        </w:rPr>
        <w:t xml:space="preserve"> </w:t>
      </w:r>
      <w:r w:rsidR="00E74A57">
        <w:rPr>
          <w:rFonts w:ascii="Arial" w:hAnsi="Arial" w:cs="Arial"/>
          <w:color w:val="000000" w:themeColor="text1"/>
          <w:spacing w:val="-2"/>
        </w:rPr>
        <w:t>brown rust (</w:t>
      </w:r>
      <w:r w:rsidRPr="001421E2">
        <w:rPr>
          <w:rFonts w:ascii="Arial" w:hAnsi="Arial" w:cs="Arial"/>
          <w:color w:val="000000" w:themeColor="text1"/>
        </w:rPr>
        <w:t>BR</w:t>
      </w:r>
      <w:r w:rsidR="00E74A57">
        <w:rPr>
          <w:rFonts w:ascii="Arial" w:hAnsi="Arial" w:cs="Arial"/>
          <w:color w:val="000000" w:themeColor="text1"/>
        </w:rPr>
        <w:t>)</w:t>
      </w:r>
      <w:r w:rsidR="004B25DD">
        <w:rPr>
          <w:rFonts w:ascii="Arial" w:hAnsi="Arial" w:cs="Arial"/>
          <w:color w:val="000000" w:themeColor="text1"/>
        </w:rPr>
        <w:t xml:space="preserve">. The different symptom classes for CLS and BR are non-inoculated leaves, and leaves with young, mid-age or mature symptoms. </w:t>
      </w:r>
      <w:del w:id="538" w:author="Bock, Clive" w:date="2022-06-20T13:57:00Z">
        <w:r w:rsidRPr="001421E2" w:rsidDel="00D3318A">
          <w:rPr>
            <w:rFonts w:ascii="Arial" w:hAnsi="Arial" w:cs="Arial"/>
            <w:color w:val="000000" w:themeColor="text1"/>
          </w:rPr>
          <w:delText>.</w:delText>
        </w:r>
      </w:del>
      <w:r w:rsidR="00D27D49">
        <w:rPr>
          <w:rFonts w:ascii="Arial" w:hAnsi="Arial" w:cs="Arial"/>
          <w:color w:val="000000" w:themeColor="text1"/>
        </w:rPr>
        <w:t xml:space="preserve"> </w:t>
      </w:r>
      <w:bookmarkEnd w:id="537"/>
    </w:p>
    <w:p w14:paraId="56C1BAB7" w14:textId="438DA801" w:rsidR="00A0466F" w:rsidRDefault="00A0466F">
      <w:pPr>
        <w:widowControl/>
        <w:autoSpaceDE/>
        <w:autoSpaceDN/>
        <w:spacing w:after="160" w:line="259" w:lineRule="auto"/>
        <w:rPr>
          <w:rFonts w:ascii="Arial" w:hAnsi="Arial" w:cs="Arial"/>
          <w:color w:val="000000" w:themeColor="text1"/>
        </w:rPr>
      </w:pPr>
      <w:r>
        <w:rPr>
          <w:rFonts w:ascii="Arial" w:hAnsi="Arial" w:cs="Arial"/>
          <w:color w:val="000000" w:themeColor="text1"/>
        </w:rPr>
        <w:br w:type="page"/>
      </w:r>
    </w:p>
    <w:p w14:paraId="326FFBF9" w14:textId="552D10C1" w:rsidR="005C19F6" w:rsidRPr="001421E2" w:rsidRDefault="00A0466F" w:rsidP="00F81C5B">
      <w:pPr>
        <w:spacing w:line="480" w:lineRule="auto"/>
        <w:jc w:val="both"/>
        <w:rPr>
          <w:rFonts w:ascii="Arial" w:hAnsi="Arial" w:cs="Arial"/>
          <w:color w:val="000000" w:themeColor="text1"/>
        </w:rPr>
      </w:pPr>
      <w:r w:rsidRPr="001421E2">
        <w:rPr>
          <w:rFonts w:ascii="Arial" w:hAnsi="Arial" w:cs="Arial"/>
          <w:color w:val="000000" w:themeColor="text1"/>
          <w:w w:val="95"/>
        </w:rPr>
        <w:lastRenderedPageBreak/>
        <w:t>T</w:t>
      </w:r>
      <w:r>
        <w:rPr>
          <w:rFonts w:ascii="Arial" w:hAnsi="Arial" w:cs="Arial"/>
          <w:color w:val="000000" w:themeColor="text1"/>
          <w:w w:val="95"/>
        </w:rPr>
        <w:t>ABLE</w:t>
      </w:r>
      <w:r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1</w:t>
      </w:r>
      <w:r>
        <w:rPr>
          <w:rFonts w:ascii="Arial" w:hAnsi="Arial" w:cs="Arial"/>
          <w:color w:val="000000" w:themeColor="text1"/>
          <w:w w:val="95"/>
        </w:rPr>
        <w:t>.</w:t>
      </w:r>
      <w:r w:rsidR="005C19F6" w:rsidRPr="001421E2">
        <w:rPr>
          <w:rFonts w:ascii="Arial" w:hAnsi="Arial" w:cs="Arial"/>
          <w:color w:val="000000" w:themeColor="text1"/>
          <w:spacing w:val="21"/>
        </w:rPr>
        <w:t xml:space="preserve"> </w:t>
      </w:r>
      <w:r w:rsidR="005C19F6" w:rsidRPr="001421E2">
        <w:rPr>
          <w:rFonts w:ascii="Arial" w:hAnsi="Arial" w:cs="Arial"/>
          <w:color w:val="000000" w:themeColor="text1"/>
          <w:w w:val="95"/>
        </w:rPr>
        <w:t>Results</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of</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three</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different</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regression</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models</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used</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to</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predict</w:t>
      </w:r>
      <w:r w:rsidR="005C19F6" w:rsidRPr="001421E2">
        <w:rPr>
          <w:rFonts w:ascii="Arial" w:hAnsi="Arial" w:cs="Arial"/>
          <w:color w:val="000000" w:themeColor="text1"/>
          <w:spacing w:val="-1"/>
          <w:w w:val="95"/>
        </w:rPr>
        <w:t xml:space="preserve"> </w:t>
      </w:r>
      <w:r w:rsidR="005C19F6" w:rsidRPr="001421E2">
        <w:rPr>
          <w:rFonts w:ascii="Arial" w:hAnsi="Arial" w:cs="Arial"/>
          <w:color w:val="000000" w:themeColor="text1"/>
          <w:w w:val="95"/>
        </w:rPr>
        <w:t xml:space="preserve">chlorophyll, carotenoids and flavonoids </w:t>
      </w:r>
      <w:r>
        <w:rPr>
          <w:rFonts w:ascii="Arial" w:hAnsi="Arial" w:cs="Arial"/>
          <w:color w:val="000000" w:themeColor="text1"/>
          <w:w w:val="95"/>
        </w:rPr>
        <w:t xml:space="preserve">content </w:t>
      </w:r>
      <w:r w:rsidR="005C19F6" w:rsidRPr="001421E2">
        <w:rPr>
          <w:rFonts w:ascii="Arial" w:hAnsi="Arial" w:cs="Arial"/>
          <w:color w:val="000000" w:themeColor="text1"/>
          <w:w w:val="95"/>
        </w:rPr>
        <w:t>from hyperspectral reflectance data.</w:t>
      </w:r>
      <w:r w:rsidR="005C19F6" w:rsidRPr="001421E2">
        <w:rPr>
          <w:rFonts w:ascii="Arial" w:hAnsi="Arial" w:cs="Arial"/>
          <w:color w:val="000000" w:themeColor="text1"/>
          <w:spacing w:val="31"/>
        </w:rPr>
        <w:t xml:space="preserve"> </w:t>
      </w:r>
      <w:r>
        <w:rPr>
          <w:rFonts w:ascii="Arial" w:hAnsi="Arial" w:cs="Arial"/>
          <w:color w:val="000000" w:themeColor="text1"/>
          <w:spacing w:val="31"/>
        </w:rPr>
        <w:t xml:space="preserve">The coefficient of determination </w:t>
      </w:r>
      <w:r w:rsidR="005C19F6" w:rsidRPr="001421E2">
        <w:rPr>
          <w:rFonts w:ascii="Arial" w:hAnsi="Arial" w:cs="Arial"/>
          <w:color w:val="000000" w:themeColor="text1"/>
          <w:w w:val="95"/>
        </w:rPr>
        <w:t>(R</w:t>
      </w:r>
      <w:r w:rsidR="005C19F6" w:rsidRPr="001421E2">
        <w:rPr>
          <w:rFonts w:ascii="Arial" w:hAnsi="Arial" w:cs="Arial"/>
          <w:color w:val="000000" w:themeColor="text1"/>
          <w:w w:val="95"/>
          <w:position w:val="9"/>
        </w:rPr>
        <w:t>2</w:t>
      </w:r>
      <w:r w:rsidR="005C19F6" w:rsidRPr="001421E2">
        <w:rPr>
          <w:rFonts w:ascii="Arial" w:hAnsi="Arial" w:cs="Arial"/>
          <w:color w:val="000000" w:themeColor="text1"/>
          <w:w w:val="95"/>
        </w:rPr>
        <w:t xml:space="preserve">), </w:t>
      </w:r>
      <w:r>
        <w:rPr>
          <w:rFonts w:ascii="Arial" w:hAnsi="Arial" w:cs="Arial"/>
          <w:color w:val="000000" w:themeColor="text1"/>
          <w:w w:val="95"/>
        </w:rPr>
        <w:t>r</w:t>
      </w:r>
      <w:r w:rsidR="005C19F6" w:rsidRPr="001421E2">
        <w:rPr>
          <w:rFonts w:ascii="Arial" w:hAnsi="Arial" w:cs="Arial"/>
          <w:color w:val="000000" w:themeColor="text1"/>
          <w:w w:val="95"/>
        </w:rPr>
        <w:t xml:space="preserve">oot-mean-square error </w:t>
      </w:r>
      <w:r w:rsidR="005C19F6" w:rsidRPr="001421E2">
        <w:rPr>
          <w:rFonts w:ascii="Arial" w:hAnsi="Arial" w:cs="Arial"/>
          <w:color w:val="000000" w:themeColor="text1"/>
        </w:rPr>
        <w:t xml:space="preserve">(RMSE) and </w:t>
      </w:r>
      <w:r>
        <w:rPr>
          <w:rFonts w:ascii="Arial" w:hAnsi="Arial" w:cs="Arial"/>
          <w:color w:val="000000" w:themeColor="text1"/>
        </w:rPr>
        <w:t>r</w:t>
      </w:r>
      <w:r w:rsidR="005C19F6" w:rsidRPr="001421E2">
        <w:rPr>
          <w:rFonts w:ascii="Arial" w:hAnsi="Arial" w:cs="Arial"/>
          <w:color w:val="000000" w:themeColor="text1"/>
        </w:rPr>
        <w:t xml:space="preserve">oot-mean-square error standard deviation (RMSESD) are </w:t>
      </w:r>
      <w:r>
        <w:rPr>
          <w:rFonts w:ascii="Arial" w:hAnsi="Arial" w:cs="Arial"/>
          <w:color w:val="000000" w:themeColor="text1"/>
        </w:rPr>
        <w:t>presented</w:t>
      </w:r>
      <w:r w:rsidR="005C19F6" w:rsidRPr="001421E2">
        <w:rPr>
          <w:rFonts w:ascii="Arial" w:hAnsi="Arial" w:cs="Arial"/>
          <w:color w:val="000000" w:themeColor="text1"/>
        </w:rPr>
        <w:t>.</w:t>
      </w:r>
    </w:p>
    <w:p w14:paraId="0D225A59" w14:textId="77777777" w:rsidR="005C19F6" w:rsidRPr="001421E2" w:rsidRDefault="005C19F6" w:rsidP="00F81C5B">
      <w:pPr>
        <w:spacing w:line="480" w:lineRule="auto"/>
        <w:jc w:val="both"/>
        <w:rPr>
          <w:rFonts w:ascii="Arial" w:hAnsi="Arial" w:cs="Arial"/>
          <w:color w:val="000000" w:themeColor="text1"/>
        </w:rPr>
      </w:pPr>
    </w:p>
    <w:tbl>
      <w:tblPr>
        <w:tblStyle w:val="TableNormal1"/>
        <w:tblW w:w="0" w:type="auto"/>
        <w:tblInd w:w="90" w:type="dxa"/>
        <w:tblLayout w:type="fixed"/>
        <w:tblLook w:val="01E0" w:firstRow="1" w:lastRow="1" w:firstColumn="1" w:lastColumn="1" w:noHBand="0" w:noVBand="0"/>
      </w:tblPr>
      <w:tblGrid>
        <w:gridCol w:w="2257"/>
        <w:gridCol w:w="1040"/>
        <w:gridCol w:w="1470"/>
        <w:gridCol w:w="662"/>
        <w:gridCol w:w="922"/>
        <w:gridCol w:w="1231"/>
      </w:tblGrid>
      <w:tr w:rsidR="001421E2" w:rsidRPr="00DE71E4" w14:paraId="7ACF20CD" w14:textId="77777777" w:rsidTr="00F81C5B">
        <w:trPr>
          <w:trHeight w:val="402"/>
        </w:trPr>
        <w:tc>
          <w:tcPr>
            <w:tcW w:w="2257" w:type="dxa"/>
            <w:tcBorders>
              <w:top w:val="single" w:sz="4" w:space="0" w:color="auto"/>
              <w:bottom w:val="single" w:sz="4" w:space="0" w:color="auto"/>
            </w:tcBorders>
          </w:tcPr>
          <w:p w14:paraId="79F0C878" w14:textId="22CD68DE" w:rsidR="005C19F6" w:rsidRPr="00F81C5B" w:rsidRDefault="00A0466F" w:rsidP="00F81C5B">
            <w:pPr>
              <w:spacing w:line="480" w:lineRule="auto"/>
              <w:jc w:val="both"/>
              <w:rPr>
                <w:rFonts w:ascii="Arial" w:hAnsi="Arial" w:cs="Arial"/>
                <w:b/>
                <w:bCs/>
                <w:color w:val="000000" w:themeColor="text1"/>
              </w:rPr>
            </w:pPr>
            <w:r w:rsidRPr="00F81C5B">
              <w:rPr>
                <w:rFonts w:ascii="Arial" w:hAnsi="Arial" w:cs="Arial"/>
                <w:b/>
                <w:bCs/>
                <w:color w:val="000000" w:themeColor="text1"/>
              </w:rPr>
              <w:t>Disease</w:t>
            </w:r>
          </w:p>
        </w:tc>
        <w:tc>
          <w:tcPr>
            <w:tcW w:w="1040" w:type="dxa"/>
            <w:tcBorders>
              <w:top w:val="single" w:sz="4" w:space="0" w:color="auto"/>
              <w:bottom w:val="single" w:sz="4" w:space="0" w:color="auto"/>
            </w:tcBorders>
          </w:tcPr>
          <w:p w14:paraId="25479004" w14:textId="77777777" w:rsidR="005C19F6" w:rsidRPr="00F81C5B" w:rsidRDefault="005C19F6"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rPr>
              <w:t>Method</w:t>
            </w:r>
          </w:p>
        </w:tc>
        <w:tc>
          <w:tcPr>
            <w:tcW w:w="1470" w:type="dxa"/>
            <w:tcBorders>
              <w:top w:val="single" w:sz="4" w:space="0" w:color="auto"/>
              <w:bottom w:val="single" w:sz="4" w:space="0" w:color="auto"/>
            </w:tcBorders>
          </w:tcPr>
          <w:p w14:paraId="456CBD00" w14:textId="77777777" w:rsidR="005C19F6" w:rsidRPr="00F81C5B" w:rsidRDefault="005C19F6" w:rsidP="00F81C5B">
            <w:pPr>
              <w:spacing w:line="480" w:lineRule="auto"/>
              <w:jc w:val="both"/>
              <w:rPr>
                <w:rFonts w:ascii="Arial" w:hAnsi="Arial" w:cs="Arial"/>
                <w:b/>
                <w:bCs/>
                <w:color w:val="000000" w:themeColor="text1"/>
              </w:rPr>
            </w:pPr>
            <w:r w:rsidRPr="00F81C5B">
              <w:rPr>
                <w:rFonts w:ascii="Arial" w:hAnsi="Arial" w:cs="Arial"/>
                <w:b/>
                <w:bCs/>
                <w:color w:val="000000" w:themeColor="text1"/>
                <w:spacing w:val="-2"/>
              </w:rPr>
              <w:t>Metabolite</w:t>
            </w:r>
          </w:p>
        </w:tc>
        <w:tc>
          <w:tcPr>
            <w:tcW w:w="662" w:type="dxa"/>
            <w:tcBorders>
              <w:top w:val="single" w:sz="4" w:space="0" w:color="auto"/>
              <w:bottom w:val="single" w:sz="4" w:space="0" w:color="auto"/>
            </w:tcBorders>
          </w:tcPr>
          <w:p w14:paraId="779B70C7" w14:textId="1C9D3277" w:rsidR="005C19F6" w:rsidRPr="0056723E" w:rsidRDefault="005C19F6" w:rsidP="00F81C5B">
            <w:pPr>
              <w:spacing w:line="480" w:lineRule="auto"/>
              <w:jc w:val="both"/>
              <w:rPr>
                <w:rFonts w:ascii="Arial" w:hAnsi="Arial" w:cs="Arial"/>
                <w:b/>
                <w:bCs/>
                <w:color w:val="000000" w:themeColor="text1"/>
                <w:vertAlign w:val="superscript"/>
              </w:rPr>
            </w:pPr>
            <w:r w:rsidRPr="00F81C5B">
              <w:rPr>
                <w:rFonts w:ascii="Arial" w:hAnsi="Arial" w:cs="Arial"/>
                <w:b/>
                <w:bCs/>
                <w:color w:val="000000" w:themeColor="text1"/>
                <w:spacing w:val="-5"/>
                <w:w w:val="105"/>
                <w:position w:val="-8"/>
              </w:rPr>
              <w:t>R</w:t>
            </w:r>
            <w:r w:rsidRPr="00F81C5B">
              <w:rPr>
                <w:rFonts w:ascii="Arial" w:hAnsi="Arial" w:cs="Arial"/>
                <w:b/>
                <w:bCs/>
                <w:color w:val="000000" w:themeColor="text1"/>
                <w:spacing w:val="-5"/>
                <w:w w:val="105"/>
              </w:rPr>
              <w:t>2</w:t>
            </w:r>
          </w:p>
        </w:tc>
        <w:tc>
          <w:tcPr>
            <w:tcW w:w="922" w:type="dxa"/>
            <w:tcBorders>
              <w:top w:val="single" w:sz="4" w:space="0" w:color="auto"/>
              <w:bottom w:val="single" w:sz="4" w:space="0" w:color="auto"/>
            </w:tcBorders>
          </w:tcPr>
          <w:p w14:paraId="214282F2" w14:textId="249821CD" w:rsidR="005C19F6" w:rsidRPr="0056723E" w:rsidRDefault="005C19F6" w:rsidP="00F81C5B">
            <w:pPr>
              <w:spacing w:line="480" w:lineRule="auto"/>
              <w:jc w:val="both"/>
              <w:rPr>
                <w:rFonts w:ascii="Arial" w:hAnsi="Arial" w:cs="Arial"/>
                <w:color w:val="000000" w:themeColor="text1"/>
              </w:rPr>
            </w:pPr>
            <w:r w:rsidRPr="00F81C5B">
              <w:rPr>
                <w:rFonts w:ascii="Arial" w:hAnsi="Arial" w:cs="Arial"/>
                <w:b/>
                <w:bCs/>
                <w:color w:val="000000" w:themeColor="text1"/>
                <w:spacing w:val="-4"/>
              </w:rPr>
              <w:t>RMSE</w:t>
            </w:r>
          </w:p>
        </w:tc>
        <w:tc>
          <w:tcPr>
            <w:tcW w:w="1231" w:type="dxa"/>
            <w:tcBorders>
              <w:top w:val="single" w:sz="4" w:space="0" w:color="auto"/>
              <w:bottom w:val="single" w:sz="4" w:space="0" w:color="auto"/>
            </w:tcBorders>
          </w:tcPr>
          <w:p w14:paraId="0FA6531C" w14:textId="188A8661" w:rsidR="005C19F6" w:rsidRPr="0056723E" w:rsidRDefault="005C19F6" w:rsidP="00F81C5B">
            <w:pPr>
              <w:spacing w:line="480" w:lineRule="auto"/>
              <w:jc w:val="both"/>
              <w:rPr>
                <w:rFonts w:ascii="Arial" w:hAnsi="Arial" w:cs="Arial"/>
                <w:color w:val="000000" w:themeColor="text1"/>
              </w:rPr>
            </w:pPr>
            <w:r w:rsidRPr="00F81C5B">
              <w:rPr>
                <w:rFonts w:ascii="Arial" w:hAnsi="Arial" w:cs="Arial"/>
                <w:b/>
                <w:bCs/>
                <w:color w:val="000000" w:themeColor="text1"/>
                <w:spacing w:val="-2"/>
              </w:rPr>
              <w:t>RMSESD</w:t>
            </w:r>
          </w:p>
        </w:tc>
      </w:tr>
      <w:tr w:rsidR="001421E2" w:rsidRPr="001421E2" w14:paraId="69533F9C" w14:textId="77777777" w:rsidTr="00F81C5B">
        <w:trPr>
          <w:trHeight w:val="402"/>
        </w:trPr>
        <w:tc>
          <w:tcPr>
            <w:tcW w:w="2257" w:type="dxa"/>
            <w:vMerge w:val="restart"/>
            <w:tcBorders>
              <w:top w:val="single" w:sz="4" w:space="0" w:color="auto"/>
            </w:tcBorders>
            <w:textDirection w:val="btLr"/>
          </w:tcPr>
          <w:p w14:paraId="772A4B2F" w14:textId="3CE8B114"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rPr>
              <w:t>C</w:t>
            </w:r>
            <w:r w:rsidR="00A0466F">
              <w:rPr>
                <w:rFonts w:ascii="Arial" w:hAnsi="Arial" w:cs="Arial"/>
                <w:color w:val="000000" w:themeColor="text1"/>
                <w:spacing w:val="-5"/>
              </w:rPr>
              <w:t>ercospora</w:t>
            </w:r>
            <w:proofErr w:type="spellEnd"/>
            <w:r w:rsidR="00A0466F">
              <w:rPr>
                <w:rFonts w:ascii="Arial" w:hAnsi="Arial" w:cs="Arial"/>
                <w:color w:val="000000" w:themeColor="text1"/>
                <w:spacing w:val="-5"/>
              </w:rPr>
              <w:t xml:space="preserve"> leaf spot</w:t>
            </w:r>
          </w:p>
        </w:tc>
        <w:tc>
          <w:tcPr>
            <w:tcW w:w="1040" w:type="dxa"/>
            <w:tcBorders>
              <w:top w:val="single" w:sz="4" w:space="0" w:color="auto"/>
            </w:tcBorders>
          </w:tcPr>
          <w:p w14:paraId="2C934DE0" w14:textId="1499CA95" w:rsidR="005C19F6" w:rsidRPr="00F81C5B" w:rsidRDefault="005C19F6" w:rsidP="00F81C5B">
            <w:pPr>
              <w:spacing w:line="480" w:lineRule="auto"/>
              <w:jc w:val="both"/>
              <w:rPr>
                <w:rFonts w:ascii="Arial" w:hAnsi="Arial" w:cs="Arial"/>
                <w:color w:val="000000" w:themeColor="text1"/>
                <w:vertAlign w:val="superscript"/>
              </w:rPr>
            </w:pPr>
            <w:proofErr w:type="spellStart"/>
            <w:r w:rsidRPr="001421E2">
              <w:rPr>
                <w:rFonts w:ascii="Arial" w:hAnsi="Arial" w:cs="Arial"/>
                <w:color w:val="000000" w:themeColor="text1"/>
                <w:spacing w:val="-5"/>
                <w:w w:val="105"/>
              </w:rPr>
              <w:t>rF</w:t>
            </w:r>
            <w:r w:rsidR="0056723E">
              <w:rPr>
                <w:rFonts w:ascii="Arial" w:hAnsi="Arial" w:cs="Arial"/>
                <w:color w:val="000000" w:themeColor="text1"/>
                <w:spacing w:val="-5"/>
                <w:w w:val="105"/>
                <w:vertAlign w:val="superscript"/>
              </w:rPr>
              <w:t>a</w:t>
            </w:r>
            <w:proofErr w:type="spellEnd"/>
          </w:p>
        </w:tc>
        <w:tc>
          <w:tcPr>
            <w:tcW w:w="1470" w:type="dxa"/>
            <w:tcBorders>
              <w:top w:val="single" w:sz="4" w:space="0" w:color="auto"/>
            </w:tcBorders>
          </w:tcPr>
          <w:p w14:paraId="2A1F515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Borders>
              <w:top w:val="single" w:sz="4" w:space="0" w:color="auto"/>
            </w:tcBorders>
          </w:tcPr>
          <w:p w14:paraId="0E80043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0.89</w:t>
            </w:r>
          </w:p>
        </w:tc>
        <w:tc>
          <w:tcPr>
            <w:tcW w:w="922" w:type="dxa"/>
            <w:tcBorders>
              <w:top w:val="single" w:sz="4" w:space="0" w:color="auto"/>
            </w:tcBorders>
          </w:tcPr>
          <w:p w14:paraId="602F9A9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0.44</w:t>
            </w:r>
          </w:p>
        </w:tc>
        <w:tc>
          <w:tcPr>
            <w:tcW w:w="1231" w:type="dxa"/>
            <w:tcBorders>
              <w:top w:val="single" w:sz="4" w:space="0" w:color="auto"/>
            </w:tcBorders>
          </w:tcPr>
          <w:p w14:paraId="1D4B3594"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0.15</w:t>
            </w:r>
          </w:p>
        </w:tc>
      </w:tr>
      <w:tr w:rsidR="001421E2" w:rsidRPr="001421E2" w14:paraId="2259A817" w14:textId="77777777" w:rsidTr="00F81C5B">
        <w:trPr>
          <w:trHeight w:val="394"/>
        </w:trPr>
        <w:tc>
          <w:tcPr>
            <w:tcW w:w="2257" w:type="dxa"/>
            <w:vMerge/>
            <w:textDirection w:val="btLr"/>
          </w:tcPr>
          <w:p w14:paraId="39BC4380"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06765AB3" w14:textId="64850B56" w:rsidR="005C19F6" w:rsidRPr="0056723E"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rPr>
              <w:t>KNN</w:t>
            </w:r>
            <w:r w:rsidR="0056723E">
              <w:rPr>
                <w:rFonts w:ascii="Arial" w:hAnsi="Arial" w:cs="Arial"/>
                <w:color w:val="000000" w:themeColor="text1"/>
                <w:spacing w:val="-5"/>
                <w:vertAlign w:val="superscript"/>
              </w:rPr>
              <w:t>b</w:t>
            </w:r>
            <w:proofErr w:type="spellEnd"/>
          </w:p>
        </w:tc>
        <w:tc>
          <w:tcPr>
            <w:tcW w:w="1470" w:type="dxa"/>
          </w:tcPr>
          <w:p w14:paraId="0582264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Pr>
          <w:p w14:paraId="6D03FDF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0.88</w:t>
            </w:r>
          </w:p>
        </w:tc>
        <w:tc>
          <w:tcPr>
            <w:tcW w:w="922" w:type="dxa"/>
          </w:tcPr>
          <w:p w14:paraId="4D32A3BA"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0.47</w:t>
            </w:r>
          </w:p>
        </w:tc>
        <w:tc>
          <w:tcPr>
            <w:tcW w:w="1231" w:type="dxa"/>
          </w:tcPr>
          <w:p w14:paraId="2ABFFD00"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0.15</w:t>
            </w:r>
          </w:p>
        </w:tc>
      </w:tr>
      <w:tr w:rsidR="001421E2" w:rsidRPr="001421E2" w14:paraId="0C143C5E" w14:textId="77777777" w:rsidTr="00F81C5B">
        <w:trPr>
          <w:trHeight w:val="394"/>
        </w:trPr>
        <w:tc>
          <w:tcPr>
            <w:tcW w:w="2257" w:type="dxa"/>
            <w:vMerge/>
            <w:textDirection w:val="btLr"/>
          </w:tcPr>
          <w:p w14:paraId="649251F2"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5C5E97B7" w14:textId="799403A1" w:rsidR="005C19F6" w:rsidRPr="0056723E"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PLS</w:t>
            </w:r>
            <w:r w:rsidR="0056723E">
              <w:rPr>
                <w:rFonts w:ascii="Arial" w:hAnsi="Arial" w:cs="Arial"/>
                <w:color w:val="000000" w:themeColor="text1"/>
                <w:spacing w:val="-5"/>
                <w:w w:val="105"/>
                <w:vertAlign w:val="superscript"/>
              </w:rPr>
              <w:t>c</w:t>
            </w:r>
            <w:proofErr w:type="spellEnd"/>
          </w:p>
        </w:tc>
        <w:tc>
          <w:tcPr>
            <w:tcW w:w="1470" w:type="dxa"/>
          </w:tcPr>
          <w:p w14:paraId="33EF296A"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Pr>
          <w:p w14:paraId="79148A7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0.55</w:t>
            </w:r>
          </w:p>
        </w:tc>
        <w:tc>
          <w:tcPr>
            <w:tcW w:w="922" w:type="dxa"/>
          </w:tcPr>
          <w:p w14:paraId="2411EC73"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0.96</w:t>
            </w:r>
          </w:p>
        </w:tc>
        <w:tc>
          <w:tcPr>
            <w:tcW w:w="1231" w:type="dxa"/>
          </w:tcPr>
          <w:p w14:paraId="5EA8C82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0.09</w:t>
            </w:r>
          </w:p>
        </w:tc>
      </w:tr>
      <w:tr w:rsidR="001421E2" w:rsidRPr="001421E2" w14:paraId="788D5CDF" w14:textId="77777777" w:rsidTr="00F81C5B">
        <w:trPr>
          <w:trHeight w:val="394"/>
        </w:trPr>
        <w:tc>
          <w:tcPr>
            <w:tcW w:w="2257" w:type="dxa"/>
            <w:vMerge/>
            <w:textDirection w:val="btLr"/>
          </w:tcPr>
          <w:p w14:paraId="7F5CA9B4"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20E74A24" w14:textId="77777777"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rF</w:t>
            </w:r>
            <w:proofErr w:type="spellEnd"/>
          </w:p>
        </w:tc>
        <w:tc>
          <w:tcPr>
            <w:tcW w:w="1470" w:type="dxa"/>
          </w:tcPr>
          <w:p w14:paraId="64140258"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6EAADDCE" w14:textId="58AE3554"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0.4</w:t>
            </w:r>
            <w:ins w:id="539" w:author="Bock, Clive" w:date="2022-06-20T14:06:00Z">
              <w:r w:rsidR="00EB538C">
                <w:rPr>
                  <w:rFonts w:ascii="Arial" w:hAnsi="Arial" w:cs="Arial"/>
                  <w:color w:val="000000" w:themeColor="text1"/>
                  <w:spacing w:val="-5"/>
                </w:rPr>
                <w:t>0</w:t>
              </w:r>
            </w:ins>
          </w:p>
        </w:tc>
        <w:tc>
          <w:tcPr>
            <w:tcW w:w="922" w:type="dxa"/>
          </w:tcPr>
          <w:p w14:paraId="2C0C20F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0.21</w:t>
            </w:r>
          </w:p>
        </w:tc>
        <w:tc>
          <w:tcPr>
            <w:tcW w:w="1231" w:type="dxa"/>
          </w:tcPr>
          <w:p w14:paraId="685AA589"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0.03</w:t>
            </w:r>
          </w:p>
        </w:tc>
      </w:tr>
      <w:tr w:rsidR="001421E2" w:rsidRPr="001421E2" w14:paraId="17CFE594" w14:textId="77777777" w:rsidTr="00F81C5B">
        <w:trPr>
          <w:trHeight w:val="394"/>
        </w:trPr>
        <w:tc>
          <w:tcPr>
            <w:tcW w:w="2257" w:type="dxa"/>
            <w:vMerge/>
            <w:textDirection w:val="btLr"/>
          </w:tcPr>
          <w:p w14:paraId="6230CAA0"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04DA407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KNN</w:t>
            </w:r>
          </w:p>
        </w:tc>
        <w:tc>
          <w:tcPr>
            <w:tcW w:w="1470" w:type="dxa"/>
          </w:tcPr>
          <w:p w14:paraId="43E7844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23CB2F81"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0.34</w:t>
            </w:r>
          </w:p>
        </w:tc>
        <w:tc>
          <w:tcPr>
            <w:tcW w:w="922" w:type="dxa"/>
          </w:tcPr>
          <w:p w14:paraId="44EA1DD0"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0.22</w:t>
            </w:r>
          </w:p>
        </w:tc>
        <w:tc>
          <w:tcPr>
            <w:tcW w:w="1231" w:type="dxa"/>
          </w:tcPr>
          <w:p w14:paraId="64868602"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0.04</w:t>
            </w:r>
          </w:p>
        </w:tc>
      </w:tr>
      <w:tr w:rsidR="001421E2" w:rsidRPr="001421E2" w14:paraId="00FBC8D8" w14:textId="77777777" w:rsidTr="00F81C5B">
        <w:trPr>
          <w:trHeight w:val="394"/>
        </w:trPr>
        <w:tc>
          <w:tcPr>
            <w:tcW w:w="2257" w:type="dxa"/>
            <w:vMerge/>
            <w:textDirection w:val="btLr"/>
          </w:tcPr>
          <w:p w14:paraId="1DA712FE"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2D9064E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w w:val="105"/>
              </w:rPr>
              <w:t>PLS</w:t>
            </w:r>
          </w:p>
        </w:tc>
        <w:tc>
          <w:tcPr>
            <w:tcW w:w="1470" w:type="dxa"/>
          </w:tcPr>
          <w:p w14:paraId="177BC87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02C628D8"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0.32</w:t>
            </w:r>
          </w:p>
        </w:tc>
        <w:tc>
          <w:tcPr>
            <w:tcW w:w="922" w:type="dxa"/>
          </w:tcPr>
          <w:p w14:paraId="07198F02"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0.22</w:t>
            </w:r>
          </w:p>
        </w:tc>
        <w:tc>
          <w:tcPr>
            <w:tcW w:w="1231" w:type="dxa"/>
          </w:tcPr>
          <w:p w14:paraId="7A8FFD7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0.03</w:t>
            </w:r>
          </w:p>
        </w:tc>
      </w:tr>
      <w:tr w:rsidR="001421E2" w:rsidRPr="001421E2" w14:paraId="631E6BEA" w14:textId="77777777" w:rsidTr="00F81C5B">
        <w:trPr>
          <w:trHeight w:val="394"/>
        </w:trPr>
        <w:tc>
          <w:tcPr>
            <w:tcW w:w="2257" w:type="dxa"/>
            <w:vMerge/>
            <w:textDirection w:val="btLr"/>
          </w:tcPr>
          <w:p w14:paraId="5654AC28"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095D6263" w14:textId="77777777"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rF</w:t>
            </w:r>
            <w:proofErr w:type="spellEnd"/>
          </w:p>
        </w:tc>
        <w:tc>
          <w:tcPr>
            <w:tcW w:w="1470" w:type="dxa"/>
          </w:tcPr>
          <w:p w14:paraId="5E942576"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Pr>
          <w:p w14:paraId="746E143A"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0.73</w:t>
            </w:r>
          </w:p>
        </w:tc>
        <w:tc>
          <w:tcPr>
            <w:tcW w:w="922" w:type="dxa"/>
          </w:tcPr>
          <w:p w14:paraId="3E0AF8A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2.47</w:t>
            </w:r>
          </w:p>
        </w:tc>
        <w:tc>
          <w:tcPr>
            <w:tcW w:w="1231" w:type="dxa"/>
          </w:tcPr>
          <w:p w14:paraId="45F1AA48"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0.39</w:t>
            </w:r>
          </w:p>
        </w:tc>
      </w:tr>
      <w:tr w:rsidR="001421E2" w:rsidRPr="001421E2" w14:paraId="5D41791E" w14:textId="77777777" w:rsidTr="00F81C5B">
        <w:trPr>
          <w:trHeight w:val="394"/>
        </w:trPr>
        <w:tc>
          <w:tcPr>
            <w:tcW w:w="2257" w:type="dxa"/>
            <w:vMerge/>
            <w:textDirection w:val="btLr"/>
          </w:tcPr>
          <w:p w14:paraId="211ECF18"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35FB9274"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KNN</w:t>
            </w:r>
          </w:p>
        </w:tc>
        <w:tc>
          <w:tcPr>
            <w:tcW w:w="1470" w:type="dxa"/>
          </w:tcPr>
          <w:p w14:paraId="0F2E319A"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Pr>
          <w:p w14:paraId="7A31A30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0.67</w:t>
            </w:r>
          </w:p>
        </w:tc>
        <w:tc>
          <w:tcPr>
            <w:tcW w:w="922" w:type="dxa"/>
          </w:tcPr>
          <w:p w14:paraId="5D484BB0"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2.77</w:t>
            </w:r>
          </w:p>
        </w:tc>
        <w:tc>
          <w:tcPr>
            <w:tcW w:w="1231" w:type="dxa"/>
          </w:tcPr>
          <w:p w14:paraId="398C7A6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0.49</w:t>
            </w:r>
          </w:p>
        </w:tc>
      </w:tr>
      <w:tr w:rsidR="001421E2" w:rsidRPr="001421E2" w14:paraId="53756121" w14:textId="77777777" w:rsidTr="00F81C5B">
        <w:trPr>
          <w:trHeight w:val="394"/>
        </w:trPr>
        <w:tc>
          <w:tcPr>
            <w:tcW w:w="2257" w:type="dxa"/>
            <w:vMerge/>
            <w:textDirection w:val="btLr"/>
          </w:tcPr>
          <w:p w14:paraId="33D065B7"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5CDAF3F2"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w w:val="105"/>
              </w:rPr>
              <w:t>PLS</w:t>
            </w:r>
          </w:p>
        </w:tc>
        <w:tc>
          <w:tcPr>
            <w:tcW w:w="1470" w:type="dxa"/>
          </w:tcPr>
          <w:p w14:paraId="56CD7C48"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Pr>
          <w:p w14:paraId="2425A92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0.5</w:t>
            </w:r>
          </w:p>
        </w:tc>
        <w:tc>
          <w:tcPr>
            <w:tcW w:w="922" w:type="dxa"/>
          </w:tcPr>
          <w:p w14:paraId="53D80714"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3.43</w:t>
            </w:r>
          </w:p>
        </w:tc>
        <w:tc>
          <w:tcPr>
            <w:tcW w:w="1231" w:type="dxa"/>
          </w:tcPr>
          <w:p w14:paraId="21945B0A"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0.47</w:t>
            </w:r>
          </w:p>
        </w:tc>
      </w:tr>
      <w:tr w:rsidR="001421E2" w:rsidRPr="001421E2" w14:paraId="4F4EE3DE" w14:textId="77777777" w:rsidTr="00F81C5B">
        <w:trPr>
          <w:trHeight w:val="402"/>
        </w:trPr>
        <w:tc>
          <w:tcPr>
            <w:tcW w:w="2257" w:type="dxa"/>
            <w:vMerge w:val="restart"/>
            <w:tcBorders>
              <w:bottom w:val="single" w:sz="4" w:space="0" w:color="auto"/>
            </w:tcBorders>
            <w:textDirection w:val="btLr"/>
          </w:tcPr>
          <w:p w14:paraId="591C084D" w14:textId="45DE147F" w:rsidR="005C19F6" w:rsidRPr="001421E2" w:rsidRDefault="00A0466F" w:rsidP="00F81C5B">
            <w:pPr>
              <w:spacing w:line="480" w:lineRule="auto"/>
              <w:jc w:val="both"/>
              <w:rPr>
                <w:rFonts w:ascii="Arial" w:hAnsi="Arial" w:cs="Arial"/>
                <w:color w:val="000000" w:themeColor="text1"/>
              </w:rPr>
            </w:pPr>
            <w:r>
              <w:rPr>
                <w:rFonts w:ascii="Arial" w:hAnsi="Arial" w:cs="Arial"/>
                <w:color w:val="000000" w:themeColor="text1"/>
                <w:spacing w:val="-5"/>
                <w:w w:val="110"/>
              </w:rPr>
              <w:t>Brown rust</w:t>
            </w:r>
          </w:p>
        </w:tc>
        <w:tc>
          <w:tcPr>
            <w:tcW w:w="1040" w:type="dxa"/>
          </w:tcPr>
          <w:p w14:paraId="23775F98" w14:textId="77777777"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rF</w:t>
            </w:r>
            <w:proofErr w:type="spellEnd"/>
          </w:p>
        </w:tc>
        <w:tc>
          <w:tcPr>
            <w:tcW w:w="1470" w:type="dxa"/>
          </w:tcPr>
          <w:p w14:paraId="359B1A18"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Pr>
          <w:p w14:paraId="1A44D653"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0.80</w:t>
            </w:r>
          </w:p>
        </w:tc>
        <w:tc>
          <w:tcPr>
            <w:tcW w:w="922" w:type="dxa"/>
          </w:tcPr>
          <w:p w14:paraId="5DDEEC31"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0.56</w:t>
            </w:r>
          </w:p>
        </w:tc>
        <w:tc>
          <w:tcPr>
            <w:tcW w:w="1231" w:type="dxa"/>
          </w:tcPr>
          <w:p w14:paraId="4C17FCE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0.09</w:t>
            </w:r>
          </w:p>
        </w:tc>
      </w:tr>
      <w:tr w:rsidR="001421E2" w:rsidRPr="001421E2" w14:paraId="5DA4B752" w14:textId="77777777" w:rsidTr="00F81C5B">
        <w:trPr>
          <w:trHeight w:val="394"/>
        </w:trPr>
        <w:tc>
          <w:tcPr>
            <w:tcW w:w="2257" w:type="dxa"/>
            <w:vMerge/>
            <w:tcBorders>
              <w:bottom w:val="single" w:sz="4" w:space="0" w:color="auto"/>
            </w:tcBorders>
            <w:textDirection w:val="btLr"/>
          </w:tcPr>
          <w:p w14:paraId="20889856"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3348E92B"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KNN</w:t>
            </w:r>
          </w:p>
        </w:tc>
        <w:tc>
          <w:tcPr>
            <w:tcW w:w="1470" w:type="dxa"/>
          </w:tcPr>
          <w:p w14:paraId="0F25ECD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Pr>
          <w:p w14:paraId="3CFCB6B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0.73</w:t>
            </w:r>
          </w:p>
        </w:tc>
        <w:tc>
          <w:tcPr>
            <w:tcW w:w="922" w:type="dxa"/>
          </w:tcPr>
          <w:p w14:paraId="45FB9CC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0.69</w:t>
            </w:r>
          </w:p>
        </w:tc>
        <w:tc>
          <w:tcPr>
            <w:tcW w:w="1231" w:type="dxa"/>
          </w:tcPr>
          <w:p w14:paraId="60BA142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0.09</w:t>
            </w:r>
          </w:p>
        </w:tc>
      </w:tr>
      <w:tr w:rsidR="001421E2" w:rsidRPr="001421E2" w14:paraId="6E48B72D" w14:textId="77777777" w:rsidTr="00F81C5B">
        <w:trPr>
          <w:trHeight w:val="394"/>
        </w:trPr>
        <w:tc>
          <w:tcPr>
            <w:tcW w:w="2257" w:type="dxa"/>
            <w:vMerge/>
            <w:tcBorders>
              <w:bottom w:val="single" w:sz="4" w:space="0" w:color="auto"/>
            </w:tcBorders>
            <w:textDirection w:val="btLr"/>
          </w:tcPr>
          <w:p w14:paraId="1319AEBE"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5B515C5B"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w w:val="105"/>
              </w:rPr>
              <w:t>PLS</w:t>
            </w:r>
          </w:p>
        </w:tc>
        <w:tc>
          <w:tcPr>
            <w:tcW w:w="1470" w:type="dxa"/>
          </w:tcPr>
          <w:p w14:paraId="5B50E4C6"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Chlorophyll</w:t>
            </w:r>
          </w:p>
        </w:tc>
        <w:tc>
          <w:tcPr>
            <w:tcW w:w="662" w:type="dxa"/>
          </w:tcPr>
          <w:p w14:paraId="4965785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0.29</w:t>
            </w:r>
          </w:p>
        </w:tc>
        <w:tc>
          <w:tcPr>
            <w:tcW w:w="922" w:type="dxa"/>
          </w:tcPr>
          <w:p w14:paraId="54C67779"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1.05</w:t>
            </w:r>
          </w:p>
        </w:tc>
        <w:tc>
          <w:tcPr>
            <w:tcW w:w="1231" w:type="dxa"/>
          </w:tcPr>
          <w:p w14:paraId="5CE23CF0"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0.06</w:t>
            </w:r>
          </w:p>
        </w:tc>
      </w:tr>
      <w:tr w:rsidR="001421E2" w:rsidRPr="001421E2" w14:paraId="70CCE459" w14:textId="77777777" w:rsidTr="00F81C5B">
        <w:trPr>
          <w:trHeight w:val="394"/>
        </w:trPr>
        <w:tc>
          <w:tcPr>
            <w:tcW w:w="2257" w:type="dxa"/>
            <w:vMerge/>
            <w:tcBorders>
              <w:bottom w:val="single" w:sz="4" w:space="0" w:color="auto"/>
            </w:tcBorders>
            <w:textDirection w:val="btLr"/>
          </w:tcPr>
          <w:p w14:paraId="76A81A14"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29FD5E4A" w14:textId="77777777"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rF</w:t>
            </w:r>
            <w:proofErr w:type="spellEnd"/>
          </w:p>
        </w:tc>
        <w:tc>
          <w:tcPr>
            <w:tcW w:w="1470" w:type="dxa"/>
          </w:tcPr>
          <w:p w14:paraId="7816FB72"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24B937F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0.61</w:t>
            </w:r>
          </w:p>
        </w:tc>
        <w:tc>
          <w:tcPr>
            <w:tcW w:w="922" w:type="dxa"/>
          </w:tcPr>
          <w:p w14:paraId="70A46913"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0.15</w:t>
            </w:r>
          </w:p>
        </w:tc>
        <w:tc>
          <w:tcPr>
            <w:tcW w:w="1231" w:type="dxa"/>
          </w:tcPr>
          <w:p w14:paraId="6E5FEB25"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0.01</w:t>
            </w:r>
          </w:p>
        </w:tc>
      </w:tr>
      <w:tr w:rsidR="001421E2" w:rsidRPr="001421E2" w14:paraId="3F9F74D5" w14:textId="77777777" w:rsidTr="00F81C5B">
        <w:trPr>
          <w:trHeight w:val="394"/>
        </w:trPr>
        <w:tc>
          <w:tcPr>
            <w:tcW w:w="2257" w:type="dxa"/>
            <w:vMerge/>
            <w:tcBorders>
              <w:bottom w:val="single" w:sz="4" w:space="0" w:color="auto"/>
            </w:tcBorders>
            <w:textDirection w:val="btLr"/>
          </w:tcPr>
          <w:p w14:paraId="7F61188C"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4AF7BA8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KNN</w:t>
            </w:r>
          </w:p>
        </w:tc>
        <w:tc>
          <w:tcPr>
            <w:tcW w:w="1470" w:type="dxa"/>
          </w:tcPr>
          <w:p w14:paraId="1CBCB1A1"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0DF73160"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0.59</w:t>
            </w:r>
          </w:p>
        </w:tc>
        <w:tc>
          <w:tcPr>
            <w:tcW w:w="922" w:type="dxa"/>
          </w:tcPr>
          <w:p w14:paraId="5F2DF914"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0.16</w:t>
            </w:r>
          </w:p>
        </w:tc>
        <w:tc>
          <w:tcPr>
            <w:tcW w:w="1231" w:type="dxa"/>
          </w:tcPr>
          <w:p w14:paraId="01B95FD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0.01</w:t>
            </w:r>
          </w:p>
        </w:tc>
      </w:tr>
      <w:tr w:rsidR="001421E2" w:rsidRPr="001421E2" w14:paraId="2A81A5C5" w14:textId="77777777" w:rsidTr="00F81C5B">
        <w:trPr>
          <w:trHeight w:val="394"/>
        </w:trPr>
        <w:tc>
          <w:tcPr>
            <w:tcW w:w="2257" w:type="dxa"/>
            <w:vMerge/>
            <w:tcBorders>
              <w:bottom w:val="single" w:sz="4" w:space="0" w:color="auto"/>
            </w:tcBorders>
            <w:textDirection w:val="btLr"/>
          </w:tcPr>
          <w:p w14:paraId="6351D729"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55B8312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w w:val="105"/>
              </w:rPr>
              <w:t>PLS</w:t>
            </w:r>
          </w:p>
        </w:tc>
        <w:tc>
          <w:tcPr>
            <w:tcW w:w="1470" w:type="dxa"/>
          </w:tcPr>
          <w:p w14:paraId="1643CA7E"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Carotenoids</w:t>
            </w:r>
          </w:p>
        </w:tc>
        <w:tc>
          <w:tcPr>
            <w:tcW w:w="662" w:type="dxa"/>
          </w:tcPr>
          <w:p w14:paraId="41BC0543"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0.23</w:t>
            </w:r>
          </w:p>
        </w:tc>
        <w:tc>
          <w:tcPr>
            <w:tcW w:w="922" w:type="dxa"/>
          </w:tcPr>
          <w:p w14:paraId="6522ABB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0.21</w:t>
            </w:r>
          </w:p>
        </w:tc>
        <w:tc>
          <w:tcPr>
            <w:tcW w:w="1231" w:type="dxa"/>
          </w:tcPr>
          <w:p w14:paraId="7E2347A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0.01</w:t>
            </w:r>
          </w:p>
        </w:tc>
      </w:tr>
      <w:tr w:rsidR="001421E2" w:rsidRPr="001421E2" w14:paraId="6D508897" w14:textId="77777777" w:rsidTr="00F81C5B">
        <w:trPr>
          <w:trHeight w:val="394"/>
        </w:trPr>
        <w:tc>
          <w:tcPr>
            <w:tcW w:w="2257" w:type="dxa"/>
            <w:vMerge/>
            <w:tcBorders>
              <w:bottom w:val="single" w:sz="4" w:space="0" w:color="auto"/>
            </w:tcBorders>
            <w:textDirection w:val="btLr"/>
          </w:tcPr>
          <w:p w14:paraId="4AC13C06"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72289AA1" w14:textId="77777777" w:rsidR="005C19F6" w:rsidRPr="001421E2" w:rsidRDefault="005C19F6" w:rsidP="00F81C5B">
            <w:pPr>
              <w:spacing w:line="480" w:lineRule="auto"/>
              <w:jc w:val="both"/>
              <w:rPr>
                <w:rFonts w:ascii="Arial" w:hAnsi="Arial" w:cs="Arial"/>
                <w:color w:val="000000" w:themeColor="text1"/>
              </w:rPr>
            </w:pPr>
            <w:proofErr w:type="spellStart"/>
            <w:r w:rsidRPr="001421E2">
              <w:rPr>
                <w:rFonts w:ascii="Arial" w:hAnsi="Arial" w:cs="Arial"/>
                <w:color w:val="000000" w:themeColor="text1"/>
                <w:spacing w:val="-5"/>
                <w:w w:val="105"/>
              </w:rPr>
              <w:t>rF</w:t>
            </w:r>
            <w:proofErr w:type="spellEnd"/>
          </w:p>
        </w:tc>
        <w:tc>
          <w:tcPr>
            <w:tcW w:w="1470" w:type="dxa"/>
          </w:tcPr>
          <w:p w14:paraId="1AC0F446"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Pr>
          <w:p w14:paraId="7767D68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0.78</w:t>
            </w:r>
          </w:p>
        </w:tc>
        <w:tc>
          <w:tcPr>
            <w:tcW w:w="922" w:type="dxa"/>
          </w:tcPr>
          <w:p w14:paraId="659ED71B"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2.42</w:t>
            </w:r>
          </w:p>
        </w:tc>
        <w:tc>
          <w:tcPr>
            <w:tcW w:w="1231" w:type="dxa"/>
          </w:tcPr>
          <w:p w14:paraId="19AF18A1" w14:textId="2E40C6A3"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0.2</w:t>
            </w:r>
            <w:ins w:id="540" w:author="Bock, Clive" w:date="2022-06-20T14:06:00Z">
              <w:r w:rsidR="00EB538C">
                <w:rPr>
                  <w:rFonts w:ascii="Arial" w:hAnsi="Arial" w:cs="Arial"/>
                  <w:color w:val="000000" w:themeColor="text1"/>
                  <w:spacing w:val="-5"/>
                </w:rPr>
                <w:t>0</w:t>
              </w:r>
            </w:ins>
          </w:p>
        </w:tc>
      </w:tr>
      <w:tr w:rsidR="001421E2" w:rsidRPr="001421E2" w14:paraId="4DE1BF09" w14:textId="77777777" w:rsidTr="00F81C5B">
        <w:trPr>
          <w:trHeight w:val="394"/>
        </w:trPr>
        <w:tc>
          <w:tcPr>
            <w:tcW w:w="2257" w:type="dxa"/>
            <w:vMerge/>
            <w:tcBorders>
              <w:bottom w:val="single" w:sz="4" w:space="0" w:color="auto"/>
            </w:tcBorders>
            <w:textDirection w:val="btLr"/>
          </w:tcPr>
          <w:p w14:paraId="4594FA39" w14:textId="77777777" w:rsidR="005C19F6" w:rsidRPr="001421E2" w:rsidRDefault="005C19F6" w:rsidP="00F81C5B">
            <w:pPr>
              <w:spacing w:line="480" w:lineRule="auto"/>
              <w:jc w:val="both"/>
              <w:rPr>
                <w:rFonts w:ascii="Arial" w:hAnsi="Arial" w:cs="Arial"/>
                <w:color w:val="000000" w:themeColor="text1"/>
              </w:rPr>
            </w:pPr>
          </w:p>
        </w:tc>
        <w:tc>
          <w:tcPr>
            <w:tcW w:w="1040" w:type="dxa"/>
          </w:tcPr>
          <w:p w14:paraId="7F502FCD"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rPr>
              <w:t>KNN</w:t>
            </w:r>
          </w:p>
        </w:tc>
        <w:tc>
          <w:tcPr>
            <w:tcW w:w="1470" w:type="dxa"/>
          </w:tcPr>
          <w:p w14:paraId="4246B62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Pr>
          <w:p w14:paraId="2DC782A3"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0.72</w:t>
            </w:r>
          </w:p>
        </w:tc>
        <w:tc>
          <w:tcPr>
            <w:tcW w:w="922" w:type="dxa"/>
          </w:tcPr>
          <w:p w14:paraId="59EB7A16"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2.82</w:t>
            </w:r>
          </w:p>
        </w:tc>
        <w:tc>
          <w:tcPr>
            <w:tcW w:w="1231" w:type="dxa"/>
          </w:tcPr>
          <w:p w14:paraId="39B773C9"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0.38</w:t>
            </w:r>
          </w:p>
        </w:tc>
      </w:tr>
      <w:tr w:rsidR="005C19F6" w:rsidRPr="001421E2" w14:paraId="57FD604C" w14:textId="77777777" w:rsidTr="00F81C5B">
        <w:trPr>
          <w:trHeight w:val="70"/>
        </w:trPr>
        <w:tc>
          <w:tcPr>
            <w:tcW w:w="2257" w:type="dxa"/>
            <w:vMerge/>
            <w:tcBorders>
              <w:bottom w:val="single" w:sz="4" w:space="0" w:color="auto"/>
            </w:tcBorders>
            <w:textDirection w:val="btLr"/>
          </w:tcPr>
          <w:p w14:paraId="686A8E04" w14:textId="77777777" w:rsidR="005C19F6" w:rsidRPr="001421E2" w:rsidRDefault="005C19F6" w:rsidP="00F81C5B">
            <w:pPr>
              <w:spacing w:line="480" w:lineRule="auto"/>
              <w:jc w:val="both"/>
              <w:rPr>
                <w:rFonts w:ascii="Arial" w:hAnsi="Arial" w:cs="Arial"/>
                <w:color w:val="000000" w:themeColor="text1"/>
              </w:rPr>
            </w:pPr>
          </w:p>
        </w:tc>
        <w:tc>
          <w:tcPr>
            <w:tcW w:w="1040" w:type="dxa"/>
            <w:tcBorders>
              <w:bottom w:val="single" w:sz="4" w:space="0" w:color="auto"/>
            </w:tcBorders>
          </w:tcPr>
          <w:p w14:paraId="5AD70FC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5"/>
                <w:w w:val="105"/>
              </w:rPr>
              <w:t>PLS</w:t>
            </w:r>
          </w:p>
        </w:tc>
        <w:tc>
          <w:tcPr>
            <w:tcW w:w="1470" w:type="dxa"/>
            <w:tcBorders>
              <w:bottom w:val="single" w:sz="4" w:space="0" w:color="auto"/>
            </w:tcBorders>
          </w:tcPr>
          <w:p w14:paraId="078668AC"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2"/>
              </w:rPr>
              <w:t>Flavonoids</w:t>
            </w:r>
          </w:p>
        </w:tc>
        <w:tc>
          <w:tcPr>
            <w:tcW w:w="662" w:type="dxa"/>
            <w:tcBorders>
              <w:bottom w:val="single" w:sz="4" w:space="0" w:color="auto"/>
            </w:tcBorders>
          </w:tcPr>
          <w:p w14:paraId="4A6A343F"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0.35</w:t>
            </w:r>
          </w:p>
        </w:tc>
        <w:tc>
          <w:tcPr>
            <w:tcW w:w="922" w:type="dxa"/>
            <w:tcBorders>
              <w:bottom w:val="single" w:sz="4" w:space="0" w:color="auto"/>
            </w:tcBorders>
          </w:tcPr>
          <w:p w14:paraId="676343B4"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4.12</w:t>
            </w:r>
          </w:p>
        </w:tc>
        <w:tc>
          <w:tcPr>
            <w:tcW w:w="1231" w:type="dxa"/>
            <w:tcBorders>
              <w:bottom w:val="single" w:sz="4" w:space="0" w:color="auto"/>
            </w:tcBorders>
          </w:tcPr>
          <w:p w14:paraId="66294307" w14:textId="77777777" w:rsidR="005C19F6" w:rsidRPr="001421E2" w:rsidRDefault="005C19F6" w:rsidP="00F81C5B">
            <w:pPr>
              <w:spacing w:line="480" w:lineRule="auto"/>
              <w:jc w:val="both"/>
              <w:rPr>
                <w:rFonts w:ascii="Arial" w:hAnsi="Arial" w:cs="Arial"/>
                <w:color w:val="000000" w:themeColor="text1"/>
              </w:rPr>
            </w:pPr>
            <w:r w:rsidRPr="001421E2">
              <w:rPr>
                <w:rFonts w:ascii="Arial" w:hAnsi="Arial" w:cs="Arial"/>
                <w:color w:val="000000" w:themeColor="text1"/>
                <w:spacing w:val="-4"/>
              </w:rPr>
              <w:t>0.24</w:t>
            </w:r>
          </w:p>
        </w:tc>
      </w:tr>
    </w:tbl>
    <w:p w14:paraId="24025A7D" w14:textId="77777777" w:rsidR="00EB538C" w:rsidRDefault="0056723E">
      <w:pPr>
        <w:spacing w:line="480" w:lineRule="auto"/>
        <w:jc w:val="both"/>
        <w:rPr>
          <w:ins w:id="541" w:author="Bock, Clive" w:date="2022-06-20T14:05:00Z"/>
          <w:rFonts w:ascii="Arial" w:hAnsi="Arial" w:cs="Arial"/>
          <w:color w:val="000000" w:themeColor="text1"/>
          <w:spacing w:val="31"/>
        </w:rPr>
      </w:pPr>
      <w:r>
        <w:rPr>
          <w:rFonts w:ascii="Arial" w:hAnsi="Arial" w:cs="Arial"/>
          <w:color w:val="000000" w:themeColor="text1"/>
          <w:vertAlign w:val="superscript"/>
        </w:rPr>
        <w:t xml:space="preserve">a </w:t>
      </w:r>
      <w:r w:rsidRPr="001421E2">
        <w:rPr>
          <w:rFonts w:ascii="Arial" w:hAnsi="Arial" w:cs="Arial"/>
          <w:color w:val="000000" w:themeColor="text1"/>
          <w:w w:val="95"/>
        </w:rPr>
        <w:t xml:space="preserve">random </w:t>
      </w:r>
      <w:proofErr w:type="gramStart"/>
      <w:r w:rsidRPr="001421E2">
        <w:rPr>
          <w:rFonts w:ascii="Arial" w:hAnsi="Arial" w:cs="Arial"/>
          <w:color w:val="000000" w:themeColor="text1"/>
          <w:w w:val="95"/>
        </w:rPr>
        <w:t>forest</w:t>
      </w:r>
      <w:r>
        <w:rPr>
          <w:rFonts w:ascii="Arial" w:hAnsi="Arial" w:cs="Arial"/>
          <w:color w:val="000000" w:themeColor="text1"/>
          <w:spacing w:val="31"/>
        </w:rPr>
        <w:t>;</w:t>
      </w:r>
      <w:proofErr w:type="gramEnd"/>
      <w:r>
        <w:rPr>
          <w:rFonts w:ascii="Arial" w:hAnsi="Arial" w:cs="Arial"/>
          <w:color w:val="000000" w:themeColor="text1"/>
          <w:spacing w:val="31"/>
        </w:rPr>
        <w:t xml:space="preserve"> </w:t>
      </w:r>
    </w:p>
    <w:p w14:paraId="60F505C7" w14:textId="3B95C322" w:rsidR="00EB538C" w:rsidRDefault="0056723E">
      <w:pPr>
        <w:spacing w:line="480" w:lineRule="auto"/>
        <w:jc w:val="both"/>
        <w:rPr>
          <w:ins w:id="542" w:author="Bock, Clive" w:date="2022-06-20T14:05:00Z"/>
          <w:rFonts w:ascii="Arial" w:hAnsi="Arial" w:cs="Arial"/>
          <w:color w:val="000000" w:themeColor="text1"/>
          <w:spacing w:val="31"/>
        </w:rPr>
      </w:pPr>
      <w:proofErr w:type="spellStart"/>
      <w:r>
        <w:rPr>
          <w:rFonts w:ascii="Arial" w:hAnsi="Arial" w:cs="Arial"/>
          <w:color w:val="000000" w:themeColor="text1"/>
          <w:spacing w:val="31"/>
          <w:vertAlign w:val="superscript"/>
        </w:rPr>
        <w:t>b</w:t>
      </w:r>
      <w:del w:id="543" w:author="Bock, Clive" w:date="2022-06-20T14:05:00Z">
        <w:r w:rsidDel="00EB538C">
          <w:rPr>
            <w:rFonts w:ascii="Arial" w:hAnsi="Arial" w:cs="Arial"/>
            <w:color w:val="000000" w:themeColor="text1"/>
            <w:spacing w:val="31"/>
          </w:rPr>
          <w:delText xml:space="preserve"> </w:delText>
        </w:r>
      </w:del>
      <w:r w:rsidRPr="001421E2">
        <w:rPr>
          <w:rFonts w:ascii="Arial" w:hAnsi="Arial" w:cs="Arial"/>
          <w:color w:val="000000" w:themeColor="text1"/>
          <w:w w:val="95"/>
        </w:rPr>
        <w:t>K</w:t>
      </w:r>
      <w:proofErr w:type="spellEnd"/>
      <w:r w:rsidRPr="001421E2">
        <w:rPr>
          <w:rFonts w:ascii="Arial" w:hAnsi="Arial" w:cs="Arial"/>
          <w:color w:val="000000" w:themeColor="text1"/>
          <w:w w:val="95"/>
        </w:rPr>
        <w:t xml:space="preserve">-Nearest </w:t>
      </w:r>
      <w:proofErr w:type="gramStart"/>
      <w:r w:rsidRPr="001421E2">
        <w:rPr>
          <w:rFonts w:ascii="Arial" w:hAnsi="Arial" w:cs="Arial"/>
          <w:color w:val="000000" w:themeColor="text1"/>
          <w:w w:val="95"/>
        </w:rPr>
        <w:t>Neighbors</w:t>
      </w:r>
      <w:r>
        <w:rPr>
          <w:rFonts w:ascii="Arial" w:hAnsi="Arial" w:cs="Arial"/>
          <w:color w:val="000000" w:themeColor="text1"/>
          <w:spacing w:val="31"/>
        </w:rPr>
        <w:t>;</w:t>
      </w:r>
      <w:proofErr w:type="gramEnd"/>
      <w:r>
        <w:rPr>
          <w:rFonts w:ascii="Arial" w:hAnsi="Arial" w:cs="Arial"/>
          <w:color w:val="000000" w:themeColor="text1"/>
          <w:spacing w:val="31"/>
        </w:rPr>
        <w:t xml:space="preserve"> </w:t>
      </w:r>
    </w:p>
    <w:p w14:paraId="45924E17" w14:textId="286786EB" w:rsidR="0056723E" w:rsidRPr="00F81C5B" w:rsidRDefault="0056723E">
      <w:pPr>
        <w:spacing w:line="480" w:lineRule="auto"/>
        <w:jc w:val="both"/>
        <w:rPr>
          <w:rFonts w:ascii="Arial" w:hAnsi="Arial" w:cs="Arial"/>
          <w:color w:val="000000" w:themeColor="text1"/>
          <w:spacing w:val="31"/>
        </w:rPr>
      </w:pPr>
      <w:proofErr w:type="spellStart"/>
      <w:r>
        <w:rPr>
          <w:rFonts w:ascii="Arial" w:hAnsi="Arial" w:cs="Arial"/>
          <w:color w:val="000000" w:themeColor="text1"/>
          <w:spacing w:val="31"/>
          <w:vertAlign w:val="superscript"/>
        </w:rPr>
        <w:t>c</w:t>
      </w:r>
      <w:del w:id="544" w:author="Bock, Clive" w:date="2022-06-20T14:05:00Z">
        <w:r w:rsidDel="00EB538C">
          <w:rPr>
            <w:rFonts w:ascii="Arial" w:hAnsi="Arial" w:cs="Arial"/>
            <w:color w:val="000000" w:themeColor="text1"/>
            <w:spacing w:val="31"/>
          </w:rPr>
          <w:delText xml:space="preserve"> </w:delText>
        </w:r>
      </w:del>
      <w:r>
        <w:rPr>
          <w:rFonts w:ascii="Arial" w:hAnsi="Arial" w:cs="Arial"/>
          <w:color w:val="000000" w:themeColor="text1"/>
          <w:spacing w:val="31"/>
        </w:rPr>
        <w:t>PLS</w:t>
      </w:r>
      <w:proofErr w:type="spellEnd"/>
      <w:r>
        <w:rPr>
          <w:rFonts w:ascii="Arial" w:hAnsi="Arial" w:cs="Arial"/>
          <w:color w:val="000000" w:themeColor="text1"/>
          <w:spacing w:val="31"/>
        </w:rPr>
        <w:t xml:space="preserve"> </w:t>
      </w:r>
      <w:r w:rsidRPr="001421E2">
        <w:rPr>
          <w:rFonts w:ascii="Arial" w:hAnsi="Arial" w:cs="Arial"/>
          <w:color w:val="000000" w:themeColor="text1"/>
          <w:w w:val="95"/>
        </w:rPr>
        <w:t>partial least square</w:t>
      </w:r>
      <w:r>
        <w:rPr>
          <w:rFonts w:ascii="Arial" w:hAnsi="Arial" w:cs="Arial"/>
          <w:color w:val="000000" w:themeColor="text1"/>
          <w:w w:val="95"/>
        </w:rPr>
        <w:t>.</w:t>
      </w:r>
    </w:p>
    <w:p w14:paraId="3A5B6D33" w14:textId="3E2BCE0B" w:rsidR="0056723E" w:rsidRPr="0056723E" w:rsidDel="00EB538C" w:rsidRDefault="0056723E" w:rsidP="00F81C5B">
      <w:pPr>
        <w:spacing w:line="480" w:lineRule="auto"/>
        <w:jc w:val="both"/>
        <w:rPr>
          <w:del w:id="545" w:author="Bock, Clive" w:date="2022-06-20T14:06:00Z"/>
          <w:rFonts w:ascii="Arial" w:hAnsi="Arial" w:cs="Arial"/>
          <w:color w:val="000000" w:themeColor="text1"/>
        </w:rPr>
      </w:pPr>
    </w:p>
    <w:p w14:paraId="615FC75C" w14:textId="0A8B1F4E" w:rsidR="005C19F6" w:rsidRPr="001421E2" w:rsidDel="00EB538C" w:rsidRDefault="005C19F6" w:rsidP="00F81C5B">
      <w:pPr>
        <w:spacing w:line="480" w:lineRule="auto"/>
        <w:jc w:val="both"/>
        <w:rPr>
          <w:del w:id="546" w:author="Bock, Clive" w:date="2022-06-20T14:06:00Z"/>
          <w:rFonts w:ascii="Arial" w:hAnsi="Arial" w:cs="Arial"/>
          <w:color w:val="000000" w:themeColor="text1"/>
        </w:rPr>
      </w:pPr>
    </w:p>
    <w:p w14:paraId="742863D1" w14:textId="77777777" w:rsidR="00CD4C4D" w:rsidRPr="001421E2" w:rsidRDefault="00CD4C4D" w:rsidP="00EB538C">
      <w:pPr>
        <w:spacing w:line="480" w:lineRule="auto"/>
        <w:jc w:val="both"/>
        <w:rPr>
          <w:rFonts w:ascii="Arial" w:hAnsi="Arial" w:cs="Arial"/>
          <w:color w:val="000000" w:themeColor="text1"/>
        </w:rPr>
      </w:pPr>
    </w:p>
    <w:sectPr w:rsidR="00CD4C4D" w:rsidRPr="001421E2" w:rsidSect="00F81C5B">
      <w:pgSz w:w="11906" w:h="16838"/>
      <w:pgMar w:top="1417" w:right="1417" w:bottom="1134" w:left="1417"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10774" w14:textId="77777777" w:rsidR="00467819" w:rsidRDefault="00467819" w:rsidP="002C61B0">
      <w:r>
        <w:separator/>
      </w:r>
    </w:p>
  </w:endnote>
  <w:endnote w:type="continuationSeparator" w:id="0">
    <w:p w14:paraId="6FBFC47C" w14:textId="77777777" w:rsidR="00467819" w:rsidRDefault="00467819" w:rsidP="002C6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29766"/>
      <w:docPartObj>
        <w:docPartGallery w:val="Page Numbers (Bottom of Page)"/>
        <w:docPartUnique/>
      </w:docPartObj>
    </w:sdtPr>
    <w:sdtEndPr>
      <w:rPr>
        <w:noProof/>
      </w:rPr>
    </w:sdtEndPr>
    <w:sdtContent>
      <w:p w14:paraId="34CE379A" w14:textId="69618599" w:rsidR="002C61B0" w:rsidRDefault="002C61B0">
        <w:pPr>
          <w:pStyle w:val="Footer"/>
          <w:jc w:val="right"/>
        </w:pPr>
        <w:r>
          <w:fldChar w:fldCharType="begin"/>
        </w:r>
        <w:r>
          <w:instrText xml:space="preserve"> PAGE   \* MERGEFORMAT </w:instrText>
        </w:r>
        <w:r>
          <w:fldChar w:fldCharType="separate"/>
        </w:r>
        <w:r w:rsidR="00DB630E">
          <w:rPr>
            <w:noProof/>
          </w:rPr>
          <w:t>24</w:t>
        </w:r>
        <w:r>
          <w:rPr>
            <w:noProof/>
          </w:rPr>
          <w:fldChar w:fldCharType="end"/>
        </w:r>
      </w:p>
    </w:sdtContent>
  </w:sdt>
  <w:p w14:paraId="7F8725A4" w14:textId="77777777" w:rsidR="002C61B0" w:rsidRDefault="002C61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991E0A" w14:textId="77777777" w:rsidR="00467819" w:rsidRDefault="00467819" w:rsidP="002C61B0">
      <w:r>
        <w:separator/>
      </w:r>
    </w:p>
  </w:footnote>
  <w:footnote w:type="continuationSeparator" w:id="0">
    <w:p w14:paraId="6BB97B5B" w14:textId="77777777" w:rsidR="00467819" w:rsidRDefault="00467819" w:rsidP="002C61B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ock, Clive">
    <w15:presenceInfo w15:providerId="AD" w15:userId="S-1-5-21-2443529608-3098792306-3041422421-557529"/>
  </w15:person>
  <w15:person w15:author="Anna Brugger">
    <w15:presenceInfo w15:providerId="Windows Live" w15:userId="a5f40ad55af8c047"/>
  </w15:person>
  <w15:person w15:author="Clive Bock">
    <w15:presenceInfo w15:providerId="None" w15:userId="Clive Bock"/>
  </w15:person>
  <w15:person w15:author="Kristian Kersting">
    <w15:presenceInfo w15:providerId="Windows Live" w15:userId="b32d9144fc18be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4B3"/>
    <w:rsid w:val="00000179"/>
    <w:rsid w:val="0000416D"/>
    <w:rsid w:val="00026C84"/>
    <w:rsid w:val="00027A3C"/>
    <w:rsid w:val="000314A3"/>
    <w:rsid w:val="00031856"/>
    <w:rsid w:val="000413B1"/>
    <w:rsid w:val="0004305F"/>
    <w:rsid w:val="00063A6F"/>
    <w:rsid w:val="0007347A"/>
    <w:rsid w:val="00073F08"/>
    <w:rsid w:val="00074800"/>
    <w:rsid w:val="00080F0E"/>
    <w:rsid w:val="000840F0"/>
    <w:rsid w:val="000854D2"/>
    <w:rsid w:val="000A2829"/>
    <w:rsid w:val="000A4794"/>
    <w:rsid w:val="000A5D7A"/>
    <w:rsid w:val="000C75E9"/>
    <w:rsid w:val="000E07B1"/>
    <w:rsid w:val="000E1C45"/>
    <w:rsid w:val="000E4A13"/>
    <w:rsid w:val="000E7910"/>
    <w:rsid w:val="000F23AF"/>
    <w:rsid w:val="00101FB8"/>
    <w:rsid w:val="00113952"/>
    <w:rsid w:val="00116A1C"/>
    <w:rsid w:val="001271FB"/>
    <w:rsid w:val="001333A1"/>
    <w:rsid w:val="00137C84"/>
    <w:rsid w:val="001421E2"/>
    <w:rsid w:val="00142730"/>
    <w:rsid w:val="00142EDF"/>
    <w:rsid w:val="0014433A"/>
    <w:rsid w:val="001472D9"/>
    <w:rsid w:val="00150577"/>
    <w:rsid w:val="001627EF"/>
    <w:rsid w:val="00164736"/>
    <w:rsid w:val="001663BC"/>
    <w:rsid w:val="00176BC9"/>
    <w:rsid w:val="00183277"/>
    <w:rsid w:val="001A1513"/>
    <w:rsid w:val="001A2097"/>
    <w:rsid w:val="001A57A7"/>
    <w:rsid w:val="001B738B"/>
    <w:rsid w:val="001C262D"/>
    <w:rsid w:val="001E6C89"/>
    <w:rsid w:val="00203CB4"/>
    <w:rsid w:val="00210B8E"/>
    <w:rsid w:val="0021642C"/>
    <w:rsid w:val="002233DF"/>
    <w:rsid w:val="0022405B"/>
    <w:rsid w:val="00225921"/>
    <w:rsid w:val="00231B2E"/>
    <w:rsid w:val="002504A8"/>
    <w:rsid w:val="002507C8"/>
    <w:rsid w:val="002604F9"/>
    <w:rsid w:val="00261666"/>
    <w:rsid w:val="002637B6"/>
    <w:rsid w:val="002653C0"/>
    <w:rsid w:val="0027706E"/>
    <w:rsid w:val="00283655"/>
    <w:rsid w:val="00284087"/>
    <w:rsid w:val="00286D0E"/>
    <w:rsid w:val="00292D01"/>
    <w:rsid w:val="00297D48"/>
    <w:rsid w:val="002A245C"/>
    <w:rsid w:val="002A2B76"/>
    <w:rsid w:val="002A326A"/>
    <w:rsid w:val="002C6059"/>
    <w:rsid w:val="002C61B0"/>
    <w:rsid w:val="002D0D15"/>
    <w:rsid w:val="002D42C1"/>
    <w:rsid w:val="002D7A3B"/>
    <w:rsid w:val="002E04CA"/>
    <w:rsid w:val="002E24AA"/>
    <w:rsid w:val="002E7FF9"/>
    <w:rsid w:val="002F419F"/>
    <w:rsid w:val="002F738D"/>
    <w:rsid w:val="003054F4"/>
    <w:rsid w:val="003107AE"/>
    <w:rsid w:val="00312357"/>
    <w:rsid w:val="00315ADE"/>
    <w:rsid w:val="00320F2C"/>
    <w:rsid w:val="00332BBA"/>
    <w:rsid w:val="0035099C"/>
    <w:rsid w:val="00355955"/>
    <w:rsid w:val="003718C9"/>
    <w:rsid w:val="00375980"/>
    <w:rsid w:val="00376DDF"/>
    <w:rsid w:val="00390F53"/>
    <w:rsid w:val="00391877"/>
    <w:rsid w:val="00393184"/>
    <w:rsid w:val="00397A26"/>
    <w:rsid w:val="00397E23"/>
    <w:rsid w:val="003A4DCA"/>
    <w:rsid w:val="003B3710"/>
    <w:rsid w:val="003B485D"/>
    <w:rsid w:val="003E59B0"/>
    <w:rsid w:val="003E70F2"/>
    <w:rsid w:val="003F13D3"/>
    <w:rsid w:val="003F1C4A"/>
    <w:rsid w:val="00400698"/>
    <w:rsid w:val="0041291A"/>
    <w:rsid w:val="00414093"/>
    <w:rsid w:val="004157B5"/>
    <w:rsid w:val="00434628"/>
    <w:rsid w:val="00436356"/>
    <w:rsid w:val="00445646"/>
    <w:rsid w:val="0044722E"/>
    <w:rsid w:val="004562A6"/>
    <w:rsid w:val="00467819"/>
    <w:rsid w:val="00471536"/>
    <w:rsid w:val="004718D4"/>
    <w:rsid w:val="00473D88"/>
    <w:rsid w:val="00475566"/>
    <w:rsid w:val="00476903"/>
    <w:rsid w:val="004776FD"/>
    <w:rsid w:val="004967B9"/>
    <w:rsid w:val="004A565F"/>
    <w:rsid w:val="004A6E56"/>
    <w:rsid w:val="004A706D"/>
    <w:rsid w:val="004B25DD"/>
    <w:rsid w:val="004B3CBF"/>
    <w:rsid w:val="004B6797"/>
    <w:rsid w:val="004B7E0A"/>
    <w:rsid w:val="004C610A"/>
    <w:rsid w:val="004D3AC0"/>
    <w:rsid w:val="004E4F96"/>
    <w:rsid w:val="004F5320"/>
    <w:rsid w:val="00501F2D"/>
    <w:rsid w:val="005026E1"/>
    <w:rsid w:val="005147CB"/>
    <w:rsid w:val="00523369"/>
    <w:rsid w:val="0052571B"/>
    <w:rsid w:val="00525C3E"/>
    <w:rsid w:val="00534BE6"/>
    <w:rsid w:val="00535FC0"/>
    <w:rsid w:val="005467AB"/>
    <w:rsid w:val="00550CA8"/>
    <w:rsid w:val="0056723E"/>
    <w:rsid w:val="00567C06"/>
    <w:rsid w:val="00575259"/>
    <w:rsid w:val="00576EB6"/>
    <w:rsid w:val="00577670"/>
    <w:rsid w:val="00580A6A"/>
    <w:rsid w:val="00583840"/>
    <w:rsid w:val="00584E1B"/>
    <w:rsid w:val="005901BD"/>
    <w:rsid w:val="00592E52"/>
    <w:rsid w:val="005970DC"/>
    <w:rsid w:val="005A4DBF"/>
    <w:rsid w:val="005B78A4"/>
    <w:rsid w:val="005C0689"/>
    <w:rsid w:val="005C19F6"/>
    <w:rsid w:val="005C5BC3"/>
    <w:rsid w:val="005D37F1"/>
    <w:rsid w:val="005E49B1"/>
    <w:rsid w:val="005E7C48"/>
    <w:rsid w:val="005F43C5"/>
    <w:rsid w:val="005F691C"/>
    <w:rsid w:val="00606E12"/>
    <w:rsid w:val="00625E45"/>
    <w:rsid w:val="00630F2F"/>
    <w:rsid w:val="0063126B"/>
    <w:rsid w:val="00632CAC"/>
    <w:rsid w:val="00634873"/>
    <w:rsid w:val="00650879"/>
    <w:rsid w:val="006630AC"/>
    <w:rsid w:val="006643FD"/>
    <w:rsid w:val="00670460"/>
    <w:rsid w:val="00674F24"/>
    <w:rsid w:val="00680FE3"/>
    <w:rsid w:val="0068194C"/>
    <w:rsid w:val="00691328"/>
    <w:rsid w:val="00696F19"/>
    <w:rsid w:val="006B3CE8"/>
    <w:rsid w:val="006B795F"/>
    <w:rsid w:val="006B7E2F"/>
    <w:rsid w:val="006C0477"/>
    <w:rsid w:val="006C14E1"/>
    <w:rsid w:val="006C1929"/>
    <w:rsid w:val="006C3419"/>
    <w:rsid w:val="006D6850"/>
    <w:rsid w:val="006E4098"/>
    <w:rsid w:val="006E4390"/>
    <w:rsid w:val="006F3030"/>
    <w:rsid w:val="007042ED"/>
    <w:rsid w:val="00706E7E"/>
    <w:rsid w:val="00713440"/>
    <w:rsid w:val="007217F7"/>
    <w:rsid w:val="00725EB4"/>
    <w:rsid w:val="007357F8"/>
    <w:rsid w:val="0073598B"/>
    <w:rsid w:val="007371CE"/>
    <w:rsid w:val="007446E8"/>
    <w:rsid w:val="00755134"/>
    <w:rsid w:val="00777303"/>
    <w:rsid w:val="007805D3"/>
    <w:rsid w:val="00782ECD"/>
    <w:rsid w:val="00786E21"/>
    <w:rsid w:val="0079094D"/>
    <w:rsid w:val="00794508"/>
    <w:rsid w:val="007A34BD"/>
    <w:rsid w:val="007B49BD"/>
    <w:rsid w:val="007B73B4"/>
    <w:rsid w:val="007C1AD7"/>
    <w:rsid w:val="007C35D4"/>
    <w:rsid w:val="007C3803"/>
    <w:rsid w:val="007D5969"/>
    <w:rsid w:val="007F5736"/>
    <w:rsid w:val="007F60E2"/>
    <w:rsid w:val="007F7E08"/>
    <w:rsid w:val="00803173"/>
    <w:rsid w:val="0081606E"/>
    <w:rsid w:val="00821B32"/>
    <w:rsid w:val="00824504"/>
    <w:rsid w:val="0083037D"/>
    <w:rsid w:val="008348C1"/>
    <w:rsid w:val="008360AC"/>
    <w:rsid w:val="0083689F"/>
    <w:rsid w:val="00840ED3"/>
    <w:rsid w:val="00844EEC"/>
    <w:rsid w:val="00850CCA"/>
    <w:rsid w:val="00852004"/>
    <w:rsid w:val="00857392"/>
    <w:rsid w:val="00866F59"/>
    <w:rsid w:val="008728E9"/>
    <w:rsid w:val="008842BD"/>
    <w:rsid w:val="00884D1E"/>
    <w:rsid w:val="00896203"/>
    <w:rsid w:val="008A1065"/>
    <w:rsid w:val="008A186E"/>
    <w:rsid w:val="008A3915"/>
    <w:rsid w:val="008B29EB"/>
    <w:rsid w:val="008B2C04"/>
    <w:rsid w:val="008C73D4"/>
    <w:rsid w:val="008D2CA5"/>
    <w:rsid w:val="008D4661"/>
    <w:rsid w:val="008D689E"/>
    <w:rsid w:val="008E1784"/>
    <w:rsid w:val="008E613F"/>
    <w:rsid w:val="008F66BB"/>
    <w:rsid w:val="00903C16"/>
    <w:rsid w:val="00906EE5"/>
    <w:rsid w:val="00920A17"/>
    <w:rsid w:val="009221B4"/>
    <w:rsid w:val="00922B80"/>
    <w:rsid w:val="009232D0"/>
    <w:rsid w:val="00930303"/>
    <w:rsid w:val="00932AED"/>
    <w:rsid w:val="0093420A"/>
    <w:rsid w:val="0093501B"/>
    <w:rsid w:val="0095633B"/>
    <w:rsid w:val="00964A1F"/>
    <w:rsid w:val="00970EE2"/>
    <w:rsid w:val="0097302F"/>
    <w:rsid w:val="0097404A"/>
    <w:rsid w:val="009818C8"/>
    <w:rsid w:val="009830AB"/>
    <w:rsid w:val="009848D0"/>
    <w:rsid w:val="0099561D"/>
    <w:rsid w:val="009965F4"/>
    <w:rsid w:val="009A2F29"/>
    <w:rsid w:val="009A7E3D"/>
    <w:rsid w:val="009B37DF"/>
    <w:rsid w:val="009B5175"/>
    <w:rsid w:val="009C0A22"/>
    <w:rsid w:val="009C32FB"/>
    <w:rsid w:val="009F1882"/>
    <w:rsid w:val="00A00DCF"/>
    <w:rsid w:val="00A0466F"/>
    <w:rsid w:val="00A31B92"/>
    <w:rsid w:val="00A31FB0"/>
    <w:rsid w:val="00A36622"/>
    <w:rsid w:val="00A447F6"/>
    <w:rsid w:val="00A507F7"/>
    <w:rsid w:val="00A56558"/>
    <w:rsid w:val="00A832B6"/>
    <w:rsid w:val="00A84D5E"/>
    <w:rsid w:val="00A85C7E"/>
    <w:rsid w:val="00A920F7"/>
    <w:rsid w:val="00AA569E"/>
    <w:rsid w:val="00AB50B2"/>
    <w:rsid w:val="00AB6BCC"/>
    <w:rsid w:val="00AC0202"/>
    <w:rsid w:val="00AC04B3"/>
    <w:rsid w:val="00AD2E22"/>
    <w:rsid w:val="00AD630F"/>
    <w:rsid w:val="00B04231"/>
    <w:rsid w:val="00B159EF"/>
    <w:rsid w:val="00B175F6"/>
    <w:rsid w:val="00B27BCC"/>
    <w:rsid w:val="00B33F58"/>
    <w:rsid w:val="00B34523"/>
    <w:rsid w:val="00B36FF9"/>
    <w:rsid w:val="00B52720"/>
    <w:rsid w:val="00B53772"/>
    <w:rsid w:val="00B53890"/>
    <w:rsid w:val="00B707A5"/>
    <w:rsid w:val="00B708DA"/>
    <w:rsid w:val="00B718EC"/>
    <w:rsid w:val="00B75548"/>
    <w:rsid w:val="00B800F2"/>
    <w:rsid w:val="00B9747C"/>
    <w:rsid w:val="00BA4C15"/>
    <w:rsid w:val="00BA6742"/>
    <w:rsid w:val="00BA6CB7"/>
    <w:rsid w:val="00BA7814"/>
    <w:rsid w:val="00BD190F"/>
    <w:rsid w:val="00BD353B"/>
    <w:rsid w:val="00BD417D"/>
    <w:rsid w:val="00BD556A"/>
    <w:rsid w:val="00BD638B"/>
    <w:rsid w:val="00BE7DF2"/>
    <w:rsid w:val="00BF45C8"/>
    <w:rsid w:val="00BF4A05"/>
    <w:rsid w:val="00BF7E42"/>
    <w:rsid w:val="00BF7FE3"/>
    <w:rsid w:val="00C00897"/>
    <w:rsid w:val="00C0192D"/>
    <w:rsid w:val="00C026A5"/>
    <w:rsid w:val="00C1557E"/>
    <w:rsid w:val="00C15F76"/>
    <w:rsid w:val="00C16AF7"/>
    <w:rsid w:val="00C31FE8"/>
    <w:rsid w:val="00C34726"/>
    <w:rsid w:val="00C3500F"/>
    <w:rsid w:val="00C37974"/>
    <w:rsid w:val="00C44F7E"/>
    <w:rsid w:val="00C534C1"/>
    <w:rsid w:val="00C62836"/>
    <w:rsid w:val="00C64A6D"/>
    <w:rsid w:val="00C706D9"/>
    <w:rsid w:val="00C741DA"/>
    <w:rsid w:val="00C80B72"/>
    <w:rsid w:val="00C8215C"/>
    <w:rsid w:val="00C97B17"/>
    <w:rsid w:val="00CA5162"/>
    <w:rsid w:val="00CA7389"/>
    <w:rsid w:val="00CB0435"/>
    <w:rsid w:val="00CB7FEC"/>
    <w:rsid w:val="00CD1A0E"/>
    <w:rsid w:val="00CD38A4"/>
    <w:rsid w:val="00CD4C4D"/>
    <w:rsid w:val="00CE0E0F"/>
    <w:rsid w:val="00CE54D7"/>
    <w:rsid w:val="00CE6A69"/>
    <w:rsid w:val="00CF041F"/>
    <w:rsid w:val="00D04FBD"/>
    <w:rsid w:val="00D17C9D"/>
    <w:rsid w:val="00D27D49"/>
    <w:rsid w:val="00D31398"/>
    <w:rsid w:val="00D3318A"/>
    <w:rsid w:val="00D665A1"/>
    <w:rsid w:val="00D869F2"/>
    <w:rsid w:val="00D8724A"/>
    <w:rsid w:val="00D937FB"/>
    <w:rsid w:val="00DA184A"/>
    <w:rsid w:val="00DA24B1"/>
    <w:rsid w:val="00DA55A5"/>
    <w:rsid w:val="00DA5879"/>
    <w:rsid w:val="00DB35C2"/>
    <w:rsid w:val="00DB630E"/>
    <w:rsid w:val="00DC000E"/>
    <w:rsid w:val="00DD2E55"/>
    <w:rsid w:val="00DD4C4C"/>
    <w:rsid w:val="00DE0511"/>
    <w:rsid w:val="00DE2993"/>
    <w:rsid w:val="00DE6EBC"/>
    <w:rsid w:val="00DE71E4"/>
    <w:rsid w:val="00DF3BD6"/>
    <w:rsid w:val="00DF4E6D"/>
    <w:rsid w:val="00E04E42"/>
    <w:rsid w:val="00E05FA5"/>
    <w:rsid w:val="00E06B81"/>
    <w:rsid w:val="00E0775A"/>
    <w:rsid w:val="00E126C1"/>
    <w:rsid w:val="00E22EB7"/>
    <w:rsid w:val="00E23533"/>
    <w:rsid w:val="00E24283"/>
    <w:rsid w:val="00E36FD3"/>
    <w:rsid w:val="00E37308"/>
    <w:rsid w:val="00E444F2"/>
    <w:rsid w:val="00E531D2"/>
    <w:rsid w:val="00E53C64"/>
    <w:rsid w:val="00E668BB"/>
    <w:rsid w:val="00E732CC"/>
    <w:rsid w:val="00E74A57"/>
    <w:rsid w:val="00E75296"/>
    <w:rsid w:val="00E815F8"/>
    <w:rsid w:val="00E96692"/>
    <w:rsid w:val="00EB14AB"/>
    <w:rsid w:val="00EB33BB"/>
    <w:rsid w:val="00EB538C"/>
    <w:rsid w:val="00EB74F3"/>
    <w:rsid w:val="00EC1F3A"/>
    <w:rsid w:val="00EC737D"/>
    <w:rsid w:val="00EE4B7F"/>
    <w:rsid w:val="00EE5399"/>
    <w:rsid w:val="00EF3BFD"/>
    <w:rsid w:val="00EF7C6C"/>
    <w:rsid w:val="00F26F3B"/>
    <w:rsid w:val="00F30396"/>
    <w:rsid w:val="00F31D89"/>
    <w:rsid w:val="00F351CF"/>
    <w:rsid w:val="00F42ABA"/>
    <w:rsid w:val="00F445F0"/>
    <w:rsid w:val="00F51257"/>
    <w:rsid w:val="00F601B7"/>
    <w:rsid w:val="00F6153A"/>
    <w:rsid w:val="00F67C41"/>
    <w:rsid w:val="00F81C5B"/>
    <w:rsid w:val="00F84FA2"/>
    <w:rsid w:val="00FA0134"/>
    <w:rsid w:val="00FA0D9A"/>
    <w:rsid w:val="00FC682A"/>
    <w:rsid w:val="00FD2325"/>
    <w:rsid w:val="00FF34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36B02"/>
  <w15:docId w15:val="{BF7556BC-8B2C-43FF-AEF8-D755D61F1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4B3"/>
    <w:pPr>
      <w:widowControl w:val="0"/>
      <w:autoSpaceDE w:val="0"/>
      <w:autoSpaceDN w:val="0"/>
      <w:spacing w:after="0" w:line="240" w:lineRule="auto"/>
    </w:pPr>
    <w:rPr>
      <w:rFonts w:ascii="Book Antiqua" w:eastAsia="Book Antiqua" w:hAnsi="Book Antiqua" w:cs="Book Antiqu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5C19F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6B7E2F"/>
    <w:rPr>
      <w:sz w:val="16"/>
      <w:szCs w:val="16"/>
    </w:rPr>
  </w:style>
  <w:style w:type="paragraph" w:styleId="CommentText">
    <w:name w:val="annotation text"/>
    <w:basedOn w:val="Normal"/>
    <w:link w:val="CommentTextChar"/>
    <w:uiPriority w:val="99"/>
    <w:semiHidden/>
    <w:unhideWhenUsed/>
    <w:rsid w:val="006B7E2F"/>
    <w:rPr>
      <w:sz w:val="20"/>
      <w:szCs w:val="20"/>
    </w:rPr>
  </w:style>
  <w:style w:type="character" w:customStyle="1" w:styleId="CommentTextChar">
    <w:name w:val="Comment Text Char"/>
    <w:basedOn w:val="DefaultParagraphFont"/>
    <w:link w:val="CommentText"/>
    <w:uiPriority w:val="99"/>
    <w:semiHidden/>
    <w:rsid w:val="006B7E2F"/>
    <w:rPr>
      <w:rFonts w:ascii="Book Antiqua" w:eastAsia="Book Antiqua" w:hAnsi="Book Antiqua" w:cs="Book Antiqua"/>
      <w:sz w:val="20"/>
      <w:szCs w:val="20"/>
      <w:lang w:val="en-US"/>
    </w:rPr>
  </w:style>
  <w:style w:type="paragraph" w:styleId="CommentSubject">
    <w:name w:val="annotation subject"/>
    <w:basedOn w:val="CommentText"/>
    <w:next w:val="CommentText"/>
    <w:link w:val="CommentSubjectChar"/>
    <w:uiPriority w:val="99"/>
    <w:semiHidden/>
    <w:unhideWhenUsed/>
    <w:rsid w:val="006B7E2F"/>
    <w:rPr>
      <w:b/>
      <w:bCs/>
    </w:rPr>
  </w:style>
  <w:style w:type="character" w:customStyle="1" w:styleId="CommentSubjectChar">
    <w:name w:val="Comment Subject Char"/>
    <w:basedOn w:val="CommentTextChar"/>
    <w:link w:val="CommentSubject"/>
    <w:uiPriority w:val="99"/>
    <w:semiHidden/>
    <w:rsid w:val="006B7E2F"/>
    <w:rPr>
      <w:rFonts w:ascii="Book Antiqua" w:eastAsia="Book Antiqua" w:hAnsi="Book Antiqua" w:cs="Book Antiqua"/>
      <w:b/>
      <w:bCs/>
      <w:sz w:val="20"/>
      <w:szCs w:val="20"/>
      <w:lang w:val="en-US"/>
    </w:rPr>
  </w:style>
  <w:style w:type="character" w:styleId="LineNumber">
    <w:name w:val="line number"/>
    <w:basedOn w:val="DefaultParagraphFont"/>
    <w:uiPriority w:val="99"/>
    <w:semiHidden/>
    <w:unhideWhenUsed/>
    <w:rsid w:val="00183277"/>
  </w:style>
  <w:style w:type="paragraph" w:styleId="Revision">
    <w:name w:val="Revision"/>
    <w:hidden/>
    <w:uiPriority w:val="99"/>
    <w:semiHidden/>
    <w:rsid w:val="006D6850"/>
    <w:pPr>
      <w:spacing w:after="0" w:line="240" w:lineRule="auto"/>
    </w:pPr>
    <w:rPr>
      <w:rFonts w:ascii="Book Antiqua" w:eastAsia="Book Antiqua" w:hAnsi="Book Antiqua" w:cs="Book Antiqua"/>
      <w:lang w:val="en-US"/>
    </w:rPr>
  </w:style>
  <w:style w:type="paragraph" w:styleId="Header">
    <w:name w:val="header"/>
    <w:basedOn w:val="Normal"/>
    <w:link w:val="HeaderChar"/>
    <w:uiPriority w:val="99"/>
    <w:unhideWhenUsed/>
    <w:rsid w:val="002C61B0"/>
    <w:pPr>
      <w:tabs>
        <w:tab w:val="center" w:pos="4680"/>
        <w:tab w:val="right" w:pos="9360"/>
      </w:tabs>
    </w:pPr>
  </w:style>
  <w:style w:type="character" w:customStyle="1" w:styleId="HeaderChar">
    <w:name w:val="Header Char"/>
    <w:basedOn w:val="DefaultParagraphFont"/>
    <w:link w:val="Header"/>
    <w:uiPriority w:val="99"/>
    <w:rsid w:val="002C61B0"/>
    <w:rPr>
      <w:rFonts w:ascii="Book Antiqua" w:eastAsia="Book Antiqua" w:hAnsi="Book Antiqua" w:cs="Book Antiqua"/>
      <w:lang w:val="en-US"/>
    </w:rPr>
  </w:style>
  <w:style w:type="paragraph" w:styleId="Footer">
    <w:name w:val="footer"/>
    <w:basedOn w:val="Normal"/>
    <w:link w:val="FooterChar"/>
    <w:uiPriority w:val="99"/>
    <w:unhideWhenUsed/>
    <w:rsid w:val="002C61B0"/>
    <w:pPr>
      <w:tabs>
        <w:tab w:val="center" w:pos="4680"/>
        <w:tab w:val="right" w:pos="9360"/>
      </w:tabs>
    </w:pPr>
  </w:style>
  <w:style w:type="character" w:customStyle="1" w:styleId="FooterChar">
    <w:name w:val="Footer Char"/>
    <w:basedOn w:val="DefaultParagraphFont"/>
    <w:link w:val="Footer"/>
    <w:uiPriority w:val="99"/>
    <w:rsid w:val="002C61B0"/>
    <w:rPr>
      <w:rFonts w:ascii="Book Antiqua" w:eastAsia="Book Antiqua" w:hAnsi="Book Antiqua" w:cs="Book Antiqua"/>
      <w:lang w:val="en-US"/>
    </w:rPr>
  </w:style>
  <w:style w:type="paragraph" w:styleId="ListParagraph">
    <w:name w:val="List Paragraph"/>
    <w:basedOn w:val="Normal"/>
    <w:uiPriority w:val="34"/>
    <w:qFormat/>
    <w:rsid w:val="00E75296"/>
    <w:pPr>
      <w:ind w:left="720"/>
      <w:contextualSpacing/>
    </w:pPr>
  </w:style>
  <w:style w:type="paragraph" w:styleId="FootnoteText">
    <w:name w:val="footnote text"/>
    <w:basedOn w:val="Normal"/>
    <w:link w:val="FootnoteTextChar"/>
    <w:uiPriority w:val="99"/>
    <w:semiHidden/>
    <w:unhideWhenUsed/>
    <w:rsid w:val="00CE54D7"/>
    <w:rPr>
      <w:sz w:val="20"/>
      <w:szCs w:val="20"/>
    </w:rPr>
  </w:style>
  <w:style w:type="character" w:customStyle="1" w:styleId="FootnoteTextChar">
    <w:name w:val="Footnote Text Char"/>
    <w:basedOn w:val="DefaultParagraphFont"/>
    <w:link w:val="FootnoteText"/>
    <w:uiPriority w:val="99"/>
    <w:semiHidden/>
    <w:rsid w:val="00CE54D7"/>
    <w:rPr>
      <w:rFonts w:ascii="Book Antiqua" w:eastAsia="Book Antiqua" w:hAnsi="Book Antiqua" w:cs="Book Antiqua"/>
      <w:sz w:val="20"/>
      <w:szCs w:val="20"/>
      <w:lang w:val="en-US"/>
    </w:rPr>
  </w:style>
  <w:style w:type="character" w:styleId="FootnoteReference">
    <w:name w:val="footnote reference"/>
    <w:basedOn w:val="DefaultParagraphFont"/>
    <w:uiPriority w:val="99"/>
    <w:semiHidden/>
    <w:unhideWhenUsed/>
    <w:rsid w:val="00CE54D7"/>
    <w:rPr>
      <w:vertAlign w:val="superscript"/>
    </w:rPr>
  </w:style>
  <w:style w:type="paragraph" w:styleId="BalloonText">
    <w:name w:val="Balloon Text"/>
    <w:basedOn w:val="Normal"/>
    <w:link w:val="BalloonTextChar"/>
    <w:uiPriority w:val="99"/>
    <w:semiHidden/>
    <w:unhideWhenUsed/>
    <w:rsid w:val="00DB63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630E"/>
    <w:rPr>
      <w:rFonts w:ascii="Segoe UI" w:eastAsia="Book Antiqua"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534870">
      <w:bodyDiv w:val="1"/>
      <w:marLeft w:val="0"/>
      <w:marRight w:val="0"/>
      <w:marTop w:val="0"/>
      <w:marBottom w:val="0"/>
      <w:divBdr>
        <w:top w:val="none" w:sz="0" w:space="0" w:color="auto"/>
        <w:left w:val="none" w:sz="0" w:space="0" w:color="auto"/>
        <w:bottom w:val="none" w:sz="0" w:space="0" w:color="auto"/>
        <w:right w:val="none" w:sz="0" w:space="0" w:color="auto"/>
      </w:divBdr>
      <w:divsChild>
        <w:div w:id="109710361">
          <w:marLeft w:val="0"/>
          <w:marRight w:val="0"/>
          <w:marTop w:val="0"/>
          <w:marBottom w:val="0"/>
          <w:divBdr>
            <w:top w:val="none" w:sz="0" w:space="0" w:color="auto"/>
            <w:left w:val="none" w:sz="0" w:space="0" w:color="auto"/>
            <w:bottom w:val="none" w:sz="0" w:space="0" w:color="auto"/>
            <w:right w:val="none" w:sz="0" w:space="0" w:color="auto"/>
          </w:divBdr>
          <w:divsChild>
            <w:div w:id="478962121">
              <w:marLeft w:val="0"/>
              <w:marRight w:val="0"/>
              <w:marTop w:val="0"/>
              <w:marBottom w:val="0"/>
              <w:divBdr>
                <w:top w:val="none" w:sz="0" w:space="0" w:color="auto"/>
                <w:left w:val="none" w:sz="0" w:space="0" w:color="auto"/>
                <w:bottom w:val="none" w:sz="0" w:space="0" w:color="auto"/>
                <w:right w:val="none" w:sz="0" w:space="0" w:color="auto"/>
              </w:divBdr>
              <w:divsChild>
                <w:div w:id="11835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0232">
      <w:bodyDiv w:val="1"/>
      <w:marLeft w:val="0"/>
      <w:marRight w:val="0"/>
      <w:marTop w:val="0"/>
      <w:marBottom w:val="0"/>
      <w:divBdr>
        <w:top w:val="none" w:sz="0" w:space="0" w:color="auto"/>
        <w:left w:val="none" w:sz="0" w:space="0" w:color="auto"/>
        <w:bottom w:val="none" w:sz="0" w:space="0" w:color="auto"/>
        <w:right w:val="none" w:sz="0" w:space="0" w:color="auto"/>
      </w:divBdr>
      <w:divsChild>
        <w:div w:id="508299474">
          <w:marLeft w:val="0"/>
          <w:marRight w:val="0"/>
          <w:marTop w:val="0"/>
          <w:marBottom w:val="0"/>
          <w:divBdr>
            <w:top w:val="none" w:sz="0" w:space="0" w:color="auto"/>
            <w:left w:val="none" w:sz="0" w:space="0" w:color="auto"/>
            <w:bottom w:val="none" w:sz="0" w:space="0" w:color="auto"/>
            <w:right w:val="none" w:sz="0" w:space="0" w:color="auto"/>
          </w:divBdr>
          <w:divsChild>
            <w:div w:id="1174419594">
              <w:marLeft w:val="0"/>
              <w:marRight w:val="0"/>
              <w:marTop w:val="0"/>
              <w:marBottom w:val="0"/>
              <w:divBdr>
                <w:top w:val="none" w:sz="0" w:space="0" w:color="auto"/>
                <w:left w:val="none" w:sz="0" w:space="0" w:color="auto"/>
                <w:bottom w:val="none" w:sz="0" w:space="0" w:color="auto"/>
                <w:right w:val="none" w:sz="0" w:space="0" w:color="auto"/>
              </w:divBdr>
              <w:divsChild>
                <w:div w:id="8371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package%3Dcaret"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CRAN.R-project.org/doc/Rnew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RAN.R-project.org/package%3Dcar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7DFAC-6617-4093-8D56-A336F180A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10267</Words>
  <Characters>58524</Characters>
  <Application>Microsoft Office Word</Application>
  <DocSecurity>0</DocSecurity>
  <Lines>487</Lines>
  <Paragraphs>137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Brugger Anna</dc:creator>
  <cp:keywords/>
  <dc:description/>
  <cp:lastModifiedBy>Kristian Kersting</cp:lastModifiedBy>
  <cp:revision>2</cp:revision>
  <cp:lastPrinted>2022-08-02T14:35:00Z</cp:lastPrinted>
  <dcterms:created xsi:type="dcterms:W3CDTF">2022-08-02T14:37:00Z</dcterms:created>
  <dcterms:modified xsi:type="dcterms:W3CDTF">2022-08-02T14:37:00Z</dcterms:modified>
</cp:coreProperties>
</file>